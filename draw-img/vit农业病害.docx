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361C16" w14:textId="318D42ED" w:rsidR="00386705" w:rsidRPr="00972E0C" w:rsidRDefault="0076328D" w:rsidP="00972E0C">
      <w:pPr>
        <w:pStyle w:val="af0"/>
        <w:spacing w:before="240" w:afterLines="50" w:after="156"/>
        <w:rPr>
          <w:color w:val="000000"/>
          <w:sz w:val="32"/>
          <w:vertAlign w:val="superscript"/>
        </w:rPr>
      </w:pPr>
      <w:ins w:id="0" w:author="xujiawei" w:date="2022-08-09T16:04:00Z">
        <w:r>
          <w:rPr>
            <w:b/>
            <w:bCs/>
            <w:color w:val="000000"/>
            <w:sz w:val="32"/>
          </w:rPr>
          <w:fldChar w:fldCharType="begin"/>
        </w:r>
        <w:r>
          <w:rPr>
            <w:b/>
            <w:bCs/>
            <w:color w:val="000000"/>
            <w:sz w:val="32"/>
          </w:rPr>
          <w:instrText xml:space="preserve"> MACROBUTTON MTEditEquationSection2 </w:instrText>
        </w:r>
        <w:r w:rsidRPr="0076328D">
          <w:rPr>
            <w:rStyle w:val="MTEquationSection"/>
            <w:rFonts w:hint="eastAsia"/>
            <w:rPrChange w:id="1" w:author="xujiawei" w:date="2022-08-09T16:04:00Z">
              <w:rPr>
                <w:rFonts w:hint="eastAsia"/>
                <w:b/>
                <w:bCs/>
                <w:color w:val="000000"/>
                <w:sz w:val="32"/>
              </w:rPr>
            </w:rPrChange>
          </w:rPr>
          <w:instrText>公式章</w:instrText>
        </w:r>
        <w:r w:rsidRPr="0076328D">
          <w:rPr>
            <w:rStyle w:val="MTEquationSection"/>
            <w:rPrChange w:id="2" w:author="xujiawei" w:date="2022-08-09T16:04:00Z">
              <w:rPr>
                <w:b/>
                <w:bCs/>
                <w:color w:val="000000"/>
                <w:sz w:val="32"/>
              </w:rPr>
            </w:rPrChange>
          </w:rPr>
          <w:instrText xml:space="preserve"> 1 </w:instrText>
        </w:r>
        <w:r w:rsidRPr="0076328D">
          <w:rPr>
            <w:rStyle w:val="MTEquationSection"/>
            <w:rFonts w:hint="eastAsia"/>
            <w:rPrChange w:id="3" w:author="xujiawei" w:date="2022-08-09T16:04:00Z">
              <w:rPr>
                <w:rFonts w:hint="eastAsia"/>
                <w:b/>
                <w:bCs/>
                <w:color w:val="000000"/>
                <w:sz w:val="32"/>
              </w:rPr>
            </w:rPrChange>
          </w:rPr>
          <w:instrText>节</w:instrText>
        </w:r>
        <w:r w:rsidRPr="0076328D">
          <w:rPr>
            <w:rStyle w:val="MTEquationSection"/>
            <w:rPrChange w:id="4" w:author="xujiawei" w:date="2022-08-09T16:04:00Z">
              <w:rPr>
                <w:b/>
                <w:bCs/>
                <w:color w:val="000000"/>
                <w:sz w:val="32"/>
              </w:rPr>
            </w:rPrChange>
          </w:rPr>
          <w:instrText xml:space="preserve"> 1</w:instrText>
        </w:r>
        <w:r>
          <w:rPr>
            <w:b/>
            <w:bCs/>
            <w:color w:val="000000"/>
            <w:sz w:val="32"/>
          </w:rPr>
          <w:fldChar w:fldCharType="begin"/>
        </w:r>
        <w:r>
          <w:rPr>
            <w:b/>
            <w:bCs/>
            <w:color w:val="000000"/>
            <w:sz w:val="32"/>
          </w:rPr>
          <w:instrText xml:space="preserve"> </w:instrText>
        </w:r>
        <w:r>
          <w:rPr>
            <w:rFonts w:hint="eastAsia"/>
            <w:b/>
            <w:bCs/>
            <w:color w:val="000000"/>
            <w:sz w:val="32"/>
          </w:rPr>
          <w:instrText>SEQ MTEqn \r \h \* MERGEFORMAT</w:instrText>
        </w:r>
        <w:r>
          <w:rPr>
            <w:b/>
            <w:bCs/>
            <w:color w:val="000000"/>
            <w:sz w:val="32"/>
          </w:rPr>
          <w:instrText xml:space="preserve"> </w:instrText>
        </w:r>
        <w:r>
          <w:rPr>
            <w:b/>
            <w:bCs/>
            <w:color w:val="000000"/>
            <w:sz w:val="32"/>
          </w:rPr>
          <w:fldChar w:fldCharType="end"/>
        </w:r>
        <w:r>
          <w:rPr>
            <w:b/>
            <w:bCs/>
            <w:color w:val="000000"/>
            <w:sz w:val="32"/>
          </w:rPr>
          <w:fldChar w:fldCharType="begin"/>
        </w:r>
        <w:r>
          <w:rPr>
            <w:b/>
            <w:bCs/>
            <w:color w:val="000000"/>
            <w:sz w:val="32"/>
          </w:rPr>
          <w:instrText xml:space="preserve"> SEQ MTSec \r 1 \h \* MERGEFORMAT </w:instrText>
        </w:r>
        <w:r>
          <w:rPr>
            <w:b/>
            <w:bCs/>
            <w:color w:val="000000"/>
            <w:sz w:val="32"/>
          </w:rPr>
          <w:fldChar w:fldCharType="end"/>
        </w:r>
        <w:r>
          <w:rPr>
            <w:b/>
            <w:bCs/>
            <w:color w:val="000000"/>
            <w:sz w:val="32"/>
          </w:rPr>
          <w:fldChar w:fldCharType="begin"/>
        </w:r>
        <w:r>
          <w:rPr>
            <w:b/>
            <w:bCs/>
            <w:color w:val="000000"/>
            <w:sz w:val="32"/>
          </w:rPr>
          <w:instrText xml:space="preserve"> SEQ MTChap \r 1 \h \* MERGEFORMAT </w:instrText>
        </w:r>
        <w:r>
          <w:rPr>
            <w:b/>
            <w:bCs/>
            <w:color w:val="000000"/>
            <w:sz w:val="32"/>
          </w:rPr>
          <w:fldChar w:fldCharType="end"/>
        </w:r>
        <w:r>
          <w:rPr>
            <w:b/>
            <w:bCs/>
            <w:color w:val="000000"/>
            <w:sz w:val="32"/>
          </w:rPr>
          <w:fldChar w:fldCharType="end"/>
        </w:r>
      </w:ins>
      <w:del w:id="5" w:author="xujiawei" w:date="2022-09-05T09:36:00Z">
        <w:r w:rsidR="00E9727B" w:rsidRPr="00E9727B" w:rsidDel="00E379DD">
          <w:rPr>
            <w:rFonts w:hint="eastAsia"/>
            <w:b/>
            <w:bCs/>
            <w:color w:val="000000"/>
            <w:sz w:val="32"/>
          </w:rPr>
          <w:delText>基于</w:delText>
        </w:r>
      </w:del>
      <w:r w:rsidR="00E9727B" w:rsidRPr="00E9727B">
        <w:rPr>
          <w:rFonts w:hint="eastAsia"/>
          <w:b/>
          <w:bCs/>
          <w:color w:val="000000"/>
          <w:sz w:val="32"/>
        </w:rPr>
        <w:t>视觉</w:t>
      </w:r>
      <w:r w:rsidR="00E9727B" w:rsidRPr="00E9727B">
        <w:rPr>
          <w:rFonts w:hint="eastAsia"/>
          <w:b/>
          <w:bCs/>
          <w:color w:val="000000"/>
          <w:sz w:val="32"/>
        </w:rPr>
        <w:t>Transformer</w:t>
      </w:r>
      <w:ins w:id="6" w:author="xujiawei" w:date="2022-09-05T09:36:00Z">
        <w:r w:rsidR="00E379DD">
          <w:rPr>
            <w:rFonts w:hint="eastAsia"/>
            <w:b/>
            <w:bCs/>
            <w:color w:val="000000"/>
            <w:sz w:val="32"/>
          </w:rPr>
          <w:t>在</w:t>
        </w:r>
      </w:ins>
      <w:del w:id="7" w:author="xujiawei" w:date="2022-09-05T09:36:00Z">
        <w:r w:rsidR="00E9727B" w:rsidRPr="00E9727B" w:rsidDel="00E379DD">
          <w:rPr>
            <w:rFonts w:hint="eastAsia"/>
            <w:b/>
            <w:bCs/>
            <w:color w:val="000000"/>
            <w:sz w:val="32"/>
          </w:rPr>
          <w:delText>的</w:delText>
        </w:r>
      </w:del>
      <w:r w:rsidR="00E9727B" w:rsidRPr="00E9727B">
        <w:rPr>
          <w:rFonts w:hint="eastAsia"/>
          <w:b/>
          <w:bCs/>
          <w:color w:val="000000"/>
          <w:sz w:val="32"/>
        </w:rPr>
        <w:t>农作物病害识别</w:t>
      </w:r>
      <w:ins w:id="8" w:author="xujiawei" w:date="2022-09-05T09:36:00Z">
        <w:r w:rsidR="00E379DD">
          <w:rPr>
            <w:rFonts w:hint="eastAsia"/>
            <w:b/>
            <w:bCs/>
            <w:color w:val="000000"/>
            <w:sz w:val="32"/>
          </w:rPr>
          <w:t>的应用</w:t>
        </w:r>
      </w:ins>
      <w:del w:id="9" w:author="xujiawei" w:date="2022-09-05T09:36:00Z">
        <w:r w:rsidR="00E9727B" w:rsidRPr="00E9727B" w:rsidDel="00E379DD">
          <w:rPr>
            <w:rFonts w:hint="eastAsia"/>
            <w:b/>
            <w:bCs/>
            <w:color w:val="000000"/>
            <w:sz w:val="32"/>
          </w:rPr>
          <w:delText>算法</w:delText>
        </w:r>
      </w:del>
    </w:p>
    <w:p w14:paraId="03E0471F" w14:textId="21581AC0" w:rsidR="00386705" w:rsidRPr="009F1D09" w:rsidRDefault="002D6460">
      <w:pPr>
        <w:rPr>
          <w:color w:val="000000"/>
        </w:rPr>
      </w:pPr>
      <w:r>
        <w:rPr>
          <w:rFonts w:ascii="仿宋_GB2312" w:eastAsia="仿宋_GB2312" w:hint="eastAsia"/>
          <w:color w:val="000000"/>
          <w:sz w:val="28"/>
          <w:szCs w:val="28"/>
        </w:rPr>
        <w:t>王杨</w:t>
      </w:r>
      <w:r w:rsidR="004D0D2C" w:rsidRPr="001A5F60">
        <w:rPr>
          <w:rFonts w:ascii="仿宋_GB2312" w:eastAsia="仿宋_GB2312" w:hint="eastAsia"/>
          <w:color w:val="000000"/>
          <w:sz w:val="28"/>
          <w:szCs w:val="28"/>
          <w:vertAlign w:val="superscript"/>
        </w:rPr>
        <w:t>1</w:t>
      </w:r>
      <w:r w:rsidR="004D0D2C" w:rsidRPr="001A5F60">
        <w:rPr>
          <w:rFonts w:ascii="仿宋_GB2312" w:eastAsia="仿宋_GB2312" w:hint="eastAsia"/>
          <w:color w:val="000000"/>
          <w:sz w:val="28"/>
          <w:szCs w:val="28"/>
        </w:rPr>
        <w:t xml:space="preserve">  </w:t>
      </w:r>
      <w:r>
        <w:rPr>
          <w:rFonts w:ascii="仿宋_GB2312" w:eastAsia="仿宋_GB2312" w:hint="eastAsia"/>
          <w:color w:val="000000"/>
          <w:sz w:val="28"/>
          <w:szCs w:val="28"/>
        </w:rPr>
        <w:t>许佳炜</w:t>
      </w:r>
      <w:r w:rsidR="004D0D2C" w:rsidRPr="001A5F60">
        <w:rPr>
          <w:rFonts w:ascii="仿宋_GB2312" w:eastAsia="仿宋_GB2312" w:hint="eastAsia"/>
          <w:color w:val="000000"/>
          <w:sz w:val="28"/>
          <w:szCs w:val="28"/>
          <w:vertAlign w:val="superscript"/>
        </w:rPr>
        <w:t>1</w:t>
      </w:r>
      <w:r w:rsidR="00453A35" w:rsidRPr="001A5F60">
        <w:rPr>
          <w:rFonts w:ascii="仿宋_GB2312" w:eastAsia="仿宋_GB2312"/>
          <w:color w:val="000000"/>
          <w:sz w:val="28"/>
          <w:szCs w:val="28"/>
        </w:rPr>
        <w:t xml:space="preserve"> </w:t>
      </w:r>
      <w:ins w:id="10" w:author="xujiawei" w:date="2022-08-18T23:55:00Z">
        <w:r w:rsidR="0042045D">
          <w:rPr>
            <w:rFonts w:ascii="仿宋_GB2312" w:eastAsia="仿宋_GB2312" w:hint="eastAsia"/>
            <w:color w:val="000000"/>
            <w:sz w:val="28"/>
            <w:szCs w:val="28"/>
          </w:rPr>
          <w:t>赵传信</w:t>
        </w:r>
      </w:ins>
      <w:ins w:id="11" w:author="xujiawei" w:date="2022-08-18T23:54:00Z">
        <w:r w:rsidR="0042045D" w:rsidRPr="001A5F60">
          <w:rPr>
            <w:rFonts w:ascii="仿宋_GB2312" w:eastAsia="仿宋_GB2312" w:hint="eastAsia"/>
            <w:color w:val="000000"/>
            <w:sz w:val="28"/>
            <w:szCs w:val="28"/>
            <w:vertAlign w:val="superscript"/>
          </w:rPr>
          <w:t>1</w:t>
        </w:r>
      </w:ins>
      <w:ins w:id="12" w:author="xujiawei" w:date="2022-08-18T23:55:00Z">
        <w:r w:rsidR="009C28E9">
          <w:rPr>
            <w:rFonts w:ascii="仿宋_GB2312" w:eastAsia="仿宋_GB2312"/>
            <w:color w:val="000000"/>
            <w:sz w:val="28"/>
            <w:szCs w:val="28"/>
            <w:vertAlign w:val="superscript"/>
          </w:rPr>
          <w:t xml:space="preserve"> </w:t>
        </w:r>
      </w:ins>
      <w:ins w:id="13" w:author="xujiawei" w:date="2022-08-08T11:16:00Z">
        <w:r w:rsidR="00555603">
          <w:rPr>
            <w:rFonts w:ascii="仿宋_GB2312" w:eastAsia="仿宋_GB2312" w:hint="eastAsia"/>
            <w:color w:val="000000"/>
            <w:sz w:val="28"/>
            <w:szCs w:val="28"/>
          </w:rPr>
          <w:t>王傲</w:t>
        </w:r>
        <w:r w:rsidR="00555603" w:rsidRPr="001A5F60">
          <w:rPr>
            <w:rFonts w:ascii="仿宋_GB2312" w:eastAsia="仿宋_GB2312" w:hint="eastAsia"/>
            <w:color w:val="000000"/>
            <w:sz w:val="28"/>
            <w:szCs w:val="28"/>
            <w:vertAlign w:val="superscript"/>
          </w:rPr>
          <w:t>1</w:t>
        </w:r>
        <w:r w:rsidR="00555603">
          <w:rPr>
            <w:rFonts w:ascii="仿宋_GB2312" w:eastAsia="仿宋_GB2312" w:hint="eastAsia"/>
            <w:color w:val="000000"/>
            <w:sz w:val="28"/>
            <w:szCs w:val="28"/>
          </w:rPr>
          <w:t xml:space="preserve"> 李迎春</w:t>
        </w:r>
        <w:r w:rsidR="00555603" w:rsidRPr="001A5F60">
          <w:rPr>
            <w:rFonts w:ascii="仿宋_GB2312" w:eastAsia="仿宋_GB2312" w:hint="eastAsia"/>
            <w:color w:val="000000"/>
            <w:sz w:val="28"/>
            <w:szCs w:val="28"/>
            <w:vertAlign w:val="superscript"/>
          </w:rPr>
          <w:t>1</w:t>
        </w:r>
      </w:ins>
    </w:p>
    <w:p w14:paraId="4E151C8B" w14:textId="77777777" w:rsidR="00386705" w:rsidRPr="009F1D09" w:rsidRDefault="00386705">
      <w:pPr>
        <w:rPr>
          <w:color w:val="000000"/>
          <w:sz w:val="18"/>
        </w:rPr>
      </w:pPr>
      <w:r w:rsidRPr="009F1D09">
        <w:rPr>
          <w:rFonts w:hint="eastAsia"/>
          <w:color w:val="000000"/>
          <w:sz w:val="18"/>
          <w:vertAlign w:val="superscript"/>
        </w:rPr>
        <w:t>1</w:t>
      </w:r>
      <w:r w:rsidR="00A626A3" w:rsidRPr="009F1D09">
        <w:rPr>
          <w:rFonts w:hint="eastAsia"/>
          <w:color w:val="000000"/>
          <w:sz w:val="18"/>
        </w:rPr>
        <w:t>（</w:t>
      </w:r>
      <w:r w:rsidR="00BC738D">
        <w:rPr>
          <w:rFonts w:hint="eastAsia"/>
          <w:color w:val="000000"/>
          <w:sz w:val="18"/>
        </w:rPr>
        <w:t>安徽师范大学</w:t>
      </w:r>
      <w:r w:rsidR="00453A35" w:rsidRPr="009F1D09">
        <w:rPr>
          <w:rFonts w:hint="eastAsia"/>
          <w:color w:val="000000"/>
          <w:sz w:val="18"/>
        </w:rPr>
        <w:t>计算机</w:t>
      </w:r>
      <w:r w:rsidR="00453A35" w:rsidRPr="009F1D09">
        <w:rPr>
          <w:color w:val="000000"/>
          <w:sz w:val="18"/>
        </w:rPr>
        <w:t>科学与技术学院</w:t>
      </w:r>
      <w:r w:rsidR="00453A35" w:rsidRPr="009F1D09">
        <w:rPr>
          <w:rFonts w:hint="eastAsia"/>
          <w:color w:val="000000"/>
          <w:sz w:val="18"/>
        </w:rPr>
        <w:t xml:space="preserve"> </w:t>
      </w:r>
      <w:r w:rsidR="00F27F7F">
        <w:rPr>
          <w:rFonts w:hint="eastAsia"/>
          <w:color w:val="000000"/>
          <w:sz w:val="18"/>
        </w:rPr>
        <w:t>芜湖</w:t>
      </w:r>
      <w:r w:rsidR="00453A35" w:rsidRPr="009F1D09">
        <w:rPr>
          <w:rFonts w:hint="eastAsia"/>
          <w:color w:val="000000"/>
          <w:sz w:val="18"/>
        </w:rPr>
        <w:t xml:space="preserve"> 130012</w:t>
      </w:r>
      <w:r w:rsidR="00A626A3" w:rsidRPr="009F1D09">
        <w:rPr>
          <w:rFonts w:hint="eastAsia"/>
          <w:color w:val="000000"/>
          <w:sz w:val="18"/>
        </w:rPr>
        <w:t>）</w:t>
      </w:r>
    </w:p>
    <w:p w14:paraId="1AF4E7C0" w14:textId="21A13013" w:rsidR="00386705" w:rsidRPr="009F1D09" w:rsidRDefault="00D16CD9" w:rsidP="00D16CD9">
      <w:pPr>
        <w:rPr>
          <w:color w:val="000000"/>
          <w:bdr w:val="single" w:sz="4" w:space="0" w:color="FF0000"/>
        </w:rPr>
      </w:pPr>
      <w:r w:rsidRPr="009F1D09">
        <w:rPr>
          <w:color w:val="FFFFFF"/>
          <w:sz w:val="18"/>
          <w:vertAlign w:val="superscript"/>
        </w:rPr>
        <w:t>1</w:t>
      </w:r>
      <w:r w:rsidR="00A626A3" w:rsidRPr="009F1D09">
        <w:rPr>
          <w:rFonts w:hint="eastAsia"/>
          <w:color w:val="000000"/>
          <w:sz w:val="18"/>
        </w:rPr>
        <w:t>（</w:t>
      </w:r>
      <w:del w:id="14" w:author="xujiawei" w:date="2022-09-05T09:37:00Z">
        <w:r w:rsidR="00A626A3" w:rsidRPr="009F1D09" w:rsidDel="00830BDB">
          <w:rPr>
            <w:rFonts w:hint="eastAsia"/>
            <w:color w:val="000000"/>
            <w:sz w:val="18"/>
          </w:rPr>
          <w:delText>liulu12</w:delText>
        </w:r>
      </w:del>
      <w:ins w:id="15" w:author="xujiawei" w:date="2022-09-05T09:37:00Z">
        <w:r w:rsidR="00830BDB">
          <w:rPr>
            <w:color w:val="000000"/>
            <w:sz w:val="18"/>
          </w:rPr>
          <w:t>xx</w:t>
        </w:r>
      </w:ins>
      <w:r w:rsidR="00A626A3" w:rsidRPr="009F1D09">
        <w:rPr>
          <w:rFonts w:hint="eastAsia"/>
          <w:color w:val="000000"/>
          <w:sz w:val="18"/>
        </w:rPr>
        <w:t>@</w:t>
      </w:r>
      <w:del w:id="16" w:author="xujiawei" w:date="2022-09-05T09:37:00Z">
        <w:r w:rsidR="00A626A3" w:rsidRPr="009F1D09" w:rsidDel="00830BDB">
          <w:rPr>
            <w:rFonts w:hint="eastAsia"/>
            <w:color w:val="000000"/>
            <w:sz w:val="18"/>
          </w:rPr>
          <w:delText>mails.jlu</w:delText>
        </w:r>
      </w:del>
      <w:ins w:id="17" w:author="xujiawei" w:date="2022-09-05T09:37:00Z">
        <w:r w:rsidR="00830BDB">
          <w:rPr>
            <w:color w:val="000000"/>
            <w:sz w:val="18"/>
          </w:rPr>
          <w:t>xx</w:t>
        </w:r>
      </w:ins>
      <w:r w:rsidR="00A626A3" w:rsidRPr="009F1D09">
        <w:rPr>
          <w:rFonts w:hint="eastAsia"/>
          <w:color w:val="000000"/>
          <w:sz w:val="18"/>
        </w:rPr>
        <w:t>.edu.cn</w:t>
      </w:r>
      <w:r w:rsidR="00A626A3" w:rsidRPr="009F1D09">
        <w:rPr>
          <w:rFonts w:hint="eastAsia"/>
          <w:color w:val="000000"/>
          <w:sz w:val="18"/>
        </w:rPr>
        <w:t>）</w:t>
      </w:r>
    </w:p>
    <w:p w14:paraId="406B6FC4" w14:textId="77777777" w:rsidR="00386705" w:rsidRPr="009F1D09" w:rsidRDefault="00386705">
      <w:pPr>
        <w:rPr>
          <w:color w:val="000000"/>
          <w:bdr w:val="single" w:sz="4" w:space="0" w:color="FF0000"/>
        </w:rPr>
      </w:pPr>
    </w:p>
    <w:p w14:paraId="74AB82D3" w14:textId="77777777" w:rsidR="00386705" w:rsidRPr="009F1D09" w:rsidDel="00F664D7" w:rsidRDefault="00D466C9" w:rsidP="00972E0C">
      <w:pPr>
        <w:pStyle w:val="4"/>
        <w:jc w:val="both"/>
        <w:rPr>
          <w:del w:id="18" w:author="xujiawei" w:date="2022-09-06T16:33:00Z"/>
          <w:color w:val="000000"/>
          <w:sz w:val="28"/>
        </w:rPr>
      </w:pPr>
      <w:r>
        <w:rPr>
          <w:rFonts w:hint="eastAsia"/>
          <w:color w:val="000000"/>
          <w:sz w:val="28"/>
        </w:rPr>
        <w:t>Plan</w:t>
      </w:r>
      <w:r>
        <w:rPr>
          <w:color w:val="000000"/>
          <w:sz w:val="28"/>
        </w:rPr>
        <w:t xml:space="preserve">t </w:t>
      </w:r>
      <w:r w:rsidRPr="00D466C9">
        <w:rPr>
          <w:color w:val="000000"/>
          <w:sz w:val="28"/>
        </w:rPr>
        <w:t>Disease Recognition Algorithm Based on Visual Transformer</w:t>
      </w:r>
      <w:r w:rsidR="001A5F60">
        <w:rPr>
          <w:rFonts w:hint="eastAsia"/>
          <w:color w:val="000000"/>
          <w:sz w:val="28"/>
        </w:rPr>
        <w:t xml:space="preserve"> </w:t>
      </w:r>
    </w:p>
    <w:p w14:paraId="72C6C392" w14:textId="77777777" w:rsidR="00386705" w:rsidRPr="009F1D09" w:rsidRDefault="00386705">
      <w:pPr>
        <w:pStyle w:val="4"/>
        <w:jc w:val="both"/>
        <w:pPrChange w:id="19" w:author="xujiawei" w:date="2022-09-06T16:33:00Z">
          <w:pPr/>
        </w:pPrChange>
      </w:pPr>
    </w:p>
    <w:p w14:paraId="4E49C009" w14:textId="77777777" w:rsidR="00386705" w:rsidRPr="001A5F60" w:rsidRDefault="00935BEC">
      <w:pPr>
        <w:rPr>
          <w:color w:val="000000"/>
        </w:rPr>
      </w:pPr>
      <w:r>
        <w:rPr>
          <w:rFonts w:hint="eastAsia"/>
          <w:color w:val="000000"/>
        </w:rPr>
        <w:t>W</w:t>
      </w:r>
      <w:r>
        <w:rPr>
          <w:color w:val="000000"/>
        </w:rPr>
        <w:t>ang yang</w:t>
      </w:r>
      <w:proofErr w:type="gramStart"/>
      <w:r w:rsidR="007A5B00" w:rsidRPr="009F1D09">
        <w:rPr>
          <w:rFonts w:hint="eastAsia"/>
          <w:color w:val="000000"/>
          <w:vertAlign w:val="superscript"/>
        </w:rPr>
        <w:t>1</w:t>
      </w:r>
      <w:r w:rsidR="004D0D2C" w:rsidRPr="009F1D09">
        <w:rPr>
          <w:rFonts w:hint="eastAsia"/>
          <w:color w:val="000000"/>
          <w:vertAlign w:val="superscript"/>
        </w:rPr>
        <w:t xml:space="preserve"> </w:t>
      </w:r>
      <w:r w:rsidR="00D16CD9" w:rsidRPr="009F1D09">
        <w:rPr>
          <w:color w:val="000000"/>
        </w:rPr>
        <w:t>,</w:t>
      </w:r>
      <w:r>
        <w:rPr>
          <w:color w:val="000000"/>
        </w:rPr>
        <w:t>Xu</w:t>
      </w:r>
      <w:proofErr w:type="gramEnd"/>
      <w:r>
        <w:rPr>
          <w:color w:val="000000"/>
        </w:rPr>
        <w:t xml:space="preserve"> </w:t>
      </w:r>
      <w:proofErr w:type="spellStart"/>
      <w:r>
        <w:rPr>
          <w:color w:val="000000"/>
        </w:rPr>
        <w:t>jia</w:t>
      </w:r>
      <w:proofErr w:type="spellEnd"/>
      <w:r>
        <w:rPr>
          <w:color w:val="000000"/>
        </w:rPr>
        <w:t xml:space="preserve"> wei</w:t>
      </w:r>
      <w:r w:rsidR="00386705" w:rsidRPr="009F1D09">
        <w:rPr>
          <w:rFonts w:hint="eastAsia"/>
          <w:color w:val="000000"/>
          <w:vertAlign w:val="superscript"/>
        </w:rPr>
        <w:t>1</w:t>
      </w:r>
    </w:p>
    <w:p w14:paraId="7E58E6D1" w14:textId="77777777" w:rsidR="00386705" w:rsidRPr="009F1D09" w:rsidRDefault="00386705">
      <w:pPr>
        <w:pStyle w:val="DepartCorrespond"/>
        <w:ind w:left="106" w:hanging="106"/>
        <w:rPr>
          <w:color w:val="000000"/>
          <w:sz w:val="18"/>
        </w:rPr>
      </w:pPr>
      <w:r w:rsidRPr="009F1D09">
        <w:rPr>
          <w:rFonts w:hint="eastAsia"/>
          <w:color w:val="000000"/>
          <w:vertAlign w:val="superscript"/>
        </w:rPr>
        <w:t>1</w:t>
      </w:r>
      <w:r w:rsidR="00D16CD9" w:rsidRPr="009F1D09">
        <w:rPr>
          <w:rFonts w:hint="eastAsia"/>
          <w:color w:val="000000"/>
          <w:sz w:val="18"/>
        </w:rPr>
        <w:t>（</w:t>
      </w:r>
      <w:r w:rsidR="007A5B00" w:rsidRPr="009F1D09">
        <w:rPr>
          <w:rFonts w:hint="eastAsia"/>
          <w:i/>
          <w:color w:val="000000"/>
          <w:sz w:val="18"/>
        </w:rPr>
        <w:t>College of Computer Science and Technology</w:t>
      </w:r>
      <w:r w:rsidR="007A5B00" w:rsidRPr="009F1D09">
        <w:rPr>
          <w:rFonts w:hint="eastAsia"/>
          <w:color w:val="000000"/>
          <w:sz w:val="18"/>
        </w:rPr>
        <w:t xml:space="preserve">, </w:t>
      </w:r>
      <w:r w:rsidR="007A5B00" w:rsidRPr="009F1D09">
        <w:rPr>
          <w:rFonts w:hint="eastAsia"/>
          <w:i/>
          <w:color w:val="000000"/>
          <w:sz w:val="18"/>
        </w:rPr>
        <w:t>Jilin U</w:t>
      </w:r>
      <w:r w:rsidR="007A5B00" w:rsidRPr="009F1D09">
        <w:rPr>
          <w:i/>
          <w:color w:val="000000"/>
          <w:sz w:val="18"/>
        </w:rPr>
        <w:t>niversity</w:t>
      </w:r>
      <w:r w:rsidR="007A5B00" w:rsidRPr="009F1D09">
        <w:rPr>
          <w:rFonts w:hint="eastAsia"/>
          <w:color w:val="000000"/>
          <w:sz w:val="18"/>
        </w:rPr>
        <w:t xml:space="preserve">, </w:t>
      </w:r>
      <w:r w:rsidR="007A5B00" w:rsidRPr="009F1D09">
        <w:rPr>
          <w:rFonts w:hint="eastAsia"/>
          <w:i/>
          <w:color w:val="000000"/>
          <w:sz w:val="18"/>
        </w:rPr>
        <w:t>Changchun</w:t>
      </w:r>
      <w:r w:rsidR="007A5B00" w:rsidRPr="009F1D09">
        <w:rPr>
          <w:rFonts w:hint="eastAsia"/>
          <w:color w:val="000000"/>
          <w:sz w:val="18"/>
        </w:rPr>
        <w:t xml:space="preserve"> 130012</w:t>
      </w:r>
      <w:r w:rsidR="00D16CD9" w:rsidRPr="009F1D09">
        <w:rPr>
          <w:rFonts w:hint="eastAsia"/>
          <w:color w:val="000000"/>
          <w:sz w:val="18"/>
        </w:rPr>
        <w:t>）</w:t>
      </w:r>
      <w:proofErr w:type="spellStart"/>
      <w:r w:rsidR="001A5F60">
        <w:rPr>
          <w:rFonts w:hint="eastAsia"/>
          <w:color w:val="FF0000"/>
          <w:sz w:val="18"/>
          <w:bdr w:val="single" w:sz="4" w:space="0" w:color="FF0000"/>
        </w:rPr>
        <w:t>Depart.Correspond</w:t>
      </w:r>
      <w:proofErr w:type="spellEnd"/>
      <w:r w:rsidR="001A5F60">
        <w:rPr>
          <w:rFonts w:hint="eastAsia"/>
          <w:color w:val="FF0000"/>
          <w:sz w:val="18"/>
          <w:bdr w:val="single" w:sz="4" w:space="0" w:color="FF0000"/>
        </w:rPr>
        <w:t>小五号</w:t>
      </w:r>
    </w:p>
    <w:p w14:paraId="339BE00E" w14:textId="77777777" w:rsidR="00453A35" w:rsidRPr="009F1D09" w:rsidDel="00F664D7" w:rsidRDefault="00D16CD9" w:rsidP="00D16CD9">
      <w:pPr>
        <w:rPr>
          <w:del w:id="20" w:author="xujiawei" w:date="2022-09-06T16:33:00Z"/>
          <w:color w:val="000000"/>
          <w:sz w:val="18"/>
        </w:rPr>
      </w:pPr>
      <w:r w:rsidRPr="009F1D09">
        <w:rPr>
          <w:rFonts w:hint="eastAsia"/>
          <w:color w:val="000000"/>
          <w:sz w:val="18"/>
          <w:vertAlign w:val="superscript"/>
        </w:rPr>
        <w:t>2</w:t>
      </w:r>
      <w:r w:rsidRPr="009F1D09">
        <w:rPr>
          <w:color w:val="000000"/>
          <w:sz w:val="18"/>
          <w:vertAlign w:val="superscript"/>
        </w:rPr>
        <w:t xml:space="preserve"> </w:t>
      </w:r>
      <w:r w:rsidRPr="009F1D09">
        <w:rPr>
          <w:rFonts w:hint="eastAsia"/>
          <w:color w:val="000000"/>
          <w:sz w:val="18"/>
        </w:rPr>
        <w:t>（</w:t>
      </w:r>
      <w:r w:rsidR="007A5B00" w:rsidRPr="009F1D09">
        <w:rPr>
          <w:rFonts w:hint="eastAsia"/>
          <w:i/>
          <w:color w:val="000000"/>
          <w:sz w:val="18"/>
        </w:rPr>
        <w:t>Key Laboratory of Symbol Comput</w:t>
      </w:r>
      <w:r w:rsidRPr="009F1D09">
        <w:rPr>
          <w:rFonts w:hint="eastAsia"/>
          <w:i/>
          <w:color w:val="000000"/>
          <w:sz w:val="18"/>
        </w:rPr>
        <w:t>ation and Knowledge Engineering</w:t>
      </w:r>
      <w:r w:rsidRPr="009F1D09">
        <w:rPr>
          <w:rFonts w:hint="eastAsia"/>
          <w:color w:val="000000"/>
          <w:sz w:val="18"/>
        </w:rPr>
        <w:t>（</w:t>
      </w:r>
      <w:r w:rsidR="007A5B00" w:rsidRPr="009F1D09">
        <w:rPr>
          <w:i/>
          <w:color w:val="000000"/>
          <w:sz w:val="18"/>
        </w:rPr>
        <w:t>Jilin University</w:t>
      </w:r>
      <w:r w:rsidRPr="009F1D09">
        <w:rPr>
          <w:rFonts w:hint="eastAsia"/>
          <w:color w:val="000000"/>
          <w:sz w:val="18"/>
        </w:rPr>
        <w:t>）</w:t>
      </w:r>
      <w:r w:rsidR="007A5B00" w:rsidRPr="009F1D09">
        <w:rPr>
          <w:rFonts w:hint="eastAsia"/>
          <w:color w:val="000000"/>
          <w:sz w:val="18"/>
        </w:rPr>
        <w:t xml:space="preserve">, </w:t>
      </w:r>
      <w:r w:rsidR="007A5B00" w:rsidRPr="009F1D09">
        <w:rPr>
          <w:rFonts w:hint="eastAsia"/>
          <w:i/>
          <w:color w:val="000000"/>
          <w:sz w:val="18"/>
        </w:rPr>
        <w:t>Ministry</w:t>
      </w:r>
      <w:r w:rsidR="007A5B00" w:rsidRPr="009F1D09">
        <w:rPr>
          <w:i/>
          <w:color w:val="000000"/>
          <w:sz w:val="18"/>
        </w:rPr>
        <w:t xml:space="preserve"> of Education</w:t>
      </w:r>
      <w:r w:rsidR="007A5B00" w:rsidRPr="009F1D09">
        <w:rPr>
          <w:rFonts w:hint="eastAsia"/>
          <w:color w:val="000000"/>
          <w:sz w:val="18"/>
        </w:rPr>
        <w:t xml:space="preserve">, </w:t>
      </w:r>
      <w:r w:rsidR="007A5B00" w:rsidRPr="009F1D09">
        <w:rPr>
          <w:rFonts w:hint="eastAsia"/>
          <w:i/>
          <w:color w:val="000000"/>
          <w:sz w:val="18"/>
        </w:rPr>
        <w:t>Changchu</w:t>
      </w:r>
      <w:r w:rsidRPr="009F1D09">
        <w:rPr>
          <w:rFonts w:hint="eastAsia"/>
          <w:i/>
          <w:color w:val="000000"/>
          <w:sz w:val="18"/>
        </w:rPr>
        <w:t>n</w:t>
      </w:r>
      <w:r w:rsidR="007A5B00" w:rsidRPr="009F1D09">
        <w:rPr>
          <w:rFonts w:hint="eastAsia"/>
          <w:color w:val="000000"/>
          <w:sz w:val="18"/>
        </w:rPr>
        <w:t xml:space="preserve"> 130012</w:t>
      </w:r>
      <w:r w:rsidRPr="009F1D09">
        <w:rPr>
          <w:rFonts w:hint="eastAsia"/>
          <w:color w:val="000000"/>
          <w:sz w:val="18"/>
        </w:rPr>
        <w:t>）</w:t>
      </w:r>
    </w:p>
    <w:p w14:paraId="7DEF43F0" w14:textId="77777777" w:rsidR="00386705" w:rsidRPr="009F1D09" w:rsidRDefault="00386705">
      <w:pPr>
        <w:rPr>
          <w:color w:val="000000"/>
        </w:rPr>
      </w:pPr>
    </w:p>
    <w:p w14:paraId="5F0E39A2" w14:textId="2C4A0394" w:rsidR="001A5F60" w:rsidRDefault="00386705" w:rsidP="001A5F60">
      <w:pPr>
        <w:rPr>
          <w:color w:val="000000"/>
          <w:sz w:val="18"/>
        </w:rPr>
      </w:pPr>
      <w:proofErr w:type="gramStart"/>
      <w:r w:rsidRPr="001A5F60">
        <w:rPr>
          <w:rFonts w:hint="eastAsia"/>
          <w:b/>
          <w:bCs/>
          <w:color w:val="000000"/>
          <w:szCs w:val="21"/>
        </w:rPr>
        <w:t>Abstract</w:t>
      </w:r>
      <w:r w:rsidRPr="001A5F60">
        <w:rPr>
          <w:rFonts w:hint="eastAsia"/>
          <w:color w:val="000000"/>
          <w:szCs w:val="21"/>
        </w:rPr>
        <w:t xml:space="preserve"> </w:t>
      </w:r>
      <w:ins w:id="21" w:author="xujiawei" w:date="2022-09-06T15:53:00Z">
        <w:r w:rsidR="007418A4">
          <w:rPr>
            <w:color w:val="000000"/>
            <w:szCs w:val="21"/>
          </w:rPr>
          <w:t xml:space="preserve"> </w:t>
        </w:r>
      </w:ins>
      <w:proofErr w:type="spellStart"/>
      <w:ins w:id="22" w:author="xujiawei" w:date="2022-08-09T15:26:00Z">
        <w:r w:rsidR="005274BF" w:rsidRPr="005274BF">
          <w:rPr>
            <w:color w:val="000000"/>
            <w:szCs w:val="21"/>
          </w:rPr>
          <w:t>C</w:t>
        </w:r>
      </w:ins>
      <w:ins w:id="23" w:author="xujiawei" w:date="2022-09-06T16:33:00Z">
        <w:r w:rsidR="00AE552B" w:rsidRPr="00AE552B">
          <w:rPr>
            <w:color w:val="000000"/>
            <w:szCs w:val="21"/>
          </w:rPr>
          <w:t>The</w:t>
        </w:r>
        <w:proofErr w:type="spellEnd"/>
        <w:proofErr w:type="gramEnd"/>
        <w:r w:rsidR="00AE552B" w:rsidRPr="00AE552B">
          <w:rPr>
            <w:color w:val="000000"/>
            <w:szCs w:val="21"/>
          </w:rPr>
          <w:t xml:space="preserve"> crop disease detection algorithm based on Deep Convolutional Neural Networks (DCNNs) has been widely studied by scholars. The DCNN algorithm has high training accuracy in the laboratory environment, but lacks robustness in the face of noisy environments. Recently, the Vision Transformer (</w:t>
        </w:r>
        <w:proofErr w:type="spellStart"/>
        <w:r w:rsidR="00AE552B" w:rsidRPr="00AE552B">
          <w:rPr>
            <w:color w:val="000000"/>
            <w:szCs w:val="21"/>
          </w:rPr>
          <w:t>ViT</w:t>
        </w:r>
        <w:proofErr w:type="spellEnd"/>
        <w:r w:rsidR="00AE552B" w:rsidRPr="00AE552B">
          <w:rPr>
            <w:color w:val="000000"/>
            <w:szCs w:val="21"/>
          </w:rPr>
          <w:t xml:space="preserve">) model was applied to image classification tasks using the Transformer architecture in the field of Natural Language Processing (NLP) and achieved comparable performance to DCNNs in classification accuracy. At the same time, thanks to the global Self-Attention mechanism in the Transformer architecture, the </w:t>
        </w:r>
        <w:proofErr w:type="spellStart"/>
        <w:r w:rsidR="00AE552B" w:rsidRPr="00AE552B">
          <w:rPr>
            <w:color w:val="000000"/>
            <w:szCs w:val="21"/>
          </w:rPr>
          <w:t>ViT</w:t>
        </w:r>
        <w:proofErr w:type="spellEnd"/>
        <w:r w:rsidR="00AE552B" w:rsidRPr="00AE552B">
          <w:rPr>
            <w:color w:val="000000"/>
            <w:szCs w:val="21"/>
          </w:rPr>
          <w:t xml:space="preserve"> model can learn the relationship between the pixels of the entire picture. Based on this overall information interaction mechanism, the </w:t>
        </w:r>
        <w:proofErr w:type="spellStart"/>
        <w:r w:rsidR="00AE552B" w:rsidRPr="00AE552B">
          <w:rPr>
            <w:color w:val="000000"/>
            <w:szCs w:val="21"/>
          </w:rPr>
          <w:t>ViT</w:t>
        </w:r>
        <w:proofErr w:type="spellEnd"/>
        <w:r w:rsidR="00AE552B" w:rsidRPr="00AE552B">
          <w:rPr>
            <w:color w:val="000000"/>
            <w:szCs w:val="21"/>
          </w:rPr>
          <w:t xml:space="preserve"> model obtains a more sufficient feature representation. Therefore, the </w:t>
        </w:r>
        <w:proofErr w:type="spellStart"/>
        <w:r w:rsidR="00AE552B" w:rsidRPr="00AE552B">
          <w:rPr>
            <w:color w:val="000000"/>
            <w:szCs w:val="21"/>
          </w:rPr>
          <w:t>ViT</w:t>
        </w:r>
        <w:proofErr w:type="spellEnd"/>
        <w:r w:rsidR="00AE552B" w:rsidRPr="00AE552B">
          <w:rPr>
            <w:color w:val="000000"/>
            <w:szCs w:val="21"/>
          </w:rPr>
          <w:t xml:space="preserve"> model has higher robustness in the face of reality and noise. However, due to the lack of a priori inductive paranoia, the standard </w:t>
        </w:r>
        <w:proofErr w:type="spellStart"/>
        <w:r w:rsidR="00AE552B" w:rsidRPr="00AE552B">
          <w:rPr>
            <w:color w:val="000000"/>
            <w:szCs w:val="21"/>
          </w:rPr>
          <w:t>ViT</w:t>
        </w:r>
        <w:proofErr w:type="spellEnd"/>
        <w:r w:rsidR="00AE552B" w:rsidRPr="00AE552B">
          <w:rPr>
            <w:color w:val="000000"/>
            <w:szCs w:val="21"/>
          </w:rPr>
          <w:t xml:space="preserve"> model has poor learning ability from zero and requires a large amount of data training to mine the global relationship of features. Based on the standard </w:t>
        </w:r>
        <w:proofErr w:type="spellStart"/>
        <w:r w:rsidR="00AE552B" w:rsidRPr="00AE552B">
          <w:rPr>
            <w:color w:val="000000"/>
            <w:szCs w:val="21"/>
          </w:rPr>
          <w:t>ViT</w:t>
        </w:r>
        <w:proofErr w:type="spellEnd"/>
        <w:r w:rsidR="00AE552B" w:rsidRPr="00AE552B">
          <w:rPr>
            <w:color w:val="000000"/>
            <w:szCs w:val="21"/>
          </w:rPr>
          <w:t xml:space="preserve"> model, this paper adds the Enhanced Patch Embedding (EPE) and Masked Multi-head Self-Attention (MMSA) mechanisms to solve the problem that the standard </w:t>
        </w:r>
        <w:proofErr w:type="spellStart"/>
        <w:r w:rsidR="00AE552B" w:rsidRPr="00AE552B">
          <w:rPr>
            <w:color w:val="000000"/>
            <w:szCs w:val="21"/>
          </w:rPr>
          <w:t>ViT</w:t>
        </w:r>
        <w:proofErr w:type="spellEnd"/>
        <w:r w:rsidR="00AE552B" w:rsidRPr="00AE552B">
          <w:rPr>
            <w:color w:val="000000"/>
            <w:szCs w:val="21"/>
          </w:rPr>
          <w:t xml:space="preserve"> model lacks local induction bias and the feature sequence is too concerned about itself when calculating self-attention. question. The experimental results show that the EPE_MMSA-</w:t>
        </w:r>
        <w:proofErr w:type="spellStart"/>
        <w:r w:rsidR="00AE552B" w:rsidRPr="00AE552B">
          <w:rPr>
            <w:color w:val="000000"/>
            <w:szCs w:val="21"/>
          </w:rPr>
          <w:t>ViT</w:t>
        </w:r>
        <w:proofErr w:type="spellEnd"/>
        <w:r w:rsidR="00AE552B" w:rsidRPr="00AE552B">
          <w:rPr>
            <w:color w:val="000000"/>
            <w:szCs w:val="21"/>
          </w:rPr>
          <w:t xml:space="preserve"> model in this paper can learn from zero more efficiently, obtain 99.63% classification accuracy on the enhanced </w:t>
        </w:r>
        <w:proofErr w:type="spellStart"/>
        <w:r w:rsidR="00AE552B" w:rsidRPr="00AE552B">
          <w:rPr>
            <w:color w:val="000000"/>
            <w:szCs w:val="21"/>
          </w:rPr>
          <w:t>PlantVillage</w:t>
        </w:r>
        <w:proofErr w:type="spellEnd"/>
        <w:r w:rsidR="00AE552B" w:rsidRPr="00AE552B">
          <w:rPr>
            <w:color w:val="000000"/>
            <w:szCs w:val="21"/>
          </w:rPr>
          <w:t xml:space="preserve"> tomato subset, and add salt and pepper noise and blurring to the test data set. The EPE_MMSA- The classification accuracy of the </w:t>
        </w:r>
        <w:proofErr w:type="spellStart"/>
        <w:r w:rsidR="00AE552B" w:rsidRPr="00AE552B">
          <w:rPr>
            <w:color w:val="000000"/>
            <w:szCs w:val="21"/>
          </w:rPr>
          <w:t>ViT</w:t>
        </w:r>
        <w:proofErr w:type="spellEnd"/>
        <w:r w:rsidR="00AE552B" w:rsidRPr="00AE552B">
          <w:rPr>
            <w:color w:val="000000"/>
            <w:szCs w:val="21"/>
          </w:rPr>
          <w:t xml:space="preserve"> model is 6% and 19% higher than ResNet50, 10% and 30% higher than </w:t>
        </w:r>
        <w:proofErr w:type="spellStart"/>
        <w:r w:rsidR="00AE552B" w:rsidRPr="00AE552B">
          <w:rPr>
            <w:color w:val="000000"/>
            <w:szCs w:val="21"/>
          </w:rPr>
          <w:t>DenseNet</w:t>
        </w:r>
        <w:proofErr w:type="spellEnd"/>
        <w:r w:rsidR="00AE552B" w:rsidRPr="00AE552B">
          <w:rPr>
            <w:color w:val="000000"/>
            <w:szCs w:val="21"/>
          </w:rPr>
          <w:t xml:space="preserve">, and 30% and 21% higher than </w:t>
        </w:r>
        <w:proofErr w:type="spellStart"/>
        <w:r w:rsidR="00AE552B" w:rsidRPr="00AE552B">
          <w:rPr>
            <w:color w:val="000000"/>
            <w:szCs w:val="21"/>
          </w:rPr>
          <w:t>MobileNet</w:t>
        </w:r>
        <w:proofErr w:type="spellEnd"/>
        <w:r w:rsidR="00AE552B" w:rsidRPr="00AE552B">
          <w:rPr>
            <w:color w:val="000000"/>
            <w:szCs w:val="21"/>
          </w:rPr>
          <w:t>.</w:t>
        </w:r>
      </w:ins>
      <w:del w:id="24" w:author="xujiawei" w:date="2022-08-09T15:26:00Z">
        <w:r w:rsidR="00056B68" w:rsidRPr="001A5F60" w:rsidDel="005274BF">
          <w:rPr>
            <w:rFonts w:hint="eastAsia"/>
            <w:color w:val="000000"/>
            <w:szCs w:val="21"/>
          </w:rPr>
          <w:delText>M</w:delText>
        </w:r>
        <w:r w:rsidR="00056B68" w:rsidRPr="001A5F60" w:rsidDel="005274BF">
          <w:rPr>
            <w:color w:val="000000"/>
            <w:szCs w:val="21"/>
          </w:rPr>
          <w:delText xml:space="preserve">ining rich semantic information </w:delText>
        </w:r>
        <w:r w:rsidR="00417489" w:rsidRPr="001A5F60" w:rsidDel="005274BF">
          <w:rPr>
            <w:color w:val="000000"/>
            <w:szCs w:val="21"/>
          </w:rPr>
          <w:delText xml:space="preserve">hidden </w:delText>
        </w:r>
        <w:r w:rsidR="00056B68" w:rsidRPr="001A5F60" w:rsidDel="005274BF">
          <w:rPr>
            <w:color w:val="000000"/>
            <w:szCs w:val="21"/>
          </w:rPr>
          <w:delText>in heterogeneous information network is an important task in data mining</w:delText>
        </w:r>
        <w:r w:rsidR="00056B68" w:rsidRPr="001A5F60" w:rsidDel="005274BF">
          <w:rPr>
            <w:rFonts w:hint="eastAsia"/>
            <w:color w:val="000000"/>
            <w:szCs w:val="21"/>
          </w:rPr>
          <w:delText xml:space="preserve">. </w:delText>
        </w:r>
        <w:r w:rsidR="00056B68" w:rsidRPr="001A5F60" w:rsidDel="005274BF">
          <w:rPr>
            <w:color w:val="000000"/>
            <w:szCs w:val="21"/>
          </w:rPr>
          <w:delText xml:space="preserve">The value, data distribution and generation mechanism of outliers are all different from </w:delText>
        </w:r>
        <w:r w:rsidR="00417489" w:rsidRPr="001A5F60" w:rsidDel="005274BF">
          <w:rPr>
            <w:color w:val="000000"/>
            <w:szCs w:val="21"/>
          </w:rPr>
          <w:delText xml:space="preserve">that of </w:delText>
        </w:r>
        <w:r w:rsidR="00056B68" w:rsidRPr="001A5F60" w:rsidDel="005274BF">
          <w:rPr>
            <w:color w:val="000000"/>
            <w:szCs w:val="21"/>
          </w:rPr>
          <w:delText>normal data. It is of great significance of analyzing its generation mechanism or even eliminating outliers</w:delText>
        </w:r>
        <w:r w:rsidR="00056B68" w:rsidRPr="001A5F60" w:rsidDel="005274BF">
          <w:rPr>
            <w:rFonts w:hint="eastAsia"/>
            <w:color w:val="000000"/>
            <w:szCs w:val="21"/>
          </w:rPr>
          <w:delText xml:space="preserve">. </w:delText>
        </w:r>
        <w:r w:rsidR="00056B68" w:rsidRPr="001A5F60" w:rsidDel="005274BF">
          <w:rPr>
            <w:color w:val="000000"/>
            <w:szCs w:val="21"/>
          </w:rPr>
          <w:delText>Outlier detection in homogeneous information network has been studied and explored for a long time. However, few of them are aiming at dynamic outlier detection in heterogeneous networks.</w:delText>
        </w:r>
        <w:r w:rsidR="00417489" w:rsidRPr="001A5F60" w:rsidDel="005274BF">
          <w:rPr>
            <w:color w:val="000000"/>
            <w:szCs w:val="21"/>
          </w:rPr>
          <w:delText xml:space="preserve"> Many issues need to be settled.</w:delText>
        </w:r>
        <w:r w:rsidR="00056B68" w:rsidRPr="001A5F60" w:rsidDel="005274BF">
          <w:rPr>
            <w:color w:val="000000"/>
            <w:szCs w:val="21"/>
          </w:rPr>
          <w:delText xml:space="preserve"> </w:delText>
        </w:r>
        <w:r w:rsidR="00417489" w:rsidRPr="001A5F60" w:rsidDel="005274BF">
          <w:rPr>
            <w:color w:val="000000"/>
            <w:szCs w:val="21"/>
          </w:rPr>
          <w:delText>Due to the dynamics of the heterogeneous information network</w:delText>
        </w:r>
        <w:r w:rsidR="00A931BA" w:rsidRPr="001A5F60" w:rsidDel="005274BF">
          <w:rPr>
            <w:color w:val="000000"/>
            <w:szCs w:val="21"/>
          </w:rPr>
          <w:delText xml:space="preserve">, normal data may become outliers </w:delText>
        </w:r>
        <w:r w:rsidR="00E4544A" w:rsidRPr="001A5F60" w:rsidDel="005274BF">
          <w:rPr>
            <w:color w:val="000000"/>
            <w:szCs w:val="21"/>
          </w:rPr>
          <w:delText xml:space="preserve">over time. </w:delText>
        </w:r>
        <w:r w:rsidR="00056B68" w:rsidRPr="001A5F60" w:rsidDel="005274BF">
          <w:rPr>
            <w:color w:val="000000"/>
            <w:szCs w:val="21"/>
          </w:rPr>
          <w:delText>This paper proposes a dynamic Tensor Representation Based Outlier detection method, called TRBOutlier</w:delText>
        </w:r>
        <w:r w:rsidR="00056B68" w:rsidRPr="001A5F60" w:rsidDel="005274BF">
          <w:rPr>
            <w:rFonts w:hint="eastAsia"/>
            <w:color w:val="000000"/>
            <w:szCs w:val="21"/>
          </w:rPr>
          <w:delText>.</w:delText>
        </w:r>
        <w:r w:rsidR="00056B68" w:rsidRPr="001A5F60" w:rsidDel="005274BF">
          <w:rPr>
            <w:color w:val="000000"/>
            <w:szCs w:val="21"/>
          </w:rPr>
          <w:delText xml:space="preserve"> </w:delText>
        </w:r>
        <w:r w:rsidR="00056B68" w:rsidRPr="001A5F60" w:rsidDel="005274BF">
          <w:rPr>
            <w:rFonts w:hint="eastAsia"/>
            <w:color w:val="000000"/>
            <w:szCs w:val="21"/>
          </w:rPr>
          <w:delText xml:space="preserve">It </w:delText>
        </w:r>
        <w:r w:rsidR="00056B68" w:rsidRPr="001A5F60" w:rsidDel="005274BF">
          <w:rPr>
            <w:color w:val="000000"/>
            <w:szCs w:val="21"/>
          </w:rPr>
          <w:delText>constructs tensor index tree according to the high order data represented by tensor</w:delText>
        </w:r>
        <w:r w:rsidR="00056B68" w:rsidRPr="001A5F60" w:rsidDel="005274BF">
          <w:rPr>
            <w:rFonts w:hint="eastAsia"/>
            <w:color w:val="000000"/>
            <w:szCs w:val="21"/>
          </w:rPr>
          <w:delText>.</w:delText>
        </w:r>
        <w:r w:rsidR="00056B68" w:rsidRPr="001A5F60" w:rsidDel="005274BF">
          <w:rPr>
            <w:color w:val="000000"/>
            <w:szCs w:val="21"/>
          </w:rPr>
          <w:delText xml:space="preserve"> </w:delText>
        </w:r>
        <w:r w:rsidR="00E60606" w:rsidRPr="001A5F60" w:rsidDel="005274BF">
          <w:rPr>
            <w:color w:val="000000"/>
            <w:szCs w:val="21"/>
          </w:rPr>
          <w:delText xml:space="preserve">The features are added to direct item set and indirect item set respectively when searching the tensor index tree. </w:delText>
        </w:r>
        <w:r w:rsidR="00056B68" w:rsidRPr="001A5F60" w:rsidDel="005274BF">
          <w:rPr>
            <w:color w:val="000000"/>
            <w:szCs w:val="21"/>
          </w:rPr>
          <w:delText>Meanwhile</w:delText>
        </w:r>
        <w:r w:rsidR="00056B68" w:rsidRPr="001A5F60" w:rsidDel="005274BF">
          <w:rPr>
            <w:rFonts w:hint="eastAsia"/>
            <w:color w:val="000000"/>
            <w:szCs w:val="21"/>
          </w:rPr>
          <w:delText xml:space="preserve">, </w:delText>
        </w:r>
        <w:r w:rsidR="00056B68" w:rsidRPr="001A5F60" w:rsidDel="005274BF">
          <w:rPr>
            <w:color w:val="000000"/>
            <w:szCs w:val="21"/>
          </w:rPr>
          <w:delText xml:space="preserve">we describe a clustering method based on the correlation of short texts to judge whether the objects in datasets change their </w:delText>
        </w:r>
        <w:r w:rsidR="00417489" w:rsidRPr="001A5F60" w:rsidDel="005274BF">
          <w:rPr>
            <w:color w:val="000000"/>
            <w:szCs w:val="21"/>
          </w:rPr>
          <w:delText xml:space="preserve">original </w:delText>
        </w:r>
        <w:r w:rsidR="00056B68" w:rsidRPr="001A5F60" w:rsidDel="005274BF">
          <w:rPr>
            <w:color w:val="000000"/>
            <w:szCs w:val="21"/>
          </w:rPr>
          <w:delText>clusters and then detect outliers dynamically. This model can keep the semantic relationship in heterogeneous networks as much as possible in the case of fully reducing the time and space complexity. The experimental results show that our proposed method can detect outliers dynamically in heterogeneous information network effectively and efficiently</w:delText>
        </w:r>
      </w:del>
      <w:del w:id="25" w:author="xujiawei" w:date="2022-09-06T16:33:00Z">
        <w:r w:rsidRPr="001A5F60" w:rsidDel="00AE552B">
          <w:rPr>
            <w:rFonts w:hint="eastAsia"/>
            <w:color w:val="000000"/>
            <w:szCs w:val="21"/>
          </w:rPr>
          <w:delText>.</w:delText>
        </w:r>
      </w:del>
    </w:p>
    <w:p w14:paraId="3FC5E7F9" w14:textId="77777777" w:rsidR="00386705" w:rsidRPr="000F4DAD" w:rsidDel="00730ECF" w:rsidRDefault="00E60606">
      <w:pPr>
        <w:rPr>
          <w:del w:id="26" w:author="xujiawei" w:date="2022-08-08T11:21:00Z"/>
          <w:sz w:val="18"/>
        </w:rPr>
      </w:pPr>
      <w:del w:id="27" w:author="xujiawei" w:date="2022-08-08T11:21:00Z">
        <w:r w:rsidRPr="009F1D09" w:rsidDel="00730ECF">
          <w:rPr>
            <w:color w:val="000000"/>
            <w:bdr w:val="single" w:sz="4" w:space="0" w:color="FF0000"/>
          </w:rPr>
          <w:delText xml:space="preserve"> </w:delText>
        </w:r>
        <w:r w:rsidR="001A5F60" w:rsidDel="00730ECF">
          <w:rPr>
            <w:color w:val="FF0000"/>
            <w:bdr w:val="single" w:sz="4" w:space="0" w:color="FF0000"/>
          </w:rPr>
          <w:delText>Abstract</w:delText>
        </w:r>
        <w:r w:rsidR="001A5F60" w:rsidDel="00730ECF">
          <w:rPr>
            <w:rFonts w:hint="eastAsia"/>
            <w:color w:val="FF0000"/>
            <w:bdr w:val="single" w:sz="4" w:space="0" w:color="FF0000"/>
          </w:rPr>
          <w:delText>五号，</w:delText>
        </w:r>
        <w:r w:rsidR="001A5F60" w:rsidRPr="002A0175" w:rsidDel="00730ECF">
          <w:rPr>
            <w:rFonts w:hint="eastAsia"/>
            <w:color w:val="FF0000"/>
            <w:bdr w:val="single" w:sz="4" w:space="0" w:color="FF0000"/>
          </w:rPr>
          <w:delText>至少</w:delText>
        </w:r>
        <w:r w:rsidR="001A5F60" w:rsidRPr="002A0175" w:rsidDel="00730ECF">
          <w:rPr>
            <w:rFonts w:hint="eastAsia"/>
            <w:color w:val="FF0000"/>
            <w:bdr w:val="single" w:sz="4" w:space="0" w:color="FF0000"/>
          </w:rPr>
          <w:delText>200</w:delText>
        </w:r>
        <w:r w:rsidR="001A5F60" w:rsidRPr="002A0175" w:rsidDel="00730ECF">
          <w:rPr>
            <w:rFonts w:hint="eastAsia"/>
            <w:color w:val="FF0000"/>
            <w:bdr w:val="single" w:sz="4" w:space="0" w:color="FF0000"/>
          </w:rPr>
          <w:delText>字，</w:delText>
        </w:r>
        <w:r w:rsidR="0085024D" w:rsidRPr="00BA51D4" w:rsidDel="00730ECF">
          <w:rPr>
            <w:rFonts w:hint="eastAsia"/>
            <w:color w:val="FF0000"/>
            <w:bdr w:val="single" w:sz="4" w:space="0" w:color="FF0000"/>
          </w:rPr>
          <w:delText>否则</w:delText>
        </w:r>
        <w:r w:rsidR="001A5F60" w:rsidRPr="00BA51D4" w:rsidDel="00730ECF">
          <w:rPr>
            <w:rFonts w:hint="eastAsia"/>
            <w:color w:val="FF0000"/>
            <w:bdr w:val="single" w:sz="4" w:space="0" w:color="FF0000"/>
          </w:rPr>
          <w:delText>影响</w:delText>
        </w:r>
        <w:r w:rsidR="001A5F60" w:rsidRPr="00BA51D4" w:rsidDel="00730ECF">
          <w:rPr>
            <w:rFonts w:hint="eastAsia"/>
            <w:color w:val="FF0000"/>
            <w:bdr w:val="single" w:sz="4" w:space="0" w:color="FF0000"/>
          </w:rPr>
          <w:delText>EI</w:delText>
        </w:r>
        <w:r w:rsidR="001A5F60" w:rsidRPr="00BA51D4" w:rsidDel="00730ECF">
          <w:rPr>
            <w:rFonts w:hint="eastAsia"/>
            <w:color w:val="FF0000"/>
            <w:bdr w:val="single" w:sz="4" w:space="0" w:color="FF0000"/>
          </w:rPr>
          <w:delText>索引</w:delText>
        </w:r>
      </w:del>
    </w:p>
    <w:p w14:paraId="2661196B" w14:textId="0727D644" w:rsidR="00386705" w:rsidRDefault="00386705">
      <w:pPr>
        <w:rPr>
          <w:ins w:id="28" w:author="xujiawei" w:date="2022-09-06T16:31:00Z"/>
          <w:color w:val="000000"/>
          <w:szCs w:val="21"/>
        </w:rPr>
      </w:pPr>
      <w:r w:rsidRPr="001A5F60">
        <w:rPr>
          <w:rFonts w:hint="eastAsia"/>
          <w:b/>
          <w:bCs/>
          <w:color w:val="000000"/>
          <w:szCs w:val="21"/>
        </w:rPr>
        <w:t>Key</w:t>
      </w:r>
      <w:r w:rsidR="00D04369" w:rsidRPr="001A5F60">
        <w:rPr>
          <w:rFonts w:hint="eastAsia"/>
          <w:b/>
          <w:bCs/>
          <w:color w:val="000000"/>
          <w:szCs w:val="21"/>
        </w:rPr>
        <w:t xml:space="preserve"> </w:t>
      </w:r>
      <w:r w:rsidRPr="001A5F60">
        <w:rPr>
          <w:rFonts w:hint="eastAsia"/>
          <w:b/>
          <w:bCs/>
          <w:color w:val="000000"/>
          <w:szCs w:val="21"/>
        </w:rPr>
        <w:t xml:space="preserve">words  </w:t>
      </w:r>
      <w:del w:id="29" w:author="xujiawei" w:date="2022-08-09T15:27:00Z">
        <w:r w:rsidR="00056B68" w:rsidRPr="001A5F60" w:rsidDel="0088174A">
          <w:rPr>
            <w:rFonts w:hint="eastAsia"/>
            <w:color w:val="000000"/>
            <w:szCs w:val="21"/>
          </w:rPr>
          <w:delText>d</w:delText>
        </w:r>
      </w:del>
      <w:ins w:id="30" w:author="xujiawei" w:date="2022-08-09T15:27:00Z">
        <w:r w:rsidR="0088174A" w:rsidRPr="005274BF">
          <w:rPr>
            <w:color w:val="000000"/>
            <w:szCs w:val="21"/>
          </w:rPr>
          <w:t>Crop disease detectio</w:t>
        </w:r>
      </w:ins>
      <w:ins w:id="31" w:author="xujiawei" w:date="2022-09-06T16:21:00Z">
        <w:r w:rsidR="007629C5">
          <w:rPr>
            <w:rFonts w:hint="eastAsia"/>
            <w:color w:val="000000"/>
            <w:szCs w:val="21"/>
          </w:rPr>
          <w:t>n</w:t>
        </w:r>
      </w:ins>
      <w:del w:id="32" w:author="xujiawei" w:date="2022-08-09T15:27:00Z">
        <w:r w:rsidR="00056B68" w:rsidRPr="001A5F60" w:rsidDel="0088174A">
          <w:rPr>
            <w:rFonts w:hint="eastAsia"/>
            <w:color w:val="000000"/>
            <w:szCs w:val="21"/>
          </w:rPr>
          <w:delText>ynamic outlier detection</w:delText>
        </w:r>
      </w:del>
      <w:r w:rsidR="00056B68" w:rsidRPr="001A5F60">
        <w:rPr>
          <w:rFonts w:hint="eastAsia"/>
          <w:color w:val="000000"/>
          <w:szCs w:val="21"/>
        </w:rPr>
        <w:t xml:space="preserve">; </w:t>
      </w:r>
      <w:ins w:id="33" w:author="xujiawei" w:date="2022-08-09T15:27:00Z">
        <w:r w:rsidR="0088174A" w:rsidRPr="008C0958">
          <w:rPr>
            <w:rFonts w:hint="eastAsia"/>
            <w:color w:val="000000"/>
          </w:rPr>
          <w:t>D</w:t>
        </w:r>
        <w:r w:rsidR="0088174A" w:rsidRPr="00611245">
          <w:rPr>
            <w:color w:val="000000"/>
            <w:szCs w:val="21"/>
          </w:rPr>
          <w:t>eep Convolutional Neural Networks</w:t>
        </w:r>
      </w:ins>
      <w:del w:id="34" w:author="xujiawei" w:date="2022-08-09T15:27:00Z">
        <w:r w:rsidR="00056B68" w:rsidRPr="001A5F60" w:rsidDel="0088174A">
          <w:rPr>
            <w:rFonts w:hint="eastAsia"/>
            <w:color w:val="000000"/>
            <w:szCs w:val="21"/>
          </w:rPr>
          <w:delText>heterogeneous information network</w:delText>
        </w:r>
      </w:del>
      <w:r w:rsidR="00056B68" w:rsidRPr="001A5F60">
        <w:rPr>
          <w:rFonts w:hint="eastAsia"/>
          <w:color w:val="000000"/>
          <w:szCs w:val="21"/>
        </w:rPr>
        <w:t xml:space="preserve">; </w:t>
      </w:r>
      <w:ins w:id="35" w:author="xujiawei" w:date="2022-08-09T15:27:00Z">
        <w:r w:rsidR="0088174A" w:rsidRPr="0088174A">
          <w:rPr>
            <w:color w:val="000000"/>
            <w:szCs w:val="21"/>
          </w:rPr>
          <w:t>Vision Transformer</w:t>
        </w:r>
        <w:r w:rsidR="0088174A" w:rsidRPr="0088174A" w:rsidDel="0088174A">
          <w:rPr>
            <w:rFonts w:hint="eastAsia"/>
            <w:color w:val="000000"/>
            <w:szCs w:val="21"/>
          </w:rPr>
          <w:t xml:space="preserve"> </w:t>
        </w:r>
      </w:ins>
      <w:ins w:id="36" w:author="xujiawei" w:date="2022-09-06T16:31:00Z">
        <w:r w:rsidR="0075517F">
          <w:rPr>
            <w:color w:val="000000"/>
            <w:szCs w:val="21"/>
          </w:rPr>
          <w:t>;Self-Attention;</w:t>
        </w:r>
      </w:ins>
      <w:del w:id="37" w:author="xujiawei" w:date="2022-08-09T15:27:00Z">
        <w:r w:rsidR="00056B68" w:rsidRPr="001A5F60" w:rsidDel="0088174A">
          <w:rPr>
            <w:rFonts w:hint="eastAsia"/>
            <w:color w:val="000000"/>
            <w:szCs w:val="21"/>
          </w:rPr>
          <w:delText xml:space="preserve">tensor representation; </w:delText>
        </w:r>
        <w:r w:rsidR="00D16CD9" w:rsidRPr="001A5F60" w:rsidDel="0088174A">
          <w:rPr>
            <w:color w:val="000000"/>
            <w:szCs w:val="21"/>
          </w:rPr>
          <w:delText xml:space="preserve">tensor index tree; </w:delText>
        </w:r>
        <w:r w:rsidR="00056B68" w:rsidRPr="001A5F60" w:rsidDel="0088174A">
          <w:rPr>
            <w:rFonts w:hint="eastAsia"/>
            <w:color w:val="000000"/>
            <w:szCs w:val="21"/>
          </w:rPr>
          <w:delText>clustering</w:delText>
        </w:r>
        <w:r w:rsidR="001A5F60" w:rsidDel="0088174A">
          <w:rPr>
            <w:rFonts w:hint="eastAsia"/>
            <w:color w:val="000000"/>
            <w:szCs w:val="21"/>
          </w:rPr>
          <w:delText xml:space="preserve"> </w:delText>
        </w:r>
      </w:del>
      <w:del w:id="38" w:author="xujiawei" w:date="2022-08-08T11:21:00Z">
        <w:r w:rsidR="001A5F60" w:rsidDel="00730ECF">
          <w:rPr>
            <w:rFonts w:hint="eastAsia"/>
            <w:color w:val="000000"/>
            <w:szCs w:val="21"/>
          </w:rPr>
          <w:delText xml:space="preserve"> </w:delText>
        </w:r>
        <w:r w:rsidR="00BC6FEF" w:rsidRPr="001A5F60" w:rsidDel="00730ECF">
          <w:rPr>
            <w:rFonts w:hint="eastAsia"/>
            <w:color w:val="000000"/>
            <w:szCs w:val="21"/>
            <w:bdr w:val="single" w:sz="4" w:space="0" w:color="FF0000"/>
          </w:rPr>
          <w:delText xml:space="preserve"> </w:delText>
        </w:r>
        <w:r w:rsidR="001A5F60" w:rsidDel="00730ECF">
          <w:rPr>
            <w:rFonts w:hint="eastAsia"/>
            <w:color w:val="FF0000"/>
            <w:bdr w:val="single" w:sz="4" w:space="0" w:color="FF0000"/>
          </w:rPr>
          <w:delText>Key words</w:delText>
        </w:r>
        <w:r w:rsidR="001A5F60" w:rsidDel="00730ECF">
          <w:rPr>
            <w:rFonts w:hint="eastAsia"/>
            <w:color w:val="FF0000"/>
            <w:bdr w:val="single" w:sz="4" w:space="0" w:color="FF0000"/>
          </w:rPr>
          <w:delText>五号</w:delText>
        </w:r>
        <w:r w:rsidR="0085024D" w:rsidDel="00730ECF">
          <w:rPr>
            <w:rFonts w:hint="eastAsia"/>
            <w:color w:val="FF0000"/>
            <w:bdr w:val="single" w:sz="4" w:space="0" w:color="FF0000"/>
          </w:rPr>
          <w:delText>，</w:delText>
        </w:r>
        <w:r w:rsidR="0085024D" w:rsidRPr="002A0175" w:rsidDel="00730ECF">
          <w:rPr>
            <w:rFonts w:hint="eastAsia"/>
            <w:color w:val="FF0000"/>
            <w:bdr w:val="single" w:sz="4" w:space="0" w:color="FF0000"/>
          </w:rPr>
          <w:delText>至少</w:delText>
        </w:r>
        <w:r w:rsidR="0085024D" w:rsidRPr="002A0175" w:rsidDel="00730ECF">
          <w:rPr>
            <w:rFonts w:hint="eastAsia"/>
            <w:color w:val="FF0000"/>
            <w:bdr w:val="single" w:sz="4" w:space="0" w:color="FF0000"/>
          </w:rPr>
          <w:delText>5</w:delText>
        </w:r>
        <w:r w:rsidR="0085024D" w:rsidRPr="002A0175" w:rsidDel="00730ECF">
          <w:rPr>
            <w:rFonts w:hint="eastAsia"/>
            <w:color w:val="FF0000"/>
            <w:bdr w:val="single" w:sz="4" w:space="0" w:color="FF0000"/>
          </w:rPr>
          <w:delText>个</w:delText>
        </w:r>
      </w:del>
    </w:p>
    <w:p w14:paraId="1E53AEFE" w14:textId="34D52FAC" w:rsidR="0075517F" w:rsidRPr="009F1D09" w:rsidRDefault="0075517F">
      <w:pPr>
        <w:rPr>
          <w:color w:val="000000"/>
        </w:rPr>
      </w:pPr>
      <w:ins w:id="39" w:author="xujiawei" w:date="2022-09-06T16:31:00Z">
        <w:r>
          <w:rPr>
            <w:rFonts w:hint="eastAsia"/>
            <w:color w:val="000000"/>
          </w:rPr>
          <w:t>L</w:t>
        </w:r>
        <w:r>
          <w:rPr>
            <w:color w:val="000000"/>
          </w:rPr>
          <w:t>ocal</w:t>
        </w:r>
      </w:ins>
      <w:ins w:id="40" w:author="xujiawei" w:date="2022-09-06T16:32:00Z">
        <w:r w:rsidR="00296E2E">
          <w:rPr>
            <w:color w:val="000000"/>
          </w:rPr>
          <w:t>ity</w:t>
        </w:r>
      </w:ins>
      <w:ins w:id="41" w:author="xujiawei" w:date="2022-09-06T16:31:00Z">
        <w:r>
          <w:rPr>
            <w:color w:val="000000"/>
          </w:rPr>
          <w:t xml:space="preserve"> </w:t>
        </w:r>
      </w:ins>
      <w:ins w:id="42" w:author="xujiawei" w:date="2022-09-06T16:33:00Z">
        <w:r w:rsidR="00526C21">
          <w:rPr>
            <w:color w:val="000000"/>
          </w:rPr>
          <w:t>I</w:t>
        </w:r>
      </w:ins>
      <w:ins w:id="43" w:author="xujiawei" w:date="2022-09-06T16:31:00Z">
        <w:r w:rsidRPr="0075517F">
          <w:rPr>
            <w:color w:val="000000"/>
          </w:rPr>
          <w:t xml:space="preserve">nductive </w:t>
        </w:r>
      </w:ins>
      <w:proofErr w:type="gramStart"/>
      <w:ins w:id="44" w:author="xujiawei" w:date="2022-09-06T16:33:00Z">
        <w:r w:rsidR="00526C21">
          <w:rPr>
            <w:color w:val="000000"/>
          </w:rPr>
          <w:t>B</w:t>
        </w:r>
      </w:ins>
      <w:ins w:id="45" w:author="xujiawei" w:date="2022-09-06T16:31:00Z">
        <w:r w:rsidRPr="0075517F">
          <w:rPr>
            <w:color w:val="000000"/>
          </w:rPr>
          <w:t>ias</w:t>
        </w:r>
      </w:ins>
      <w:ins w:id="46" w:author="xujiawei" w:date="2022-09-06T16:33:00Z">
        <w:r w:rsidR="00E27DAC">
          <w:rPr>
            <w:color w:val="000000"/>
          </w:rPr>
          <w:t xml:space="preserve"> </w:t>
        </w:r>
      </w:ins>
      <w:ins w:id="47" w:author="xujiawei" w:date="2022-09-06T16:32:00Z">
        <w:r>
          <w:rPr>
            <w:color w:val="000000"/>
          </w:rPr>
          <w:t>;</w:t>
        </w:r>
      </w:ins>
      <w:proofErr w:type="gramEnd"/>
      <w:ins w:id="48" w:author="xujiawei" w:date="2022-09-06T16:33:00Z">
        <w:r w:rsidR="00E27DAC">
          <w:rPr>
            <w:color w:val="000000"/>
          </w:rPr>
          <w:t xml:space="preserve"> </w:t>
        </w:r>
      </w:ins>
      <w:ins w:id="49" w:author="xujiawei" w:date="2022-09-06T16:32:00Z">
        <w:r w:rsidR="00DE1259">
          <w:rPr>
            <w:color w:val="000000"/>
          </w:rPr>
          <w:t>Data</w:t>
        </w:r>
      </w:ins>
      <w:ins w:id="50" w:author="xujiawei" w:date="2022-09-06T16:33:00Z">
        <w:r w:rsidR="00E27DAC">
          <w:rPr>
            <w:color w:val="000000"/>
          </w:rPr>
          <w:t xml:space="preserve"> </w:t>
        </w:r>
        <w:r w:rsidR="00893CA2">
          <w:rPr>
            <w:color w:val="000000"/>
          </w:rPr>
          <w:t>A</w:t>
        </w:r>
      </w:ins>
      <w:ins w:id="51" w:author="xujiawei" w:date="2022-09-06T16:32:00Z">
        <w:r w:rsidR="00DE1259" w:rsidRPr="00DE1259">
          <w:rPr>
            <w:color w:val="000000"/>
          </w:rPr>
          <w:t>ugmentation</w:t>
        </w:r>
      </w:ins>
    </w:p>
    <w:p w14:paraId="7618EF2A" w14:textId="09B25804" w:rsidR="00386705" w:rsidRPr="009F1D09" w:rsidRDefault="00386705">
      <w:pPr>
        <w:pStyle w:val="af1"/>
        <w:rPr>
          <w:snapToGrid/>
          <w:color w:val="000000"/>
          <w:sz w:val="21"/>
        </w:rPr>
      </w:pPr>
      <w:r w:rsidRPr="009F1D09">
        <w:rPr>
          <w:rFonts w:eastAsia="黑体" w:hint="eastAsia"/>
          <w:color w:val="000000"/>
        </w:rPr>
        <w:t>摘要</w:t>
      </w:r>
      <w:r w:rsidRPr="009F1D09">
        <w:rPr>
          <w:rFonts w:hint="eastAsia"/>
          <w:color w:val="000000"/>
        </w:rPr>
        <w:t xml:space="preserve">  </w:t>
      </w:r>
      <w:r w:rsidR="008C0958" w:rsidRPr="008C0958">
        <w:rPr>
          <w:rFonts w:hint="eastAsia"/>
          <w:color w:val="000000"/>
        </w:rPr>
        <w:t>基于</w:t>
      </w:r>
      <w:r w:rsidR="008C0958" w:rsidRPr="008C0958">
        <w:rPr>
          <w:rFonts w:hint="eastAsia"/>
          <w:color w:val="000000"/>
        </w:rPr>
        <w:t>Deep Convolutional Neural Networks</w:t>
      </w:r>
      <w:r w:rsidR="008C0958" w:rsidRPr="008C0958">
        <w:rPr>
          <w:rFonts w:hint="eastAsia"/>
          <w:color w:val="000000"/>
        </w:rPr>
        <w:t>（</w:t>
      </w:r>
      <w:del w:id="52" w:author="xujiawei" w:date="2022-09-06T15:53:00Z">
        <w:r w:rsidR="008C0958" w:rsidRPr="008C0958" w:rsidDel="006B0236">
          <w:rPr>
            <w:rFonts w:hint="eastAsia"/>
            <w:color w:val="000000"/>
          </w:rPr>
          <w:delText xml:space="preserve"> </w:delText>
        </w:r>
      </w:del>
      <w:r w:rsidR="008C0958" w:rsidRPr="008C0958">
        <w:rPr>
          <w:rFonts w:hint="eastAsia"/>
          <w:color w:val="000000"/>
        </w:rPr>
        <w:t>DCNNs</w:t>
      </w:r>
      <w:r w:rsidR="008C0958" w:rsidRPr="008C0958">
        <w:rPr>
          <w:rFonts w:hint="eastAsia"/>
          <w:color w:val="000000"/>
        </w:rPr>
        <w:t>）的农作物病害检测算法已经被广大学者广泛研究</w:t>
      </w:r>
      <w:ins w:id="53" w:author="xujiawei" w:date="2022-09-06T16:22:00Z">
        <w:r w:rsidR="00870850">
          <w:rPr>
            <w:rFonts w:hint="eastAsia"/>
            <w:color w:val="000000"/>
          </w:rPr>
          <w:t>，</w:t>
        </w:r>
      </w:ins>
      <w:del w:id="54" w:author="xujiawei" w:date="2022-09-06T16:22:00Z">
        <w:r w:rsidR="008C0958" w:rsidRPr="008C0958" w:rsidDel="00870850">
          <w:rPr>
            <w:rFonts w:hint="eastAsia"/>
            <w:color w:val="000000"/>
          </w:rPr>
          <w:delText>。</w:delText>
        </w:r>
      </w:del>
      <w:r w:rsidR="008C0958" w:rsidRPr="008C0958">
        <w:rPr>
          <w:rFonts w:hint="eastAsia"/>
          <w:color w:val="000000"/>
        </w:rPr>
        <w:t>DCNN</w:t>
      </w:r>
      <w:r w:rsidR="008C0958" w:rsidRPr="008C0958">
        <w:rPr>
          <w:rFonts w:hint="eastAsia"/>
          <w:color w:val="000000"/>
        </w:rPr>
        <w:t>算法在实验室环境下训练准确率高，但面对</w:t>
      </w:r>
      <w:del w:id="55" w:author="xujiawei" w:date="2022-09-05T09:41:00Z">
        <w:r w:rsidR="008C0958" w:rsidRPr="008C0958" w:rsidDel="00FA4E40">
          <w:rPr>
            <w:rFonts w:hint="eastAsia"/>
            <w:color w:val="000000"/>
          </w:rPr>
          <w:delText>真实和</w:delText>
        </w:r>
      </w:del>
      <w:r w:rsidR="008C0958" w:rsidRPr="008C0958">
        <w:rPr>
          <w:rFonts w:hint="eastAsia"/>
          <w:color w:val="000000"/>
        </w:rPr>
        <w:t>噪声环境下缺少鲁棒性。最近，</w:t>
      </w:r>
      <w:ins w:id="56" w:author="xujiawei" w:date="2022-09-06T15:45:00Z">
        <w:r w:rsidR="00577E3B" w:rsidRPr="00577E3B">
          <w:rPr>
            <w:rFonts w:hint="eastAsia"/>
            <w:color w:val="000000"/>
          </w:rPr>
          <w:t>视觉</w:t>
        </w:r>
        <w:r w:rsidR="00577E3B" w:rsidRPr="00577E3B">
          <w:rPr>
            <w:rFonts w:hint="eastAsia"/>
            <w:color w:val="000000"/>
          </w:rPr>
          <w:t xml:space="preserve">Transformer </w:t>
        </w:r>
        <w:r w:rsidR="00577E3B">
          <w:rPr>
            <w:rFonts w:hint="eastAsia"/>
            <w:color w:val="000000"/>
          </w:rPr>
          <w:t>（</w:t>
        </w:r>
      </w:ins>
      <w:r w:rsidR="008C0958" w:rsidRPr="008C0958">
        <w:rPr>
          <w:rFonts w:hint="eastAsia"/>
          <w:color w:val="000000"/>
        </w:rPr>
        <w:t>Vision Transformer</w:t>
      </w:r>
      <w:ins w:id="57" w:author="xujiawei" w:date="2022-09-06T15:44:00Z">
        <w:r w:rsidR="00B93203">
          <w:rPr>
            <w:rFonts w:hint="eastAsia"/>
            <w:color w:val="000000"/>
          </w:rPr>
          <w:t>，</w:t>
        </w:r>
      </w:ins>
      <w:del w:id="58" w:author="xujiawei" w:date="2022-09-06T15:44:00Z">
        <w:r w:rsidR="008C0958" w:rsidRPr="008C0958" w:rsidDel="00B93203">
          <w:rPr>
            <w:rFonts w:hint="eastAsia"/>
            <w:color w:val="000000"/>
          </w:rPr>
          <w:delText>（</w:delText>
        </w:r>
      </w:del>
      <w:proofErr w:type="spellStart"/>
      <w:r w:rsidR="008C0958" w:rsidRPr="008C0958">
        <w:rPr>
          <w:rFonts w:hint="eastAsia"/>
          <w:color w:val="000000"/>
        </w:rPr>
        <w:t>ViT</w:t>
      </w:r>
      <w:proofErr w:type="spellEnd"/>
      <w:r w:rsidR="008C0958" w:rsidRPr="008C0958">
        <w:rPr>
          <w:rFonts w:hint="eastAsia"/>
          <w:color w:val="000000"/>
        </w:rPr>
        <w:t>）</w:t>
      </w:r>
      <w:ins w:id="59" w:author="xujiawei" w:date="2022-09-06T15:44:00Z">
        <w:r w:rsidR="00577E3B">
          <w:rPr>
            <w:rFonts w:hint="eastAsia"/>
            <w:color w:val="000000"/>
          </w:rPr>
          <w:t>模型</w:t>
        </w:r>
      </w:ins>
      <w:ins w:id="60" w:author="xujiawei" w:date="2022-09-06T15:45:00Z">
        <w:r w:rsidR="00477F6A">
          <w:rPr>
            <w:rFonts w:hint="eastAsia"/>
            <w:color w:val="000000"/>
          </w:rPr>
          <w:t>使用</w:t>
        </w:r>
      </w:ins>
      <w:ins w:id="61" w:author="xujiawei" w:date="2022-09-06T15:54:00Z">
        <w:r w:rsidR="002D59E6">
          <w:rPr>
            <w:rFonts w:hint="eastAsia"/>
            <w:color w:val="000000"/>
          </w:rPr>
          <w:t>自然语言处理（</w:t>
        </w:r>
      </w:ins>
      <w:del w:id="62" w:author="xujiawei" w:date="2022-09-06T15:44:00Z">
        <w:r w:rsidR="008C0958" w:rsidRPr="008C0958" w:rsidDel="00577E3B">
          <w:rPr>
            <w:rFonts w:hint="eastAsia"/>
            <w:color w:val="000000"/>
          </w:rPr>
          <w:delText>将</w:delText>
        </w:r>
      </w:del>
      <w:r w:rsidR="008C0958" w:rsidRPr="008C0958">
        <w:rPr>
          <w:rFonts w:hint="eastAsia"/>
          <w:color w:val="000000"/>
        </w:rPr>
        <w:t>Natural Language Processing</w:t>
      </w:r>
      <w:ins w:id="63" w:author="xujiawei" w:date="2022-09-06T15:54:00Z">
        <w:r w:rsidR="002D59E6">
          <w:rPr>
            <w:rFonts w:hint="eastAsia"/>
            <w:color w:val="000000"/>
          </w:rPr>
          <w:t>，</w:t>
        </w:r>
      </w:ins>
      <w:del w:id="64" w:author="xujiawei" w:date="2022-09-06T15:54:00Z">
        <w:r w:rsidR="00D30E48" w:rsidDel="002D59E6">
          <w:rPr>
            <w:rFonts w:hint="eastAsia"/>
            <w:color w:val="000000"/>
          </w:rPr>
          <w:delText>（</w:delText>
        </w:r>
      </w:del>
      <w:r w:rsidR="008C0958" w:rsidRPr="008C0958">
        <w:rPr>
          <w:rFonts w:hint="eastAsia"/>
          <w:color w:val="000000"/>
        </w:rPr>
        <w:t>NLP</w:t>
      </w:r>
      <w:r w:rsidR="00D30E48">
        <w:rPr>
          <w:rFonts w:hint="eastAsia"/>
          <w:color w:val="000000"/>
        </w:rPr>
        <w:t>）</w:t>
      </w:r>
      <w:r w:rsidR="008C0958" w:rsidRPr="008C0958">
        <w:rPr>
          <w:rFonts w:hint="eastAsia"/>
          <w:color w:val="000000"/>
        </w:rPr>
        <w:t>领域的</w:t>
      </w:r>
      <w:r w:rsidR="008C0958" w:rsidRPr="008C0958">
        <w:rPr>
          <w:rFonts w:hint="eastAsia"/>
          <w:color w:val="000000"/>
        </w:rPr>
        <w:t>Transformer</w:t>
      </w:r>
      <w:r w:rsidR="008C0958" w:rsidRPr="008C0958">
        <w:rPr>
          <w:rFonts w:hint="eastAsia"/>
          <w:color w:val="000000"/>
        </w:rPr>
        <w:t>架构应用于的图像分类任务中，</w:t>
      </w:r>
      <w:r w:rsidR="00D30E48">
        <w:rPr>
          <w:rFonts w:hint="eastAsia"/>
          <w:color w:val="000000"/>
        </w:rPr>
        <w:t>在分类准确率上</w:t>
      </w:r>
      <w:r w:rsidR="008C0958" w:rsidRPr="008C0958">
        <w:rPr>
          <w:rFonts w:hint="eastAsia"/>
          <w:color w:val="000000"/>
        </w:rPr>
        <w:t>得到与</w:t>
      </w:r>
      <w:r w:rsidR="008C0958" w:rsidRPr="008C0958">
        <w:rPr>
          <w:rFonts w:hint="eastAsia"/>
          <w:color w:val="000000"/>
        </w:rPr>
        <w:t>DCNN</w:t>
      </w:r>
      <w:ins w:id="65" w:author="xujiawei" w:date="2022-08-29T09:21:00Z">
        <w:r w:rsidR="00B67C3F">
          <w:rPr>
            <w:rFonts w:hint="eastAsia"/>
            <w:color w:val="000000"/>
          </w:rPr>
          <w:t>s</w:t>
        </w:r>
      </w:ins>
      <w:r w:rsidR="008C0958" w:rsidRPr="008C0958">
        <w:rPr>
          <w:rFonts w:hint="eastAsia"/>
          <w:color w:val="000000"/>
        </w:rPr>
        <w:t>媲美的性能</w:t>
      </w:r>
      <w:ins w:id="66" w:author="xujiawei" w:date="2022-09-06T15:54:00Z">
        <w:r w:rsidR="00525A90">
          <w:rPr>
            <w:rFonts w:hint="eastAsia"/>
            <w:color w:val="000000"/>
          </w:rPr>
          <w:t>。</w:t>
        </w:r>
      </w:ins>
      <w:ins w:id="67" w:author="xujiawei" w:date="2022-09-06T15:45:00Z">
        <w:r w:rsidR="00013692">
          <w:rPr>
            <w:rFonts w:hint="eastAsia"/>
            <w:color w:val="000000"/>
          </w:rPr>
          <w:t>同时</w:t>
        </w:r>
      </w:ins>
      <w:del w:id="68" w:author="xujiawei" w:date="2022-09-06T15:45:00Z">
        <w:r w:rsidR="008C0958" w:rsidRPr="008C0958" w:rsidDel="00013692">
          <w:rPr>
            <w:rFonts w:hint="eastAsia"/>
            <w:color w:val="000000"/>
          </w:rPr>
          <w:delText>。</w:delText>
        </w:r>
      </w:del>
      <w:ins w:id="69" w:author="xujiawei" w:date="2022-09-06T15:43:00Z">
        <w:r w:rsidR="00EC3898">
          <w:rPr>
            <w:rFonts w:hint="eastAsia"/>
            <w:color w:val="000000"/>
          </w:rPr>
          <w:t>得益于</w:t>
        </w:r>
      </w:ins>
      <w:del w:id="70" w:author="xujiawei" w:date="2022-09-06T15:43:00Z">
        <w:r w:rsidR="00A87854" w:rsidDel="00EC3898">
          <w:rPr>
            <w:rFonts w:hint="eastAsia"/>
            <w:color w:val="000000"/>
          </w:rPr>
          <w:delText>并且</w:delText>
        </w:r>
      </w:del>
      <w:r w:rsidR="008C0958" w:rsidRPr="008C0958">
        <w:rPr>
          <w:rFonts w:hint="eastAsia"/>
          <w:color w:val="000000"/>
        </w:rPr>
        <w:t>Transformer</w:t>
      </w:r>
      <w:r w:rsidR="008C0958" w:rsidRPr="008C0958">
        <w:rPr>
          <w:rFonts w:hint="eastAsia"/>
          <w:color w:val="000000"/>
        </w:rPr>
        <w:t>架构中的</w:t>
      </w:r>
      <w:ins w:id="71" w:author="xujiawei" w:date="2022-09-06T15:50:00Z">
        <w:r w:rsidR="000F3FFA">
          <w:rPr>
            <w:rFonts w:hint="eastAsia"/>
            <w:color w:val="000000"/>
          </w:rPr>
          <w:t>全局</w:t>
        </w:r>
      </w:ins>
      <w:ins w:id="72" w:author="xujiawei" w:date="2022-09-06T15:46:00Z">
        <w:r w:rsidR="00773F54">
          <w:rPr>
            <w:rFonts w:hint="eastAsia"/>
            <w:color w:val="000000"/>
          </w:rPr>
          <w:t>自注意力（</w:t>
        </w:r>
      </w:ins>
      <w:r w:rsidR="008C0958" w:rsidRPr="008C0958">
        <w:rPr>
          <w:rFonts w:hint="eastAsia"/>
          <w:color w:val="000000"/>
        </w:rPr>
        <w:t>Self-Attention</w:t>
      </w:r>
      <w:ins w:id="73" w:author="xujiawei" w:date="2022-09-06T15:46:00Z">
        <w:r w:rsidR="00773F54">
          <w:rPr>
            <w:rFonts w:hint="eastAsia"/>
            <w:color w:val="000000"/>
          </w:rPr>
          <w:t>）</w:t>
        </w:r>
      </w:ins>
      <w:r w:rsidR="00A87854">
        <w:rPr>
          <w:rFonts w:hint="eastAsia"/>
          <w:color w:val="000000"/>
        </w:rPr>
        <w:t>机制</w:t>
      </w:r>
      <w:ins w:id="74" w:author="xujiawei" w:date="2022-09-06T15:54:00Z">
        <w:r w:rsidR="00A65355">
          <w:rPr>
            <w:rFonts w:hint="eastAsia"/>
            <w:color w:val="000000"/>
          </w:rPr>
          <w:t>，</w:t>
        </w:r>
        <w:proofErr w:type="spellStart"/>
        <w:r w:rsidR="00A65355" w:rsidRPr="008C0958">
          <w:rPr>
            <w:rFonts w:hint="eastAsia"/>
            <w:color w:val="000000"/>
          </w:rPr>
          <w:t>ViT</w:t>
        </w:r>
      </w:ins>
      <w:proofErr w:type="spellEnd"/>
      <w:ins w:id="75" w:author="xujiawei" w:date="2022-09-06T15:55:00Z">
        <w:r w:rsidR="00A65355">
          <w:rPr>
            <w:rFonts w:hint="eastAsia"/>
            <w:color w:val="000000"/>
          </w:rPr>
          <w:t>模型</w:t>
        </w:r>
      </w:ins>
      <w:r w:rsidR="008C0958" w:rsidRPr="008C0958">
        <w:rPr>
          <w:rFonts w:hint="eastAsia"/>
          <w:color w:val="000000"/>
        </w:rPr>
        <w:t>可以学习整张图片各像素点之前的关系，</w:t>
      </w:r>
      <w:ins w:id="76" w:author="xujiawei" w:date="2022-09-06T15:55:00Z">
        <w:r w:rsidR="003940A3">
          <w:rPr>
            <w:rFonts w:hint="eastAsia"/>
            <w:color w:val="000000"/>
          </w:rPr>
          <w:t>基于</w:t>
        </w:r>
      </w:ins>
      <w:ins w:id="77" w:author="xujiawei" w:date="2022-09-06T15:51:00Z">
        <w:r w:rsidR="006513C9">
          <w:rPr>
            <w:rFonts w:hint="eastAsia"/>
          </w:rPr>
          <w:t>这样</w:t>
        </w:r>
        <w:r w:rsidR="007D7391">
          <w:rPr>
            <w:rFonts w:hint="eastAsia"/>
          </w:rPr>
          <w:t>整体</w:t>
        </w:r>
      </w:ins>
      <w:ins w:id="78" w:author="xujiawei" w:date="2022-09-06T15:50:00Z">
        <w:r w:rsidR="004D63BA">
          <w:t>信息交互机制</w:t>
        </w:r>
      </w:ins>
      <w:ins w:id="79" w:author="xujiawei" w:date="2022-09-06T15:55:00Z">
        <w:r w:rsidR="00B762D7">
          <w:rPr>
            <w:rFonts w:hint="eastAsia"/>
            <w:color w:val="000000"/>
          </w:rPr>
          <w:t>，</w:t>
        </w:r>
        <w:proofErr w:type="spellStart"/>
        <w:r w:rsidR="00B762D7" w:rsidRPr="008C0958">
          <w:rPr>
            <w:rFonts w:hint="eastAsia"/>
            <w:color w:val="000000"/>
          </w:rPr>
          <w:t>ViT</w:t>
        </w:r>
        <w:proofErr w:type="spellEnd"/>
        <w:r w:rsidR="00B762D7">
          <w:rPr>
            <w:rFonts w:hint="eastAsia"/>
            <w:color w:val="000000"/>
          </w:rPr>
          <w:t>模型</w:t>
        </w:r>
      </w:ins>
      <w:ins w:id="80" w:author="xujiawei" w:date="2022-09-06T15:52:00Z">
        <w:r w:rsidR="003C416E">
          <w:rPr>
            <w:rFonts w:hint="eastAsia"/>
          </w:rPr>
          <w:t>得到的</w:t>
        </w:r>
      </w:ins>
      <w:ins w:id="81" w:author="xujiawei" w:date="2022-09-06T15:50:00Z">
        <w:r w:rsidR="004D63BA">
          <w:t>特征表示</w:t>
        </w:r>
      </w:ins>
      <w:ins w:id="82" w:author="xujiawei" w:date="2022-09-06T15:55:00Z">
        <w:r w:rsidR="00B762D7">
          <w:rPr>
            <w:rFonts w:hint="eastAsia"/>
          </w:rPr>
          <w:t>更为充分</w:t>
        </w:r>
      </w:ins>
      <w:ins w:id="83" w:author="xujiawei" w:date="2022-09-06T15:50:00Z">
        <w:r w:rsidR="004D63BA">
          <w:rPr>
            <w:rFonts w:hint="eastAsia"/>
          </w:rPr>
          <w:t>，</w:t>
        </w:r>
      </w:ins>
      <w:r w:rsidR="008C0958" w:rsidRPr="008C0958">
        <w:rPr>
          <w:rFonts w:hint="eastAsia"/>
          <w:color w:val="000000"/>
        </w:rPr>
        <w:t>因此</w:t>
      </w:r>
      <w:proofErr w:type="spellStart"/>
      <w:r w:rsidR="008C0958" w:rsidRPr="008C0958">
        <w:rPr>
          <w:rFonts w:hint="eastAsia"/>
          <w:color w:val="000000"/>
        </w:rPr>
        <w:t>ViT</w:t>
      </w:r>
      <w:proofErr w:type="spellEnd"/>
      <w:r w:rsidR="008C0958" w:rsidRPr="008C0958">
        <w:rPr>
          <w:rFonts w:hint="eastAsia"/>
          <w:color w:val="000000"/>
        </w:rPr>
        <w:t>模型</w:t>
      </w:r>
      <w:del w:id="84" w:author="xujiawei" w:date="2022-09-06T15:55:00Z">
        <w:r w:rsidR="008C0958" w:rsidRPr="008C0958" w:rsidDel="00EA6093">
          <w:rPr>
            <w:rFonts w:hint="eastAsia"/>
            <w:color w:val="000000"/>
          </w:rPr>
          <w:delText>的分类算法</w:delText>
        </w:r>
      </w:del>
      <w:r w:rsidR="008C0958" w:rsidRPr="008C0958">
        <w:rPr>
          <w:rFonts w:hint="eastAsia"/>
          <w:color w:val="000000"/>
        </w:rPr>
        <w:t>在面对</w:t>
      </w:r>
      <w:r w:rsidR="00D52D0A">
        <w:rPr>
          <w:rFonts w:hint="eastAsia"/>
          <w:color w:val="000000"/>
        </w:rPr>
        <w:t>真实</w:t>
      </w:r>
      <w:r w:rsidR="00D7599C">
        <w:rPr>
          <w:rFonts w:hint="eastAsia"/>
          <w:color w:val="000000"/>
        </w:rPr>
        <w:t>，</w:t>
      </w:r>
      <w:r w:rsidR="008C0958" w:rsidRPr="008C0958">
        <w:rPr>
          <w:rFonts w:hint="eastAsia"/>
          <w:color w:val="000000"/>
        </w:rPr>
        <w:t>有噪声时有着更高的鲁棒性。但</w:t>
      </w:r>
      <w:ins w:id="85" w:author="xujiawei" w:date="2022-09-06T15:55:00Z">
        <w:r w:rsidR="00C71CD1">
          <w:rPr>
            <w:rFonts w:hint="eastAsia"/>
            <w:color w:val="000000"/>
          </w:rPr>
          <w:t>标准</w:t>
        </w:r>
      </w:ins>
      <w:del w:id="86" w:author="xujiawei" w:date="2022-09-06T15:55:00Z">
        <w:r w:rsidR="008C0958" w:rsidRPr="008C0958" w:rsidDel="00C71CD1">
          <w:rPr>
            <w:rFonts w:hint="eastAsia"/>
            <w:color w:val="000000"/>
          </w:rPr>
          <w:delText>传统</w:delText>
        </w:r>
      </w:del>
      <w:proofErr w:type="spellStart"/>
      <w:r w:rsidR="008C0958" w:rsidRPr="008C0958">
        <w:rPr>
          <w:rFonts w:hint="eastAsia"/>
          <w:color w:val="000000"/>
        </w:rPr>
        <w:t>V</w:t>
      </w:r>
      <w:r w:rsidR="00CA482A">
        <w:rPr>
          <w:rFonts w:hint="eastAsia"/>
          <w:color w:val="000000"/>
        </w:rPr>
        <w:t>i</w:t>
      </w:r>
      <w:r w:rsidR="008C0958" w:rsidRPr="008C0958">
        <w:rPr>
          <w:rFonts w:hint="eastAsia"/>
          <w:color w:val="000000"/>
        </w:rPr>
        <w:t>T</w:t>
      </w:r>
      <w:proofErr w:type="spellEnd"/>
      <w:r w:rsidR="008C0958" w:rsidRPr="008C0958">
        <w:rPr>
          <w:rFonts w:hint="eastAsia"/>
          <w:color w:val="000000"/>
        </w:rPr>
        <w:t>模型</w:t>
      </w:r>
      <w:ins w:id="87" w:author="xujiawei" w:date="2022-09-06T15:56:00Z">
        <w:r w:rsidR="00244F04">
          <w:rPr>
            <w:rFonts w:hint="eastAsia"/>
            <w:color w:val="000000"/>
          </w:rPr>
          <w:t>由于</w:t>
        </w:r>
      </w:ins>
      <w:r w:rsidR="008C0958" w:rsidRPr="008C0958">
        <w:rPr>
          <w:rFonts w:hint="eastAsia"/>
          <w:color w:val="000000"/>
        </w:rPr>
        <w:t>缺乏先验的归纳偏执，</w:t>
      </w:r>
      <w:ins w:id="88" w:author="xujiawei" w:date="2022-09-06T16:03:00Z">
        <w:r w:rsidR="003B3D60">
          <w:rPr>
            <w:rFonts w:hint="eastAsia"/>
            <w:color w:val="000000"/>
          </w:rPr>
          <w:t>从零学习能力较差</w:t>
        </w:r>
      </w:ins>
      <w:del w:id="89" w:author="xujiawei" w:date="2022-09-06T15:56:00Z">
        <w:r w:rsidR="001C6833" w:rsidDel="00EC40E8">
          <w:rPr>
            <w:rFonts w:hint="eastAsia"/>
            <w:color w:val="000000"/>
          </w:rPr>
          <w:delText>从零学习性能较差</w:delText>
        </w:r>
      </w:del>
      <w:del w:id="90" w:author="xujiawei" w:date="2022-09-06T16:03:00Z">
        <w:r w:rsidR="001C6833" w:rsidDel="003B3D60">
          <w:rPr>
            <w:rFonts w:hint="eastAsia"/>
            <w:color w:val="000000"/>
          </w:rPr>
          <w:delText>并且</w:delText>
        </w:r>
      </w:del>
      <w:r w:rsidR="008C0958" w:rsidRPr="008C0958">
        <w:rPr>
          <w:rFonts w:hint="eastAsia"/>
          <w:color w:val="000000"/>
        </w:rPr>
        <w:t>需要大量数据训练</w:t>
      </w:r>
      <w:ins w:id="91" w:author="xujiawei" w:date="2022-09-06T15:56:00Z">
        <w:r w:rsidR="00EC40E8">
          <w:rPr>
            <w:rFonts w:hint="eastAsia"/>
            <w:color w:val="000000"/>
          </w:rPr>
          <w:t>才可</w:t>
        </w:r>
      </w:ins>
      <w:ins w:id="92" w:author="xujiawei" w:date="2022-09-06T15:58:00Z">
        <w:r w:rsidR="004551A6">
          <w:rPr>
            <w:rFonts w:hint="eastAsia"/>
            <w:color w:val="000000"/>
          </w:rPr>
          <w:t>以挖掘</w:t>
        </w:r>
        <w:proofErr w:type="gramStart"/>
        <w:r w:rsidR="004551A6">
          <w:rPr>
            <w:rFonts w:hint="eastAsia"/>
            <w:color w:val="000000"/>
          </w:rPr>
          <w:t>出</w:t>
        </w:r>
      </w:ins>
      <w:ins w:id="93" w:author="xujiawei" w:date="2022-09-06T15:59:00Z">
        <w:r w:rsidR="00914AA8">
          <w:rPr>
            <w:rFonts w:hint="eastAsia"/>
            <w:color w:val="000000"/>
          </w:rPr>
          <w:t>特征</w:t>
        </w:r>
      </w:ins>
      <w:proofErr w:type="gramEnd"/>
      <w:ins w:id="94" w:author="xujiawei" w:date="2022-09-06T15:58:00Z">
        <w:r w:rsidR="004551A6">
          <w:rPr>
            <w:rFonts w:hint="eastAsia"/>
            <w:color w:val="000000"/>
          </w:rPr>
          <w:t>的全局关系</w:t>
        </w:r>
      </w:ins>
      <w:ins w:id="95" w:author="xujiawei" w:date="2022-09-06T16:04:00Z">
        <w:r w:rsidR="005244D0">
          <w:rPr>
            <w:rFonts w:hint="eastAsia"/>
            <w:color w:val="000000"/>
          </w:rPr>
          <w:t>。</w:t>
        </w:r>
      </w:ins>
      <w:del w:id="96" w:author="xujiawei" w:date="2022-09-06T16:02:00Z">
        <w:r w:rsidR="008C0958" w:rsidRPr="008C0958" w:rsidDel="00186C8D">
          <w:rPr>
            <w:rFonts w:hint="eastAsia"/>
            <w:color w:val="000000"/>
          </w:rPr>
          <w:delText>。</w:delText>
        </w:r>
      </w:del>
      <w:r w:rsidR="008C0958" w:rsidRPr="008C0958">
        <w:rPr>
          <w:rFonts w:hint="eastAsia"/>
          <w:color w:val="000000"/>
        </w:rPr>
        <w:t>本文</w:t>
      </w:r>
      <w:ins w:id="97" w:author="xujiawei" w:date="2022-09-06T16:01:00Z">
        <w:r w:rsidR="00C2394F">
          <w:rPr>
            <w:rFonts w:hint="eastAsia"/>
            <w:color w:val="000000"/>
          </w:rPr>
          <w:t>在</w:t>
        </w:r>
      </w:ins>
      <w:del w:id="98" w:author="xujiawei" w:date="2022-09-06T16:00:00Z">
        <w:r w:rsidR="008C0958" w:rsidRPr="008C0958" w:rsidDel="001566EB">
          <w:rPr>
            <w:rFonts w:hint="eastAsia"/>
            <w:color w:val="000000"/>
          </w:rPr>
          <w:delText>改进</w:delText>
        </w:r>
      </w:del>
      <w:ins w:id="99" w:author="xujiawei" w:date="2022-09-06T16:01:00Z">
        <w:r w:rsidR="001566EB">
          <w:rPr>
            <w:rFonts w:hint="eastAsia"/>
            <w:color w:val="000000"/>
          </w:rPr>
          <w:t>标准</w:t>
        </w:r>
      </w:ins>
      <w:del w:id="100" w:author="xujiawei" w:date="2022-09-06T16:01:00Z">
        <w:r w:rsidR="008C0958" w:rsidRPr="008C0958" w:rsidDel="001566EB">
          <w:rPr>
            <w:rFonts w:hint="eastAsia"/>
            <w:color w:val="000000"/>
          </w:rPr>
          <w:delText>传统的</w:delText>
        </w:r>
      </w:del>
      <w:proofErr w:type="spellStart"/>
      <w:r w:rsidR="008C0958" w:rsidRPr="008C0958">
        <w:rPr>
          <w:rFonts w:hint="eastAsia"/>
          <w:color w:val="000000"/>
        </w:rPr>
        <w:t>V</w:t>
      </w:r>
      <w:r w:rsidR="00CA482A">
        <w:rPr>
          <w:color w:val="000000"/>
        </w:rPr>
        <w:t>i</w:t>
      </w:r>
      <w:r w:rsidR="008C0958" w:rsidRPr="008C0958">
        <w:rPr>
          <w:rFonts w:hint="eastAsia"/>
          <w:color w:val="000000"/>
        </w:rPr>
        <w:t>T</w:t>
      </w:r>
      <w:proofErr w:type="spellEnd"/>
      <w:r w:rsidR="008C0958" w:rsidRPr="008C0958">
        <w:rPr>
          <w:rFonts w:hint="eastAsia"/>
          <w:color w:val="000000"/>
        </w:rPr>
        <w:t>模型</w:t>
      </w:r>
      <w:ins w:id="101" w:author="xujiawei" w:date="2022-09-06T16:22:00Z">
        <w:r w:rsidR="00014916">
          <w:rPr>
            <w:rFonts w:hint="eastAsia"/>
            <w:color w:val="000000"/>
          </w:rPr>
          <w:t>基础</w:t>
        </w:r>
      </w:ins>
      <w:ins w:id="102" w:author="xujiawei" w:date="2022-09-06T16:01:00Z">
        <w:r w:rsidR="00045F6A">
          <w:rPr>
            <w:rFonts w:hint="eastAsia"/>
            <w:color w:val="000000"/>
          </w:rPr>
          <w:t>上</w:t>
        </w:r>
      </w:ins>
      <w:r w:rsidR="008C0958" w:rsidRPr="008C0958">
        <w:rPr>
          <w:rFonts w:hint="eastAsia"/>
          <w:color w:val="000000"/>
        </w:rPr>
        <w:t>，加入</w:t>
      </w:r>
      <w:r w:rsidR="008C0958" w:rsidRPr="008C0958">
        <w:rPr>
          <w:rFonts w:hint="eastAsia"/>
          <w:color w:val="000000"/>
        </w:rPr>
        <w:t>Enhanced Patch Embedding</w:t>
      </w:r>
      <w:r w:rsidR="008C0958" w:rsidRPr="008C0958">
        <w:rPr>
          <w:rFonts w:hint="eastAsia"/>
          <w:color w:val="000000"/>
        </w:rPr>
        <w:t>（</w:t>
      </w:r>
      <w:r w:rsidR="008C0958" w:rsidRPr="008C0958">
        <w:rPr>
          <w:rFonts w:hint="eastAsia"/>
          <w:color w:val="000000"/>
        </w:rPr>
        <w:t>EPE</w:t>
      </w:r>
      <w:r w:rsidR="008C0958" w:rsidRPr="008C0958">
        <w:rPr>
          <w:rFonts w:hint="eastAsia"/>
          <w:color w:val="000000"/>
        </w:rPr>
        <w:t>）和</w:t>
      </w:r>
      <w:r w:rsidR="008C0958" w:rsidRPr="008C0958">
        <w:rPr>
          <w:rFonts w:hint="eastAsia"/>
          <w:color w:val="000000"/>
        </w:rPr>
        <w:t xml:space="preserve"> </w:t>
      </w:r>
      <w:ins w:id="103" w:author="xujiawei" w:date="2022-08-29T09:42:00Z">
        <w:r w:rsidR="00BC643F" w:rsidRPr="00BC643F">
          <w:rPr>
            <w:color w:val="000000"/>
          </w:rPr>
          <w:t>Masked</w:t>
        </w:r>
      </w:ins>
      <w:ins w:id="104" w:author="xujiawei" w:date="2022-08-30T13:06:00Z">
        <w:r w:rsidR="0052481E">
          <w:rPr>
            <w:color w:val="000000"/>
          </w:rPr>
          <w:t xml:space="preserve"> Multi-head</w:t>
        </w:r>
      </w:ins>
      <w:ins w:id="105" w:author="xujiawei" w:date="2022-08-29T09:42:00Z">
        <w:r w:rsidR="00BC643F" w:rsidRPr="00BC643F">
          <w:rPr>
            <w:color w:val="000000"/>
          </w:rPr>
          <w:t xml:space="preserve"> Self-Attention</w:t>
        </w:r>
        <w:r w:rsidR="00BC643F" w:rsidRPr="00BC643F" w:rsidDel="00BC643F">
          <w:rPr>
            <w:rFonts w:hint="eastAsia"/>
            <w:color w:val="000000"/>
          </w:rPr>
          <w:t xml:space="preserve"> </w:t>
        </w:r>
      </w:ins>
      <w:del w:id="106" w:author="xujiawei" w:date="2022-08-29T09:42:00Z">
        <w:r w:rsidR="008C0958" w:rsidRPr="008C0958" w:rsidDel="00BC643F">
          <w:rPr>
            <w:rFonts w:hint="eastAsia"/>
            <w:color w:val="000000"/>
          </w:rPr>
          <w:delText>Inter-Attention</w:delText>
        </w:r>
      </w:del>
      <w:r w:rsidR="008C0958" w:rsidRPr="008C0958">
        <w:rPr>
          <w:rFonts w:hint="eastAsia"/>
          <w:color w:val="000000"/>
        </w:rPr>
        <w:t>（</w:t>
      </w:r>
      <w:ins w:id="107" w:author="xujiawei" w:date="2022-08-30T13:06:00Z">
        <w:r w:rsidR="0052481E">
          <w:rPr>
            <w:rFonts w:hint="eastAsia"/>
            <w:color w:val="000000"/>
          </w:rPr>
          <w:t>M</w:t>
        </w:r>
      </w:ins>
      <w:ins w:id="108" w:author="xujiawei" w:date="2022-08-29T09:42:00Z">
        <w:r w:rsidR="007B467B">
          <w:rPr>
            <w:color w:val="000000"/>
          </w:rPr>
          <w:t>MS</w:t>
        </w:r>
      </w:ins>
      <w:del w:id="109" w:author="xujiawei" w:date="2022-08-29T09:42:00Z">
        <w:r w:rsidR="008C0958" w:rsidRPr="008C0958" w:rsidDel="007B467B">
          <w:rPr>
            <w:rFonts w:hint="eastAsia"/>
            <w:color w:val="000000"/>
          </w:rPr>
          <w:delText>I</w:delText>
        </w:r>
      </w:del>
      <w:r w:rsidR="008C0958" w:rsidRPr="008C0958">
        <w:rPr>
          <w:rFonts w:hint="eastAsia"/>
          <w:color w:val="000000"/>
        </w:rPr>
        <w:t>A</w:t>
      </w:r>
      <w:r w:rsidR="008C0958" w:rsidRPr="008C0958">
        <w:rPr>
          <w:rFonts w:hint="eastAsia"/>
          <w:color w:val="000000"/>
        </w:rPr>
        <w:t>）机制，</w:t>
      </w:r>
      <w:ins w:id="110" w:author="xujiawei" w:date="2022-09-06T16:24:00Z">
        <w:r w:rsidR="009E1F54">
          <w:rPr>
            <w:rFonts w:hint="eastAsia"/>
            <w:color w:val="000000"/>
          </w:rPr>
          <w:t>解决</w:t>
        </w:r>
      </w:ins>
      <w:ins w:id="111" w:author="xujiawei" w:date="2022-09-06T16:23:00Z">
        <w:r w:rsidR="00F1072F">
          <w:rPr>
            <w:rFonts w:hint="eastAsia"/>
            <w:color w:val="000000"/>
          </w:rPr>
          <w:t>了</w:t>
        </w:r>
      </w:ins>
      <w:del w:id="112" w:author="xujiawei" w:date="2022-09-06T16:23:00Z">
        <w:r w:rsidR="008C0958" w:rsidRPr="008C0958" w:rsidDel="00976574">
          <w:rPr>
            <w:rFonts w:hint="eastAsia"/>
            <w:color w:val="000000"/>
          </w:rPr>
          <w:delText>弥补</w:delText>
        </w:r>
      </w:del>
      <w:ins w:id="113" w:author="xujiawei" w:date="2022-09-06T16:01:00Z">
        <w:r w:rsidR="00766DB0">
          <w:rPr>
            <w:rFonts w:hint="eastAsia"/>
            <w:color w:val="000000"/>
          </w:rPr>
          <w:t>标准</w:t>
        </w:r>
      </w:ins>
      <w:proofErr w:type="spellStart"/>
      <w:r w:rsidR="008C0958" w:rsidRPr="008C0958">
        <w:rPr>
          <w:rFonts w:hint="eastAsia"/>
          <w:color w:val="000000"/>
        </w:rPr>
        <w:t>ViT</w:t>
      </w:r>
      <w:proofErr w:type="spellEnd"/>
      <w:r w:rsidR="008C0958" w:rsidRPr="008C0958">
        <w:rPr>
          <w:rFonts w:hint="eastAsia"/>
          <w:color w:val="000000"/>
        </w:rPr>
        <w:t>模型缺乏局部性归纳偏差</w:t>
      </w:r>
      <w:del w:id="114" w:author="xujiawei" w:date="2022-09-06T16:08:00Z">
        <w:r w:rsidR="008C0958" w:rsidRPr="008C0958" w:rsidDel="00796CB0">
          <w:rPr>
            <w:rFonts w:hint="eastAsia"/>
            <w:color w:val="000000"/>
          </w:rPr>
          <w:delText>的不足</w:delText>
        </w:r>
      </w:del>
      <w:ins w:id="115" w:author="xujiawei" w:date="2022-09-06T16:04:00Z">
        <w:r w:rsidR="00465F22">
          <w:rPr>
            <w:rFonts w:hint="eastAsia"/>
            <w:color w:val="000000"/>
          </w:rPr>
          <w:t>和</w:t>
        </w:r>
      </w:ins>
      <w:ins w:id="116" w:author="xujiawei" w:date="2022-09-06T16:07:00Z">
        <w:r w:rsidR="00796CB0">
          <w:rPr>
            <w:rFonts w:hint="eastAsia"/>
            <w:color w:val="000000"/>
          </w:rPr>
          <w:t>特征</w:t>
        </w:r>
      </w:ins>
      <w:ins w:id="117" w:author="xujiawei" w:date="2022-09-06T16:08:00Z">
        <w:r w:rsidR="00796CB0">
          <w:rPr>
            <w:rFonts w:hint="eastAsia"/>
            <w:color w:val="000000"/>
          </w:rPr>
          <w:t>序列计算</w:t>
        </w:r>
      </w:ins>
      <w:ins w:id="118" w:author="xujiawei" w:date="2022-09-06T16:05:00Z">
        <w:r w:rsidR="00465F22">
          <w:rPr>
            <w:rFonts w:hint="eastAsia"/>
            <w:color w:val="000000"/>
          </w:rPr>
          <w:t>自注意力</w:t>
        </w:r>
      </w:ins>
      <w:ins w:id="119" w:author="xujiawei" w:date="2022-09-06T16:08:00Z">
        <w:r w:rsidR="00796CB0">
          <w:rPr>
            <w:rFonts w:hint="eastAsia"/>
            <w:color w:val="000000"/>
          </w:rPr>
          <w:t>时过于关注自身的问题</w:t>
        </w:r>
      </w:ins>
      <w:ins w:id="120" w:author="xujiawei" w:date="2022-09-06T16:09:00Z">
        <w:r w:rsidR="00621FFC">
          <w:rPr>
            <w:rFonts w:hint="eastAsia"/>
            <w:color w:val="000000"/>
          </w:rPr>
          <w:t>。实验结果表明本文的</w:t>
        </w:r>
        <w:r w:rsidR="00621FFC">
          <w:rPr>
            <w:rFonts w:hint="eastAsia"/>
            <w:color w:val="000000"/>
          </w:rPr>
          <w:t>E</w:t>
        </w:r>
        <w:r w:rsidR="00621FFC">
          <w:rPr>
            <w:color w:val="000000"/>
          </w:rPr>
          <w:t>PE_MMSA</w:t>
        </w:r>
      </w:ins>
      <w:ins w:id="121" w:author="xujiawei" w:date="2022-09-06T16:10:00Z">
        <w:r w:rsidR="00621FFC">
          <w:rPr>
            <w:color w:val="000000"/>
          </w:rPr>
          <w:t>-</w:t>
        </w:r>
        <w:proofErr w:type="spellStart"/>
        <w:r w:rsidR="00621FFC">
          <w:rPr>
            <w:color w:val="000000"/>
          </w:rPr>
          <w:t>V</w:t>
        </w:r>
        <w:r w:rsidR="00621FFC">
          <w:rPr>
            <w:rFonts w:hint="eastAsia"/>
            <w:color w:val="000000"/>
          </w:rPr>
          <w:t>i</w:t>
        </w:r>
        <w:r w:rsidR="00621FFC">
          <w:rPr>
            <w:color w:val="000000"/>
          </w:rPr>
          <w:t>T</w:t>
        </w:r>
        <w:proofErr w:type="spellEnd"/>
        <w:r w:rsidR="00621FFC">
          <w:rPr>
            <w:rFonts w:hint="eastAsia"/>
            <w:color w:val="000000"/>
          </w:rPr>
          <w:t>模型</w:t>
        </w:r>
      </w:ins>
      <w:del w:id="122" w:author="xujiawei" w:date="2022-09-06T16:09:00Z">
        <w:r w:rsidR="008C0958" w:rsidRPr="008C0958" w:rsidDel="00621FFC">
          <w:rPr>
            <w:rFonts w:hint="eastAsia"/>
            <w:color w:val="000000"/>
          </w:rPr>
          <w:delText>，</w:delText>
        </w:r>
      </w:del>
      <w:ins w:id="123" w:author="xujiawei" w:date="2022-09-06T16:10:00Z">
        <w:r w:rsidR="00621FFC">
          <w:rPr>
            <w:rFonts w:hint="eastAsia"/>
            <w:color w:val="000000"/>
          </w:rPr>
          <w:t>可以</w:t>
        </w:r>
      </w:ins>
      <w:del w:id="124" w:author="xujiawei" w:date="2022-09-06T16:10:00Z">
        <w:r w:rsidR="008C0958" w:rsidRPr="008C0958" w:rsidDel="00621FFC">
          <w:rPr>
            <w:rFonts w:hint="eastAsia"/>
            <w:color w:val="000000"/>
          </w:rPr>
          <w:delText>让其</w:delText>
        </w:r>
      </w:del>
      <w:ins w:id="125" w:author="xujiawei" w:date="2022-09-05T09:43:00Z">
        <w:r w:rsidR="00150CC0">
          <w:rPr>
            <w:rFonts w:hint="eastAsia"/>
            <w:color w:val="000000"/>
          </w:rPr>
          <w:t>更</w:t>
        </w:r>
      </w:ins>
      <w:del w:id="126" w:author="xujiawei" w:date="2022-09-05T09:43:00Z">
        <w:r w:rsidR="008C0958" w:rsidRPr="008C0958" w:rsidDel="00150CC0">
          <w:rPr>
            <w:rFonts w:hint="eastAsia"/>
            <w:color w:val="000000"/>
          </w:rPr>
          <w:delText>可以</w:delText>
        </w:r>
      </w:del>
      <w:r w:rsidR="008C0958" w:rsidRPr="008C0958">
        <w:rPr>
          <w:rFonts w:hint="eastAsia"/>
          <w:color w:val="000000"/>
        </w:rPr>
        <w:t>高效得在</w:t>
      </w:r>
      <w:del w:id="127" w:author="xujiawei" w:date="2022-09-06T16:30:00Z">
        <w:r w:rsidR="005D088F" w:rsidDel="00C363B8">
          <w:rPr>
            <w:rFonts w:hint="eastAsia"/>
            <w:color w:val="000000"/>
          </w:rPr>
          <w:delText>中</w:delText>
        </w:r>
        <w:r w:rsidR="008C0958" w:rsidRPr="008C0958" w:rsidDel="00C363B8">
          <w:rPr>
            <w:rFonts w:hint="eastAsia"/>
            <w:color w:val="000000"/>
          </w:rPr>
          <w:delText>小规模的植物病害数据集</w:delText>
        </w:r>
      </w:del>
      <w:r w:rsidR="008C0958" w:rsidRPr="008C0958">
        <w:rPr>
          <w:rFonts w:hint="eastAsia"/>
          <w:color w:val="000000"/>
        </w:rPr>
        <w:t>从零学习</w:t>
      </w:r>
      <w:ins w:id="128" w:author="xujiawei" w:date="2022-09-06T16:10:00Z">
        <w:r w:rsidR="003B355F">
          <w:rPr>
            <w:rFonts w:hint="eastAsia"/>
            <w:color w:val="000000"/>
          </w:rPr>
          <w:t>，</w:t>
        </w:r>
      </w:ins>
      <w:ins w:id="129" w:author="xujiawei" w:date="2022-09-06T16:13:00Z">
        <w:r w:rsidR="00EF4FE5">
          <w:rPr>
            <w:rFonts w:hint="eastAsia"/>
            <w:color w:val="000000"/>
          </w:rPr>
          <w:t>在</w:t>
        </w:r>
        <w:r w:rsidR="0094190E">
          <w:rPr>
            <w:rFonts w:hint="eastAsia"/>
            <w:color w:val="000000"/>
          </w:rPr>
          <w:t>增强的</w:t>
        </w:r>
        <w:proofErr w:type="spellStart"/>
        <w:r w:rsidR="0094190E">
          <w:rPr>
            <w:rFonts w:hint="eastAsia"/>
            <w:color w:val="000000"/>
          </w:rPr>
          <w:t>P</w:t>
        </w:r>
        <w:r w:rsidR="0094190E">
          <w:rPr>
            <w:color w:val="000000"/>
          </w:rPr>
          <w:t>lantVillage</w:t>
        </w:r>
      </w:ins>
      <w:proofErr w:type="spellEnd"/>
      <w:ins w:id="130" w:author="xujiawei" w:date="2022-09-06T16:14:00Z">
        <w:r w:rsidR="004E5B3A">
          <w:rPr>
            <w:rFonts w:hint="eastAsia"/>
            <w:color w:val="000000"/>
          </w:rPr>
          <w:t>番茄</w:t>
        </w:r>
      </w:ins>
      <w:ins w:id="131" w:author="xujiawei" w:date="2022-09-06T16:15:00Z">
        <w:r w:rsidR="004D624F">
          <w:rPr>
            <w:rFonts w:hint="eastAsia"/>
            <w:color w:val="000000"/>
          </w:rPr>
          <w:t>子集</w:t>
        </w:r>
      </w:ins>
      <w:ins w:id="132" w:author="xujiawei" w:date="2022-09-06T16:14:00Z">
        <w:r w:rsidR="004E5B3A">
          <w:rPr>
            <w:rFonts w:hint="eastAsia"/>
            <w:color w:val="000000"/>
          </w:rPr>
          <w:t>上得到</w:t>
        </w:r>
        <w:r w:rsidR="004E5B3A">
          <w:rPr>
            <w:rFonts w:hint="eastAsia"/>
            <w:color w:val="000000"/>
          </w:rPr>
          <w:t>9</w:t>
        </w:r>
        <w:r w:rsidR="004E5B3A">
          <w:rPr>
            <w:color w:val="000000"/>
          </w:rPr>
          <w:t>9.63%</w:t>
        </w:r>
      </w:ins>
      <w:del w:id="133" w:author="xujiawei" w:date="2022-09-06T16:08:00Z">
        <w:r w:rsidR="008C0958" w:rsidRPr="008C0958" w:rsidDel="00621FFC">
          <w:rPr>
            <w:rFonts w:hint="eastAsia"/>
            <w:color w:val="000000"/>
          </w:rPr>
          <w:delText>，</w:delText>
        </w:r>
      </w:del>
      <w:del w:id="134" w:author="xujiawei" w:date="2022-09-06T16:13:00Z">
        <w:r w:rsidR="008C0958" w:rsidRPr="008C0958" w:rsidDel="00EF4FE5">
          <w:rPr>
            <w:rFonts w:hint="eastAsia"/>
            <w:color w:val="000000"/>
          </w:rPr>
          <w:delText>得到与</w:delText>
        </w:r>
        <w:r w:rsidR="008C0958" w:rsidRPr="008C0958" w:rsidDel="00EF4FE5">
          <w:rPr>
            <w:rFonts w:hint="eastAsia"/>
            <w:color w:val="000000"/>
          </w:rPr>
          <w:delText>DCNN</w:delText>
        </w:r>
        <w:r w:rsidR="008C0958" w:rsidRPr="008C0958" w:rsidDel="00EF4FE5">
          <w:rPr>
            <w:rFonts w:hint="eastAsia"/>
            <w:color w:val="000000"/>
          </w:rPr>
          <w:delText>网络相</w:delText>
        </w:r>
        <w:r w:rsidR="00977A8F" w:rsidDel="00EF4FE5">
          <w:rPr>
            <w:rFonts w:hint="eastAsia"/>
            <w:color w:val="000000"/>
          </w:rPr>
          <w:delText>较的</w:delText>
        </w:r>
      </w:del>
      <w:r w:rsidR="00977A8F">
        <w:rPr>
          <w:rFonts w:hint="eastAsia"/>
          <w:color w:val="000000"/>
        </w:rPr>
        <w:t>分类准确率</w:t>
      </w:r>
      <w:r w:rsidR="008C0958" w:rsidRPr="008C0958">
        <w:rPr>
          <w:rFonts w:hint="eastAsia"/>
          <w:color w:val="000000"/>
        </w:rPr>
        <w:t>，</w:t>
      </w:r>
      <w:r w:rsidR="00154FAB">
        <w:rPr>
          <w:rFonts w:hint="eastAsia"/>
          <w:color w:val="000000"/>
        </w:rPr>
        <w:t>并且</w:t>
      </w:r>
      <w:ins w:id="135" w:author="xujiawei" w:date="2022-09-06T16:15:00Z">
        <w:r w:rsidR="0029483B">
          <w:rPr>
            <w:rFonts w:hint="eastAsia"/>
            <w:color w:val="000000"/>
          </w:rPr>
          <w:t>对</w:t>
        </w:r>
      </w:ins>
      <w:del w:id="136" w:author="xujiawei" w:date="2022-09-06T16:15:00Z">
        <w:r w:rsidR="008C0958" w:rsidRPr="008C0958" w:rsidDel="0029483B">
          <w:rPr>
            <w:rFonts w:hint="eastAsia"/>
            <w:color w:val="000000"/>
          </w:rPr>
          <w:delText>在</w:delText>
        </w:r>
      </w:del>
      <w:r w:rsidR="008C0958" w:rsidRPr="008C0958">
        <w:rPr>
          <w:rFonts w:hint="eastAsia"/>
          <w:color w:val="000000"/>
        </w:rPr>
        <w:t>测试数据集上添加</w:t>
      </w:r>
      <w:ins w:id="137" w:author="xujiawei" w:date="2022-09-06T16:16:00Z">
        <w:r w:rsidR="00B16DF5">
          <w:rPr>
            <w:rFonts w:hint="eastAsia"/>
            <w:color w:val="000000"/>
          </w:rPr>
          <w:t>椒盐</w:t>
        </w:r>
      </w:ins>
      <w:r w:rsidR="008C0958" w:rsidRPr="008C0958">
        <w:rPr>
          <w:rFonts w:hint="eastAsia"/>
          <w:color w:val="000000"/>
        </w:rPr>
        <w:t>噪声</w:t>
      </w:r>
      <w:ins w:id="138" w:author="xujiawei" w:date="2022-09-06T16:26:00Z">
        <w:r w:rsidR="00E60934">
          <w:rPr>
            <w:rFonts w:hint="eastAsia"/>
            <w:color w:val="000000"/>
          </w:rPr>
          <w:t>和模糊处理</w:t>
        </w:r>
      </w:ins>
      <w:r w:rsidR="008C0958" w:rsidRPr="008C0958">
        <w:rPr>
          <w:rFonts w:hint="eastAsia"/>
          <w:color w:val="000000"/>
        </w:rPr>
        <w:t>，</w:t>
      </w:r>
      <w:ins w:id="139" w:author="xujiawei" w:date="2022-09-06T16:15:00Z">
        <w:r w:rsidR="005F2CB8">
          <w:rPr>
            <w:rFonts w:hint="eastAsia"/>
            <w:color w:val="000000"/>
          </w:rPr>
          <w:t>本文的</w:t>
        </w:r>
      </w:ins>
      <w:del w:id="140" w:author="xujiawei" w:date="2022-09-05T09:43:00Z">
        <w:r w:rsidR="008C0958" w:rsidRPr="008C0958" w:rsidDel="009C45A8">
          <w:rPr>
            <w:rFonts w:hint="eastAsia"/>
            <w:color w:val="000000"/>
          </w:rPr>
          <w:delText>均值模糊</w:delText>
        </w:r>
        <w:r w:rsidR="00CF20D4" w:rsidDel="009C45A8">
          <w:rPr>
            <w:rFonts w:hint="eastAsia"/>
            <w:color w:val="000000"/>
          </w:rPr>
          <w:delText>和</w:delText>
        </w:r>
        <w:r w:rsidR="008C0958" w:rsidRPr="008C0958" w:rsidDel="009C45A8">
          <w:rPr>
            <w:rFonts w:hint="eastAsia"/>
            <w:color w:val="000000"/>
          </w:rPr>
          <w:delText>高斯模糊时，</w:delText>
        </w:r>
      </w:del>
      <w:ins w:id="141" w:author="xujiawei" w:date="2022-09-06T16:15:00Z">
        <w:r w:rsidR="005F2CB8">
          <w:rPr>
            <w:rFonts w:hint="eastAsia"/>
            <w:color w:val="000000"/>
          </w:rPr>
          <w:t>E</w:t>
        </w:r>
        <w:r w:rsidR="005F2CB8">
          <w:rPr>
            <w:color w:val="000000"/>
          </w:rPr>
          <w:t>PE_MMSA-</w:t>
        </w:r>
        <w:proofErr w:type="spellStart"/>
        <w:r w:rsidR="005F2CB8">
          <w:rPr>
            <w:color w:val="000000"/>
          </w:rPr>
          <w:t>V</w:t>
        </w:r>
        <w:r w:rsidR="005F2CB8">
          <w:rPr>
            <w:rFonts w:hint="eastAsia"/>
            <w:color w:val="000000"/>
          </w:rPr>
          <w:t>i</w:t>
        </w:r>
        <w:r w:rsidR="005F2CB8">
          <w:rPr>
            <w:color w:val="000000"/>
          </w:rPr>
          <w:t>T</w:t>
        </w:r>
        <w:proofErr w:type="spellEnd"/>
        <w:r w:rsidR="005F2CB8">
          <w:rPr>
            <w:rFonts w:hint="eastAsia"/>
            <w:color w:val="000000"/>
          </w:rPr>
          <w:t>模型</w:t>
        </w:r>
      </w:ins>
      <w:ins w:id="142" w:author="xujiawei" w:date="2022-09-06T16:27:00Z">
        <w:r w:rsidR="005B7318">
          <w:rPr>
            <w:rFonts w:hint="eastAsia"/>
            <w:color w:val="000000"/>
          </w:rPr>
          <w:t>分类准确率</w:t>
        </w:r>
        <w:r w:rsidR="008C7B2D">
          <w:rPr>
            <w:rFonts w:hint="eastAsia"/>
            <w:color w:val="000000"/>
          </w:rPr>
          <w:t>分别</w:t>
        </w:r>
      </w:ins>
      <w:ins w:id="143" w:author="xujiawei" w:date="2022-09-07T09:38:00Z">
        <w:r w:rsidR="002D6E40">
          <w:rPr>
            <w:rFonts w:hint="eastAsia"/>
            <w:color w:val="000000"/>
          </w:rPr>
          <w:t>提</w:t>
        </w:r>
      </w:ins>
      <w:ins w:id="144" w:author="xujiawei" w:date="2022-09-06T16:27:00Z">
        <w:r w:rsidR="008C7B2D">
          <w:rPr>
            <w:rFonts w:hint="eastAsia"/>
            <w:color w:val="000000"/>
          </w:rPr>
          <w:t>高</w:t>
        </w:r>
      </w:ins>
      <w:ins w:id="145" w:author="xujiawei" w:date="2022-09-06T16:17:00Z">
        <w:r w:rsidR="00A004E7" w:rsidRPr="00A004E7">
          <w:rPr>
            <w:rFonts w:hint="eastAsia"/>
            <w:color w:val="000000"/>
          </w:rPr>
          <w:t>ResNet50</w:t>
        </w:r>
      </w:ins>
      <w:ins w:id="146" w:author="xujiawei" w:date="2022-09-06T16:28:00Z">
        <w:r w:rsidR="00E016E7">
          <w:rPr>
            <w:color w:val="000000"/>
          </w:rPr>
          <w:t xml:space="preserve"> </w:t>
        </w:r>
      </w:ins>
      <w:ins w:id="147" w:author="xujiawei" w:date="2022-09-07T09:39:00Z">
        <w:r w:rsidR="000B1643">
          <w:rPr>
            <w:rFonts w:hint="eastAsia"/>
            <w:color w:val="000000"/>
          </w:rPr>
          <w:t>约</w:t>
        </w:r>
      </w:ins>
      <w:ins w:id="148" w:author="xujiawei" w:date="2022-09-06T16:17:00Z">
        <w:r w:rsidR="00A004E7" w:rsidRPr="00A004E7">
          <w:rPr>
            <w:rFonts w:hint="eastAsia"/>
            <w:color w:val="000000"/>
          </w:rPr>
          <w:t>6%</w:t>
        </w:r>
      </w:ins>
      <w:ins w:id="149" w:author="xujiawei" w:date="2022-09-06T16:28:00Z">
        <w:r w:rsidR="00E016E7">
          <w:rPr>
            <w:rFonts w:hint="eastAsia"/>
            <w:color w:val="000000"/>
          </w:rPr>
          <w:t>和</w:t>
        </w:r>
        <w:r w:rsidR="00E016E7">
          <w:rPr>
            <w:rFonts w:hint="eastAsia"/>
            <w:color w:val="000000"/>
          </w:rPr>
          <w:t>1</w:t>
        </w:r>
        <w:r w:rsidR="00E016E7">
          <w:rPr>
            <w:color w:val="000000"/>
          </w:rPr>
          <w:t>9%</w:t>
        </w:r>
      </w:ins>
      <w:ins w:id="150" w:author="xujiawei" w:date="2022-09-06T16:17:00Z">
        <w:r w:rsidR="00A004E7" w:rsidRPr="00A004E7">
          <w:rPr>
            <w:rFonts w:hint="eastAsia"/>
            <w:color w:val="000000"/>
          </w:rPr>
          <w:t>，</w:t>
        </w:r>
      </w:ins>
      <w:ins w:id="151" w:author="xujiawei" w:date="2022-09-06T16:27:00Z">
        <w:r w:rsidR="008C7B2D">
          <w:rPr>
            <w:rFonts w:hint="eastAsia"/>
            <w:color w:val="000000"/>
          </w:rPr>
          <w:t>分别</w:t>
        </w:r>
      </w:ins>
      <w:ins w:id="152" w:author="xujiawei" w:date="2022-09-07T09:38:00Z">
        <w:r w:rsidR="002D6E40">
          <w:rPr>
            <w:rFonts w:hint="eastAsia"/>
            <w:color w:val="000000"/>
          </w:rPr>
          <w:t>提高</w:t>
        </w:r>
      </w:ins>
      <w:proofErr w:type="spellStart"/>
      <w:ins w:id="153" w:author="xujiawei" w:date="2022-09-06T16:19:00Z">
        <w:r w:rsidR="00A004E7" w:rsidRPr="00A004E7">
          <w:rPr>
            <w:rFonts w:hint="eastAsia"/>
            <w:color w:val="000000"/>
          </w:rPr>
          <w:t>DenseNet</w:t>
        </w:r>
      </w:ins>
      <w:proofErr w:type="spellEnd"/>
      <w:ins w:id="154" w:author="xujiawei" w:date="2022-09-07T09:39:00Z">
        <w:r w:rsidR="000B1643">
          <w:rPr>
            <w:rFonts w:hint="eastAsia"/>
            <w:color w:val="000000"/>
          </w:rPr>
          <w:t>约</w:t>
        </w:r>
      </w:ins>
      <w:ins w:id="155" w:author="xujiawei" w:date="2022-09-06T16:19:00Z">
        <w:r w:rsidR="00A004E7" w:rsidRPr="00A004E7">
          <w:rPr>
            <w:rFonts w:hint="eastAsia"/>
            <w:color w:val="000000"/>
          </w:rPr>
          <w:t>10%</w:t>
        </w:r>
      </w:ins>
      <w:ins w:id="156" w:author="xujiawei" w:date="2022-09-06T16:29:00Z">
        <w:r w:rsidR="001F0A9D">
          <w:rPr>
            <w:rFonts w:hint="eastAsia"/>
            <w:color w:val="000000"/>
          </w:rPr>
          <w:t>和</w:t>
        </w:r>
        <w:r w:rsidR="001F0A9D">
          <w:rPr>
            <w:rFonts w:hint="eastAsia"/>
            <w:color w:val="000000"/>
          </w:rPr>
          <w:t>3</w:t>
        </w:r>
        <w:r w:rsidR="001F0A9D">
          <w:rPr>
            <w:color w:val="000000"/>
          </w:rPr>
          <w:t>0</w:t>
        </w:r>
        <w:r w:rsidR="00E93ED6">
          <w:rPr>
            <w:color w:val="000000"/>
          </w:rPr>
          <w:t>%</w:t>
        </w:r>
      </w:ins>
      <w:ins w:id="157" w:author="xujiawei" w:date="2022-09-06T16:19:00Z">
        <w:r w:rsidR="00A004E7" w:rsidRPr="00A004E7">
          <w:rPr>
            <w:rFonts w:hint="eastAsia"/>
            <w:color w:val="000000"/>
          </w:rPr>
          <w:t>，</w:t>
        </w:r>
      </w:ins>
      <w:ins w:id="158" w:author="xujiawei" w:date="2022-09-06T16:27:00Z">
        <w:r w:rsidR="008C7B2D">
          <w:rPr>
            <w:rFonts w:hint="eastAsia"/>
            <w:color w:val="000000"/>
          </w:rPr>
          <w:t>分别</w:t>
        </w:r>
      </w:ins>
      <w:ins w:id="159" w:author="xujiawei" w:date="2022-09-07T09:39:00Z">
        <w:r w:rsidR="002D6E40">
          <w:rPr>
            <w:rFonts w:hint="eastAsia"/>
            <w:color w:val="000000"/>
          </w:rPr>
          <w:t>提高</w:t>
        </w:r>
      </w:ins>
      <w:proofErr w:type="spellStart"/>
      <w:ins w:id="160" w:author="xujiawei" w:date="2022-09-06T16:19:00Z">
        <w:r w:rsidR="00A004E7" w:rsidRPr="00A004E7">
          <w:rPr>
            <w:rFonts w:hint="eastAsia"/>
            <w:color w:val="000000"/>
          </w:rPr>
          <w:t>MobileNet</w:t>
        </w:r>
      </w:ins>
      <w:proofErr w:type="spellEnd"/>
      <w:ins w:id="161" w:author="xujiawei" w:date="2022-09-07T09:39:00Z">
        <w:r w:rsidR="008A41B9">
          <w:rPr>
            <w:rFonts w:hint="eastAsia"/>
            <w:color w:val="000000"/>
          </w:rPr>
          <w:t>约</w:t>
        </w:r>
      </w:ins>
      <w:ins w:id="162" w:author="xujiawei" w:date="2022-09-06T16:19:00Z">
        <w:r w:rsidR="00A004E7" w:rsidRPr="00A004E7">
          <w:rPr>
            <w:rFonts w:hint="eastAsia"/>
            <w:color w:val="000000"/>
          </w:rPr>
          <w:t>30%</w:t>
        </w:r>
      </w:ins>
      <w:ins w:id="163" w:author="xujiawei" w:date="2022-09-06T16:27:00Z">
        <w:r w:rsidR="00FB7E88">
          <w:rPr>
            <w:rFonts w:hint="eastAsia"/>
            <w:color w:val="000000"/>
          </w:rPr>
          <w:t>和</w:t>
        </w:r>
      </w:ins>
      <w:ins w:id="164" w:author="xujiawei" w:date="2022-09-06T16:29:00Z">
        <w:r w:rsidR="00810D4C">
          <w:rPr>
            <w:rFonts w:hint="eastAsia"/>
            <w:color w:val="000000"/>
          </w:rPr>
          <w:t>2</w:t>
        </w:r>
        <w:r w:rsidR="00810D4C">
          <w:rPr>
            <w:color w:val="000000"/>
          </w:rPr>
          <w:t>1%</w:t>
        </w:r>
      </w:ins>
      <w:del w:id="165" w:author="xujiawei" w:date="2022-09-06T16:15:00Z">
        <w:r w:rsidR="008C0958" w:rsidRPr="008C0958" w:rsidDel="005F2CB8">
          <w:rPr>
            <w:rFonts w:hint="eastAsia"/>
            <w:color w:val="000000"/>
          </w:rPr>
          <w:delText>本文的改进的</w:delText>
        </w:r>
        <w:r w:rsidR="008C0958" w:rsidRPr="008C0958" w:rsidDel="005F2CB8">
          <w:rPr>
            <w:rFonts w:hint="eastAsia"/>
            <w:color w:val="000000"/>
          </w:rPr>
          <w:delText>Vi</w:delText>
        </w:r>
        <w:r w:rsidR="008523DD" w:rsidDel="005F2CB8">
          <w:rPr>
            <w:color w:val="000000"/>
          </w:rPr>
          <w:delText>T</w:delText>
        </w:r>
        <w:r w:rsidR="008523DD" w:rsidDel="005F2CB8">
          <w:rPr>
            <w:rFonts w:hint="eastAsia"/>
            <w:color w:val="000000"/>
          </w:rPr>
          <w:delText>的鲁棒性</w:delText>
        </w:r>
        <w:r w:rsidR="008C0958" w:rsidRPr="008C0958" w:rsidDel="005F2CB8">
          <w:rPr>
            <w:rFonts w:hint="eastAsia"/>
            <w:color w:val="000000"/>
          </w:rPr>
          <w:delText>高于传统</w:delText>
        </w:r>
        <w:r w:rsidR="008C0958" w:rsidRPr="008C0958" w:rsidDel="005F2CB8">
          <w:rPr>
            <w:rFonts w:hint="eastAsia"/>
            <w:color w:val="000000"/>
          </w:rPr>
          <w:delText>DCNN</w:delText>
        </w:r>
        <w:r w:rsidR="008C0958" w:rsidRPr="008C0958" w:rsidDel="005F2CB8">
          <w:rPr>
            <w:rFonts w:hint="eastAsia"/>
            <w:color w:val="000000"/>
          </w:rPr>
          <w:delText>网络</w:delText>
        </w:r>
      </w:del>
      <w:r w:rsidR="008C0958" w:rsidRPr="008C0958">
        <w:rPr>
          <w:rFonts w:hint="eastAsia"/>
          <w:color w:val="000000"/>
        </w:rPr>
        <w:t>。</w:t>
      </w:r>
    </w:p>
    <w:p w14:paraId="359C2188" w14:textId="01A29B52" w:rsidR="00386705" w:rsidRPr="009F1D09" w:rsidRDefault="00386705">
      <w:pPr>
        <w:pStyle w:val="af2"/>
        <w:ind w:left="772" w:hanging="772"/>
        <w:rPr>
          <w:color w:val="000000"/>
          <w:sz w:val="21"/>
        </w:rPr>
      </w:pPr>
      <w:r w:rsidRPr="009F1D09">
        <w:rPr>
          <w:rFonts w:eastAsia="黑体" w:hint="eastAsia"/>
          <w:color w:val="000000"/>
        </w:rPr>
        <w:lastRenderedPageBreak/>
        <w:t>关键词</w:t>
      </w:r>
      <w:r w:rsidRPr="009F1D09">
        <w:rPr>
          <w:rFonts w:hint="eastAsia"/>
          <w:b/>
          <w:bCs/>
          <w:color w:val="000000"/>
        </w:rPr>
        <w:t xml:space="preserve"> </w:t>
      </w:r>
      <w:r w:rsidR="00414DE8">
        <w:rPr>
          <w:rFonts w:hint="eastAsia"/>
          <w:color w:val="000000"/>
          <w:sz w:val="21"/>
        </w:rPr>
        <w:t>农作物病害识别</w:t>
      </w:r>
      <w:r w:rsidR="009D2856" w:rsidRPr="009F1D09">
        <w:rPr>
          <w:rFonts w:hint="eastAsia"/>
          <w:color w:val="000000"/>
          <w:sz w:val="21"/>
        </w:rPr>
        <w:t>；</w:t>
      </w:r>
      <w:del w:id="166" w:author="xujiawei" w:date="2022-09-06T15:42:00Z">
        <w:r w:rsidR="00B93916" w:rsidDel="000C7709">
          <w:rPr>
            <w:rFonts w:hint="eastAsia"/>
            <w:color w:val="000000"/>
            <w:sz w:val="21"/>
          </w:rPr>
          <w:delText>计算机视觉；</w:delText>
        </w:r>
      </w:del>
      <w:r w:rsidR="001652D9">
        <w:rPr>
          <w:rFonts w:hint="eastAsia"/>
          <w:color w:val="000000"/>
          <w:sz w:val="21"/>
        </w:rPr>
        <w:t>卷积神经网络</w:t>
      </w:r>
      <w:r w:rsidR="009D2856" w:rsidRPr="009F1D09">
        <w:rPr>
          <w:rFonts w:hint="eastAsia"/>
          <w:color w:val="000000"/>
          <w:sz w:val="21"/>
        </w:rPr>
        <w:t>；</w:t>
      </w:r>
      <w:r w:rsidR="00414DE8">
        <w:rPr>
          <w:rFonts w:hint="eastAsia"/>
          <w:color w:val="000000"/>
          <w:sz w:val="21"/>
        </w:rPr>
        <w:t>视觉</w:t>
      </w:r>
      <w:r w:rsidR="00414DE8">
        <w:rPr>
          <w:rFonts w:hint="eastAsia"/>
          <w:color w:val="000000"/>
          <w:sz w:val="21"/>
        </w:rPr>
        <w:t>Trans</w:t>
      </w:r>
      <w:r w:rsidR="00414DE8">
        <w:rPr>
          <w:color w:val="000000"/>
          <w:sz w:val="21"/>
        </w:rPr>
        <w:t>former</w:t>
      </w:r>
      <w:r w:rsidR="008701E9">
        <w:rPr>
          <w:rFonts w:hint="eastAsia"/>
          <w:color w:val="000000"/>
          <w:sz w:val="21"/>
        </w:rPr>
        <w:t>；</w:t>
      </w:r>
      <w:ins w:id="167" w:author="xujiawei" w:date="2022-09-06T15:42:00Z">
        <w:r w:rsidR="00512835">
          <w:rPr>
            <w:rFonts w:hint="eastAsia"/>
            <w:color w:val="000000"/>
            <w:sz w:val="21"/>
          </w:rPr>
          <w:t>自注意力；局部性归纳偏置；</w:t>
        </w:r>
      </w:ins>
      <w:r w:rsidR="008701E9">
        <w:rPr>
          <w:rFonts w:hint="eastAsia"/>
          <w:color w:val="000000"/>
          <w:sz w:val="21"/>
        </w:rPr>
        <w:t>数据增强</w:t>
      </w:r>
      <w:r w:rsidR="00A47FA6">
        <w:rPr>
          <w:rFonts w:hint="eastAsia"/>
          <w:color w:val="000000"/>
          <w:sz w:val="21"/>
        </w:rPr>
        <w:t>；</w:t>
      </w:r>
    </w:p>
    <w:p w14:paraId="41BF413D" w14:textId="77777777" w:rsidR="001A5F60" w:rsidDel="00C44D2C" w:rsidRDefault="00386705" w:rsidP="001A5F60">
      <w:pPr>
        <w:rPr>
          <w:del w:id="168" w:author="xujiawei" w:date="2022-09-06T16:34:00Z"/>
          <w:sz w:val="18"/>
        </w:rPr>
      </w:pPr>
      <w:r w:rsidRPr="009F1D09">
        <w:rPr>
          <w:rFonts w:eastAsia="黑体" w:hint="eastAsia"/>
          <w:color w:val="000000"/>
        </w:rPr>
        <w:t>中图法分类号</w:t>
      </w:r>
      <w:r w:rsidRPr="009F1D09">
        <w:rPr>
          <w:rFonts w:hint="eastAsia"/>
          <w:color w:val="000000"/>
        </w:rPr>
        <w:t xml:space="preserve"> TP391</w:t>
      </w:r>
      <w:r w:rsidR="001A5F60">
        <w:rPr>
          <w:rFonts w:hint="eastAsia"/>
          <w:color w:val="000000"/>
        </w:rPr>
        <w:t xml:space="preserve"> </w:t>
      </w:r>
      <w:del w:id="169" w:author="xujiawei" w:date="2022-09-06T16:34:00Z">
        <w:r w:rsidR="001A5F60" w:rsidDel="00C44D2C">
          <w:rPr>
            <w:rFonts w:hint="eastAsia"/>
            <w:color w:val="000000"/>
          </w:rPr>
          <w:delText xml:space="preserve"> </w:delText>
        </w:r>
      </w:del>
    </w:p>
    <w:p w14:paraId="61368B0A" w14:textId="77777777" w:rsidR="00386705" w:rsidRPr="009F1D09" w:rsidRDefault="00386705">
      <w:pPr>
        <w:rPr>
          <w:color w:val="000000"/>
        </w:rPr>
        <w:sectPr w:rsidR="00386705" w:rsidRPr="009F1D09" w:rsidSect="00C873A9">
          <w:headerReference w:type="default" r:id="rId8"/>
          <w:headerReference w:type="first" r:id="rId9"/>
          <w:footerReference w:type="first" r:id="rId10"/>
          <w:pgSz w:w="11906" w:h="16838" w:code="9"/>
          <w:pgMar w:top="1021" w:right="964" w:bottom="851" w:left="964" w:header="851" w:footer="992" w:gutter="0"/>
          <w:cols w:space="425"/>
          <w:titlePg/>
          <w:docGrid w:type="linesAndChars" w:linePitch="312"/>
        </w:sectPr>
      </w:pPr>
    </w:p>
    <w:p w14:paraId="0480DC39" w14:textId="77777777" w:rsidR="00DC2BDF" w:rsidRPr="009F1D09" w:rsidDel="00C44D2C" w:rsidRDefault="00DC2BDF" w:rsidP="002D2ADE">
      <w:pPr>
        <w:pStyle w:val="a3"/>
        <w:ind w:firstLineChars="0" w:firstLine="0"/>
        <w:rPr>
          <w:del w:id="190" w:author="xujiawei" w:date="2022-09-06T16:34:00Z"/>
          <w:color w:val="000000"/>
        </w:rPr>
      </w:pPr>
    </w:p>
    <w:p w14:paraId="5E8D2529" w14:textId="77777777" w:rsidR="00DC2BDF" w:rsidRPr="009F1D09" w:rsidRDefault="00DC2BDF">
      <w:pPr>
        <w:pStyle w:val="a3"/>
        <w:ind w:firstLineChars="0" w:firstLine="0"/>
        <w:rPr>
          <w:color w:val="000000"/>
        </w:rPr>
        <w:sectPr w:rsidR="00DC2BDF" w:rsidRPr="009F1D09" w:rsidSect="00DC2BDF">
          <w:headerReference w:type="default" r:id="rId11"/>
          <w:type w:val="continuous"/>
          <w:pgSz w:w="11906" w:h="16838" w:code="9"/>
          <w:pgMar w:top="1021" w:right="964" w:bottom="851" w:left="964" w:header="851" w:footer="992" w:gutter="0"/>
          <w:cols w:space="425"/>
          <w:docGrid w:type="linesAndChars" w:linePitch="312"/>
        </w:sectPr>
        <w:pPrChange w:id="191" w:author="xujiawei" w:date="2022-09-06T16:34:00Z">
          <w:pPr>
            <w:pStyle w:val="a3"/>
            <w:ind w:firstLineChars="200" w:firstLine="420"/>
          </w:pPr>
        </w:pPrChange>
      </w:pPr>
    </w:p>
    <w:p w14:paraId="41DF0C7D" w14:textId="77777777" w:rsidR="008F63DB" w:rsidRDefault="008F63DB">
      <w:pPr>
        <w:pStyle w:val="a3"/>
        <w:ind w:firstLineChars="0" w:firstLine="0"/>
        <w:rPr>
          <w:ins w:id="192" w:author="xujiawei" w:date="2022-08-08T11:21:00Z"/>
          <w:rFonts w:ascii="宋体" w:hAnsi="宋体"/>
          <w:color w:val="000000"/>
        </w:rPr>
        <w:pPrChange w:id="193" w:author="xujiawei" w:date="2022-09-06T16:17:00Z">
          <w:pPr>
            <w:pStyle w:val="a3"/>
            <w:ind w:firstLineChars="200" w:firstLine="420"/>
          </w:pPr>
        </w:pPrChange>
      </w:pPr>
      <w:bookmarkStart w:id="194" w:name="OLE_LINK16"/>
      <w:bookmarkStart w:id="195" w:name="OLE_LINK17"/>
    </w:p>
    <w:p w14:paraId="24EEE26A" w14:textId="1FED7163" w:rsidR="00825637" w:rsidRPr="00946728" w:rsidDel="00B166C5" w:rsidRDefault="00825637">
      <w:pPr>
        <w:pStyle w:val="a3"/>
        <w:ind w:firstLineChars="200" w:firstLine="420"/>
        <w:rPr>
          <w:del w:id="196" w:author="xujiawei" w:date="2022-08-29T09:23:00Z"/>
          <w:color w:val="000000"/>
        </w:rPr>
        <w:pPrChange w:id="197" w:author="xujiawei" w:date="2022-08-29T09:23:00Z">
          <w:pPr>
            <w:pStyle w:val="a3"/>
            <w:ind w:firstLineChars="0" w:firstLine="0"/>
          </w:pPr>
        </w:pPrChange>
      </w:pPr>
      <w:ins w:id="198" w:author="许佳炜" w:date="2022-08-06T14:40:00Z">
        <w:r w:rsidRPr="00946728">
          <w:rPr>
            <w:rFonts w:ascii="宋体" w:hAnsi="宋体" w:hint="eastAsia"/>
            <w:color w:val="000000"/>
            <w:rPrChange w:id="199" w:author="xujiawei" w:date="2022-08-07T16:54:00Z">
              <w:rPr>
                <w:rFonts w:hint="eastAsia"/>
                <w:color w:val="000000"/>
              </w:rPr>
            </w:rPrChange>
          </w:rPr>
          <w:t>在农业</w:t>
        </w:r>
      </w:ins>
      <w:ins w:id="200" w:author="许佳炜" w:date="2022-08-06T14:39:00Z">
        <w:r w:rsidRPr="00946728">
          <w:rPr>
            <w:rFonts w:ascii="宋体" w:hAnsi="宋体" w:hint="eastAsia"/>
            <w:color w:val="000000"/>
            <w:rPrChange w:id="201" w:author="xujiawei" w:date="2022-08-07T16:54:00Z">
              <w:rPr>
                <w:rFonts w:hint="eastAsia"/>
                <w:bCs/>
                <w:sz w:val="24"/>
              </w:rPr>
            </w:rPrChange>
          </w:rPr>
          <w:t>生产中，病虫害是造成作物减产、</w:t>
        </w:r>
        <w:proofErr w:type="gramStart"/>
        <w:r w:rsidRPr="00946728">
          <w:rPr>
            <w:rFonts w:ascii="宋体" w:hAnsi="宋体" w:hint="eastAsia"/>
            <w:color w:val="000000"/>
            <w:rPrChange w:id="202" w:author="xujiawei" w:date="2022-08-07T16:54:00Z">
              <w:rPr>
                <w:rFonts w:hint="eastAsia"/>
                <w:bCs/>
                <w:sz w:val="24"/>
              </w:rPr>
            </w:rPrChange>
          </w:rPr>
          <w:t>欠收</w:t>
        </w:r>
        <w:proofErr w:type="gramEnd"/>
        <w:r w:rsidRPr="00946728">
          <w:rPr>
            <w:rFonts w:ascii="宋体" w:hAnsi="宋体" w:hint="eastAsia"/>
            <w:color w:val="000000"/>
            <w:rPrChange w:id="203" w:author="xujiawei" w:date="2022-08-07T16:54:00Z">
              <w:rPr>
                <w:rFonts w:hint="eastAsia"/>
                <w:bCs/>
                <w:sz w:val="24"/>
              </w:rPr>
            </w:rPrChange>
          </w:rPr>
          <w:t>的重要原因。我国是世界上农作物病虫害发生最严重的国家之一，</w:t>
        </w:r>
      </w:ins>
      <w:ins w:id="204" w:author="xujiawei" w:date="2022-08-07T13:30:00Z">
        <w:r w:rsidR="00791FF7" w:rsidRPr="00946728">
          <w:rPr>
            <w:rFonts w:ascii="宋体" w:hAnsi="宋体" w:hint="eastAsia"/>
            <w:color w:val="000000"/>
            <w:rPrChange w:id="205" w:author="xujiawei" w:date="2022-08-07T16:54:00Z">
              <w:rPr>
                <w:rFonts w:hint="eastAsia"/>
                <w:color w:val="000000"/>
              </w:rPr>
            </w:rPrChange>
          </w:rPr>
          <w:t>危害农作物的害虫</w:t>
        </w:r>
        <w:r w:rsidR="00791FF7" w:rsidRPr="00946728">
          <w:rPr>
            <w:rFonts w:ascii="宋体" w:hAnsi="宋体"/>
            <w:color w:val="000000"/>
            <w:rPrChange w:id="206" w:author="xujiawei" w:date="2022-08-07T16:54:00Z">
              <w:rPr>
                <w:color w:val="000000"/>
              </w:rPr>
            </w:rPrChange>
          </w:rPr>
          <w:t>830</w:t>
        </w:r>
        <w:r w:rsidR="00791FF7" w:rsidRPr="00946728">
          <w:rPr>
            <w:rFonts w:ascii="宋体" w:hAnsi="宋体" w:hint="eastAsia"/>
            <w:color w:val="000000"/>
            <w:rPrChange w:id="207" w:author="xujiawei" w:date="2022-08-07T16:54:00Z">
              <w:rPr>
                <w:rFonts w:hint="eastAsia"/>
                <w:color w:val="000000"/>
              </w:rPr>
            </w:rPrChange>
          </w:rPr>
          <w:t>多种、病害</w:t>
        </w:r>
        <w:r w:rsidR="00791FF7" w:rsidRPr="00946728">
          <w:rPr>
            <w:rFonts w:ascii="宋体" w:hAnsi="宋体"/>
            <w:color w:val="000000"/>
            <w:rPrChange w:id="208" w:author="xujiawei" w:date="2022-08-07T16:54:00Z">
              <w:rPr>
                <w:color w:val="000000"/>
              </w:rPr>
            </w:rPrChange>
          </w:rPr>
          <w:t>720</w:t>
        </w:r>
        <w:r w:rsidR="00791FF7" w:rsidRPr="00946728">
          <w:rPr>
            <w:rFonts w:ascii="宋体" w:hAnsi="宋体" w:hint="eastAsia"/>
            <w:color w:val="000000"/>
            <w:rPrChange w:id="209" w:author="xujiawei" w:date="2022-08-07T16:54:00Z">
              <w:rPr>
                <w:rFonts w:hint="eastAsia"/>
                <w:color w:val="000000"/>
              </w:rPr>
            </w:rPrChange>
          </w:rPr>
          <w:t>多种</w:t>
        </w:r>
      </w:ins>
      <w:ins w:id="210" w:author="xujiawei" w:date="2022-08-07T13:36:00Z">
        <w:r w:rsidR="000C7961" w:rsidRPr="00946728">
          <w:rPr>
            <w:rFonts w:ascii="宋体" w:hAnsi="宋体" w:hint="eastAsia"/>
            <w:color w:val="000000"/>
            <w:rPrChange w:id="211" w:author="xujiawei" w:date="2022-08-07T16:54:00Z">
              <w:rPr>
                <w:rFonts w:hint="eastAsia"/>
                <w:color w:val="000000"/>
              </w:rPr>
            </w:rPrChange>
          </w:rPr>
          <w:t>，农作物受各种病虫杂草为害而造成产量损失每年</w:t>
        </w:r>
        <w:r w:rsidR="000C7961" w:rsidRPr="00946728">
          <w:rPr>
            <w:rFonts w:ascii="宋体" w:hAnsi="宋体"/>
            <w:color w:val="000000"/>
            <w:rPrChange w:id="212" w:author="xujiawei" w:date="2022-08-07T16:54:00Z">
              <w:rPr>
                <w:color w:val="000000"/>
              </w:rPr>
            </w:rPrChange>
          </w:rPr>
          <w:t>30%</w:t>
        </w:r>
        <w:r w:rsidR="000C7961" w:rsidRPr="00946728">
          <w:rPr>
            <w:rFonts w:ascii="宋体" w:hAnsi="宋体" w:hint="eastAsia"/>
            <w:color w:val="000000"/>
            <w:rPrChange w:id="213" w:author="xujiawei" w:date="2022-08-07T16:54:00Z">
              <w:rPr>
                <w:rFonts w:hint="eastAsia"/>
                <w:color w:val="000000"/>
              </w:rPr>
            </w:rPrChange>
          </w:rPr>
          <w:t>以上，经大力防治后每年</w:t>
        </w:r>
        <w:proofErr w:type="gramStart"/>
        <w:r w:rsidR="000C7961" w:rsidRPr="00946728">
          <w:rPr>
            <w:rFonts w:ascii="宋体" w:hAnsi="宋体" w:hint="eastAsia"/>
            <w:color w:val="000000"/>
            <w:rPrChange w:id="214" w:author="xujiawei" w:date="2022-08-07T16:54:00Z">
              <w:rPr>
                <w:rFonts w:hint="eastAsia"/>
                <w:color w:val="000000"/>
              </w:rPr>
            </w:rPrChange>
          </w:rPr>
          <w:t>仍损失</w:t>
        </w:r>
        <w:proofErr w:type="gramEnd"/>
        <w:r w:rsidR="000C7961" w:rsidRPr="00946728">
          <w:rPr>
            <w:rFonts w:ascii="宋体" w:hAnsi="宋体" w:hint="eastAsia"/>
            <w:color w:val="000000"/>
            <w:rPrChange w:id="215" w:author="xujiawei" w:date="2022-08-07T16:54:00Z">
              <w:rPr>
                <w:rFonts w:hint="eastAsia"/>
                <w:color w:val="000000"/>
              </w:rPr>
            </w:rPrChange>
          </w:rPr>
          <w:t>粮食</w:t>
        </w:r>
        <w:r w:rsidR="000C7961" w:rsidRPr="00946728">
          <w:rPr>
            <w:rFonts w:ascii="宋体" w:hAnsi="宋体"/>
            <w:color w:val="000000"/>
            <w:rPrChange w:id="216" w:author="xujiawei" w:date="2022-08-07T16:54:00Z">
              <w:rPr>
                <w:color w:val="000000"/>
              </w:rPr>
            </w:rPrChange>
          </w:rPr>
          <w:t>1600</w:t>
        </w:r>
        <w:r w:rsidR="000C7961" w:rsidRPr="00946728">
          <w:rPr>
            <w:rFonts w:ascii="宋体" w:hAnsi="宋体" w:hint="eastAsia"/>
            <w:color w:val="000000"/>
            <w:rPrChange w:id="217" w:author="xujiawei" w:date="2022-08-07T16:54:00Z">
              <w:rPr>
                <w:rFonts w:hint="eastAsia"/>
                <w:color w:val="000000"/>
              </w:rPr>
            </w:rPrChange>
          </w:rPr>
          <w:t>万</w:t>
        </w:r>
        <w:r w:rsidR="006F2CDC" w:rsidRPr="00946728">
          <w:rPr>
            <w:rFonts w:ascii="宋体" w:hAnsi="宋体" w:hint="eastAsia"/>
            <w:color w:val="000000"/>
            <w:rPrChange w:id="218" w:author="xujiawei" w:date="2022-08-07T16:54:00Z">
              <w:rPr>
                <w:rFonts w:hint="eastAsia"/>
                <w:color w:val="000000"/>
              </w:rPr>
            </w:rPrChange>
          </w:rPr>
          <w:t>吨</w:t>
        </w:r>
      </w:ins>
      <w:ins w:id="219" w:author="xujiawei" w:date="2022-08-07T16:54:00Z">
        <w:r w:rsidR="005E56B6" w:rsidRPr="00946728">
          <w:rPr>
            <w:rFonts w:ascii="宋体" w:hAnsi="宋体"/>
            <w:color w:val="000000"/>
            <w:rPrChange w:id="220" w:author="xujiawei" w:date="2022-08-07T16:54:00Z">
              <w:rPr>
                <w:color w:val="000000"/>
              </w:rPr>
            </w:rPrChange>
          </w:rPr>
          <w:t>.</w:t>
        </w:r>
      </w:ins>
      <w:ins w:id="221" w:author="xujiawei" w:date="2022-08-07T16:55:00Z">
        <w:r w:rsidR="00165F30">
          <w:rPr>
            <w:rFonts w:ascii="宋体" w:hAnsi="宋体" w:hint="eastAsia"/>
            <w:color w:val="000000"/>
          </w:rPr>
          <w:t>病害初期能够及时</w:t>
        </w:r>
      </w:ins>
      <w:ins w:id="222" w:author="xujiawei" w:date="2022-08-07T16:56:00Z">
        <w:r w:rsidR="00165F30">
          <w:rPr>
            <w:rFonts w:ascii="宋体" w:hAnsi="宋体" w:hint="eastAsia"/>
            <w:color w:val="000000"/>
          </w:rPr>
          <w:t>正确</w:t>
        </w:r>
      </w:ins>
      <w:ins w:id="223" w:author="xujiawei" w:date="2022-08-07T16:55:00Z">
        <w:r w:rsidR="00165F30">
          <w:rPr>
            <w:rFonts w:ascii="宋体" w:hAnsi="宋体" w:hint="eastAsia"/>
            <w:color w:val="000000"/>
          </w:rPr>
          <w:t>的分析病害类别，</w:t>
        </w:r>
      </w:ins>
      <w:proofErr w:type="gramStart"/>
      <w:ins w:id="224" w:author="xujiawei" w:date="2022-08-07T16:56:00Z">
        <w:r w:rsidR="00165F30">
          <w:rPr>
            <w:rFonts w:ascii="宋体" w:hAnsi="宋体" w:hint="eastAsia"/>
            <w:color w:val="000000"/>
          </w:rPr>
          <w:t>作出</w:t>
        </w:r>
        <w:proofErr w:type="gramEnd"/>
        <w:r w:rsidR="00165F30">
          <w:rPr>
            <w:rFonts w:ascii="宋体" w:hAnsi="宋体" w:hint="eastAsia"/>
            <w:color w:val="000000"/>
          </w:rPr>
          <w:t>快速准确的</w:t>
        </w:r>
      </w:ins>
      <w:ins w:id="225" w:author="xujiawei" w:date="2022-08-07T16:57:00Z">
        <w:r w:rsidR="00165F30">
          <w:rPr>
            <w:rFonts w:ascii="宋体" w:hAnsi="宋体" w:hint="eastAsia"/>
            <w:color w:val="000000"/>
          </w:rPr>
          <w:t>反应，对病害的</w:t>
        </w:r>
      </w:ins>
      <w:ins w:id="226" w:author="xujiawei" w:date="2022-08-07T16:56:00Z">
        <w:r w:rsidR="00165F30">
          <w:rPr>
            <w:rFonts w:ascii="宋体" w:hAnsi="宋体" w:hint="eastAsia"/>
            <w:color w:val="000000"/>
          </w:rPr>
          <w:t>防治</w:t>
        </w:r>
      </w:ins>
      <w:ins w:id="227" w:author="xujiawei" w:date="2022-08-07T16:57:00Z">
        <w:r w:rsidR="00165F30">
          <w:rPr>
            <w:rFonts w:ascii="宋体" w:hAnsi="宋体" w:hint="eastAsia"/>
            <w:color w:val="000000"/>
          </w:rPr>
          <w:t>具有重要意义</w:t>
        </w:r>
      </w:ins>
      <w:ins w:id="228" w:author="xujiawei" w:date="2022-08-29T09:23:00Z">
        <w:r w:rsidR="00B166C5">
          <w:rPr>
            <w:rFonts w:ascii="宋体" w:hAnsi="宋体" w:hint="eastAsia"/>
            <w:color w:val="000000"/>
          </w:rPr>
          <w:t>。</w:t>
        </w:r>
      </w:ins>
      <w:del w:id="229" w:author="xujiawei" w:date="2022-08-18T23:58:00Z">
        <w:r w:rsidR="0059400D" w:rsidDel="00EB150D">
          <w:rPr>
            <w:rFonts w:ascii="宋体" w:hAnsi="宋体"/>
            <w:color w:val="000000"/>
          </w:rPr>
          <w:fldChar w:fldCharType="begin"/>
        </w:r>
        <w:r w:rsidR="0059400D" w:rsidDel="00EB150D">
          <w:rPr>
            <w:rFonts w:ascii="宋体" w:hAnsi="宋体"/>
            <w:color w:val="000000"/>
          </w:rPr>
          <w:delInstrText xml:space="preserve"> ADDIN EN.CITE &lt;EndNote&gt;&lt;Cite&gt;&lt;Author&gt;Zhang&lt;/Author&gt;&lt;Year&gt;2017&lt;/Year&gt;&lt;RecNum&gt;1&lt;/RecNum&gt;&lt;DisplayText&gt;&lt;style face="superscript"&gt;[1]&lt;/style&gt;&lt;/DisplayText&gt;&lt;record&gt;&lt;rec-number&gt;1&lt;/rec-number&gt;&lt;foreign-keys&gt;&lt;key app="EN" db-id="tdxpsrdro0a2z7e9ta95tfx4erzzav090dft" timestamp="1660837440"&gt;1&lt;/key&gt;&lt;/foreign-keys&gt;&lt;ref-type name="Journal Article"&gt;17&lt;/ref-type&gt;&lt;contributors&gt;&lt;authors&gt;&lt;author&gt;Shanwen Zhang&lt;/author&gt;&lt;author&gt;Xiaowei Wu&lt;/author&gt;&lt;author&gt;Zhuhong You&lt;/author&gt;&lt;author&gt;Liqing Zhang&lt;/author&gt;&lt;/authors&gt;&lt;/contributors&gt;&lt;auth-address&gt;Department of Electronics and Information Engineering, XiJing University, Xi’an 710123, China;;Department of Computer Science, Virginia Tech, Blacksburg, VA 24061, USA;;Department of Statistics, Virginia Tech, Blacksburg, VA 24061, USA&lt;/auth-address&gt;&lt;titles&gt;&lt;title&gt;Leaf image based cucumber disease recognition using sparse representation classification&lt;/title&gt;&lt;secondary-title&gt;Computers and Electronics in Agriculture&lt;/secondary-title&gt;&lt;/titles&gt;&lt;periodical&gt;&lt;full-title&gt;Computers and Electronics in Agriculture&lt;/full-title&gt;&lt;/periodical&gt;&lt;volume&gt;134&lt;/volume&gt;&lt;keywords&gt;&lt;keyword&gt;Cucumber diseased leaf image&lt;/keyword&gt;&lt;keyword&gt;Cucumber disease recognition&lt;/keyword&gt;&lt;keyword&gt;Sparse representation classification (SRC)&lt;/keyword&gt;&lt;keyword&gt;Sparse coefficient&lt;/keyword&gt;&lt;/keywords&gt;&lt;dates&gt;&lt;year&gt;2017&lt;/year&gt;&lt;/dates&gt;&lt;isbn&gt;0168-1699&lt;/isbn&gt;&lt;urls&gt;&lt;/urls&gt;&lt;remote-database-provider&gt;Cnki&lt;/remote-database-provider&gt;&lt;/record&gt;&lt;/Cite&gt;&lt;/EndNote&gt;</w:delInstrText>
        </w:r>
        <w:r w:rsidR="0059400D" w:rsidDel="00EB150D">
          <w:rPr>
            <w:rFonts w:ascii="宋体" w:hAnsi="宋体"/>
            <w:color w:val="000000"/>
          </w:rPr>
          <w:fldChar w:fldCharType="separate"/>
        </w:r>
        <w:r w:rsidR="0059400D" w:rsidRPr="0059400D" w:rsidDel="00EB150D">
          <w:rPr>
            <w:rFonts w:ascii="宋体" w:hAnsi="宋体"/>
            <w:noProof/>
            <w:color w:val="000000"/>
            <w:vertAlign w:val="superscript"/>
          </w:rPr>
          <w:delText>[1]</w:delText>
        </w:r>
        <w:r w:rsidR="0059400D" w:rsidDel="00EB150D">
          <w:rPr>
            <w:rFonts w:ascii="宋体" w:hAnsi="宋体"/>
            <w:color w:val="000000"/>
          </w:rPr>
          <w:fldChar w:fldCharType="end"/>
        </w:r>
      </w:del>
      <w:ins w:id="230" w:author="许佳炜" w:date="2022-08-06T14:39:00Z">
        <w:del w:id="231" w:author="xujiawei" w:date="2022-08-07T13:30:00Z">
          <w:r w:rsidRPr="00946728" w:rsidDel="00791FF7">
            <w:rPr>
              <w:rFonts w:hint="eastAsia"/>
              <w:color w:val="000000"/>
              <w:rPrChange w:id="232" w:author="xujiawei" w:date="2022-08-07T16:54:00Z">
                <w:rPr>
                  <w:rFonts w:hint="eastAsia"/>
                  <w:bCs/>
                  <w:sz w:val="24"/>
                </w:rPr>
              </w:rPrChange>
            </w:rPr>
            <w:delText>每年农作物有害生物年发生面积超过</w:delText>
          </w:r>
          <w:r w:rsidRPr="00946728" w:rsidDel="00791FF7">
            <w:rPr>
              <w:color w:val="000000"/>
              <w:rPrChange w:id="233" w:author="xujiawei" w:date="2022-08-07T16:54:00Z">
                <w:rPr>
                  <w:bCs/>
                  <w:sz w:val="24"/>
                </w:rPr>
              </w:rPrChange>
            </w:rPr>
            <w:delText>4</w:delText>
          </w:r>
          <w:r w:rsidRPr="00946728" w:rsidDel="00791FF7">
            <w:rPr>
              <w:rFonts w:hint="eastAsia"/>
              <w:color w:val="000000"/>
              <w:rPrChange w:id="234" w:author="xujiawei" w:date="2022-08-07T16:54:00Z">
                <w:rPr>
                  <w:rFonts w:hint="eastAsia"/>
                  <w:bCs/>
                  <w:sz w:val="24"/>
                </w:rPr>
              </w:rPrChange>
            </w:rPr>
            <w:delText>亿公顷次</w:delText>
          </w:r>
        </w:del>
        <w:del w:id="235" w:author="xujiawei" w:date="2022-08-07T16:54:00Z">
          <w:r w:rsidRPr="00946728" w:rsidDel="005E56B6">
            <w:rPr>
              <w:rFonts w:hint="eastAsia"/>
              <w:color w:val="000000"/>
              <w:rPrChange w:id="236" w:author="xujiawei" w:date="2022-08-07T16:54:00Z">
                <w:rPr>
                  <w:rFonts w:hint="eastAsia"/>
                  <w:bCs/>
                  <w:sz w:val="24"/>
                </w:rPr>
              </w:rPrChange>
            </w:rPr>
            <w:delText>。</w:delText>
          </w:r>
        </w:del>
      </w:ins>
      <w:ins w:id="237" w:author="许佳炜" w:date="2022-08-06T15:01:00Z">
        <w:del w:id="238" w:author="xujiawei" w:date="2022-08-07T16:51:00Z">
          <w:r w:rsidR="004F5AD1" w:rsidRPr="00946728" w:rsidDel="00620122">
            <w:rPr>
              <w:rFonts w:hint="eastAsia"/>
              <w:color w:val="000000"/>
            </w:rPr>
            <w:delText>因此</w:delText>
          </w:r>
        </w:del>
      </w:ins>
      <w:del w:id="239" w:author="xujiawei" w:date="2022-08-29T09:23:00Z">
        <w:r w:rsidRPr="00946728" w:rsidDel="00B166C5">
          <w:rPr>
            <w:rFonts w:hint="eastAsia"/>
            <w:color w:val="000000"/>
          </w:rPr>
          <w:delText>农作物病害识别是农作物病害防治的基础，也是</w:delText>
        </w:r>
        <w:r w:rsidRPr="00946728" w:rsidDel="00B166C5">
          <w:rPr>
            <w:color w:val="000000"/>
          </w:rPr>
          <w:delText xml:space="preserve"> </w:delText>
        </w:r>
        <w:r w:rsidRPr="00946728" w:rsidDel="00B166C5">
          <w:rPr>
            <w:rFonts w:hint="eastAsia"/>
            <w:color w:val="000000"/>
          </w:rPr>
          <w:delText>农作物产量和品质的重要保障．</w:delText>
        </w:r>
        <w:r w:rsidRPr="00946728" w:rsidDel="00B166C5">
          <w:rPr>
            <w:color w:val="000000"/>
          </w:rPr>
          <w:delText xml:space="preserve"> </w:delText>
        </w:r>
        <w:r w:rsidRPr="00946728" w:rsidDel="00B166C5">
          <w:rPr>
            <w:rFonts w:hint="eastAsia"/>
            <w:color w:val="000000"/>
          </w:rPr>
          <w:delText>传统农业农作物病害</w:delText>
        </w:r>
        <w:r w:rsidRPr="00946728" w:rsidDel="00B166C5">
          <w:rPr>
            <w:color w:val="000000"/>
          </w:rPr>
          <w:delText xml:space="preserve"> </w:delText>
        </w:r>
        <w:r w:rsidRPr="00946728" w:rsidDel="00B166C5">
          <w:rPr>
            <w:rFonts w:hint="eastAsia"/>
            <w:color w:val="000000"/>
          </w:rPr>
          <w:delText>诊断主要依靠人眼判别．</w:delText>
        </w:r>
        <w:r w:rsidRPr="00946728" w:rsidDel="00B166C5">
          <w:rPr>
            <w:color w:val="000000"/>
          </w:rPr>
          <w:delText xml:space="preserve"> </w:delText>
        </w:r>
        <w:r w:rsidRPr="00946728" w:rsidDel="00B166C5">
          <w:rPr>
            <w:rFonts w:hint="eastAsia"/>
            <w:color w:val="000000"/>
          </w:rPr>
          <w:delText>然而由于农民缺乏专业知识，</w:delText>
        </w:r>
        <w:r w:rsidRPr="00946728" w:rsidDel="00B166C5">
          <w:rPr>
            <w:color w:val="000000"/>
          </w:rPr>
          <w:delText xml:space="preserve"> </w:delText>
        </w:r>
        <w:r w:rsidRPr="00946728" w:rsidDel="00B166C5">
          <w:rPr>
            <w:rFonts w:hint="eastAsia"/>
            <w:color w:val="000000"/>
          </w:rPr>
          <w:delText>农业专家又无法全方位、全天候在田间服务，以致错失</w:delText>
        </w:r>
        <w:r w:rsidRPr="00946728" w:rsidDel="00B166C5">
          <w:rPr>
            <w:color w:val="000000"/>
          </w:rPr>
          <w:delText xml:space="preserve"> </w:delText>
        </w:r>
        <w:r w:rsidRPr="00946728" w:rsidDel="00B166C5">
          <w:rPr>
            <w:rFonts w:hint="eastAsia"/>
            <w:color w:val="000000"/>
          </w:rPr>
          <w:delText>最佳防治时机．</w:delText>
        </w:r>
        <w:r w:rsidRPr="00946728" w:rsidDel="00B166C5">
          <w:rPr>
            <w:color w:val="000000"/>
          </w:rPr>
          <w:delText xml:space="preserve"> </w:delText>
        </w:r>
        <w:r w:rsidRPr="00946728" w:rsidDel="00B166C5">
          <w:rPr>
            <w:rFonts w:hint="eastAsia"/>
            <w:color w:val="000000"/>
          </w:rPr>
          <w:delText>近年来，随着图像处理、模式识别、计算机视觉等技术在各个领域的快速发展，利用计算机自动识别和诊断农作物病害为以上问题提供了行之有效的解决方案．</w:delText>
        </w:r>
      </w:del>
    </w:p>
    <w:p w14:paraId="7B70CF86" w14:textId="148A7D16" w:rsidR="00825637" w:rsidDel="00B166C5" w:rsidRDefault="00825637">
      <w:pPr>
        <w:pStyle w:val="a3"/>
        <w:ind w:firstLineChars="200" w:firstLine="420"/>
        <w:rPr>
          <w:del w:id="240" w:author="xujiawei" w:date="2022-08-29T09:23:00Z"/>
          <w:color w:val="000000"/>
        </w:rPr>
        <w:pPrChange w:id="241" w:author="xujiawei" w:date="2022-08-29T09:23:00Z">
          <w:pPr>
            <w:pStyle w:val="a3"/>
            <w:ind w:firstLineChars="0" w:firstLine="0"/>
          </w:pPr>
        </w:pPrChange>
      </w:pPr>
      <w:del w:id="242" w:author="xujiawei" w:date="2022-08-29T09:23:00Z">
        <w:r w:rsidRPr="0060131B" w:rsidDel="00B166C5">
          <w:rPr>
            <w:rFonts w:hint="eastAsia"/>
            <w:color w:val="000000"/>
          </w:rPr>
          <w:delText>农作物在感染病害后叶片上常出现一定形式的病</w:delText>
        </w:r>
        <w:r w:rsidRPr="0060131B" w:rsidDel="00B166C5">
          <w:rPr>
            <w:rFonts w:hint="eastAsia"/>
            <w:color w:val="000000"/>
          </w:rPr>
          <w:delText xml:space="preserve"> </w:delText>
        </w:r>
        <w:r w:rsidRPr="0060131B" w:rsidDel="00B166C5">
          <w:rPr>
            <w:rFonts w:hint="eastAsia"/>
            <w:color w:val="000000"/>
          </w:rPr>
          <w:delText>斑，这些病斑在颜色、纹理、形状等方面呈多样化、复杂</w:delText>
        </w:r>
        <w:r w:rsidRPr="0060131B" w:rsidDel="00B166C5">
          <w:rPr>
            <w:rFonts w:hint="eastAsia"/>
            <w:color w:val="000000"/>
          </w:rPr>
          <w:delText xml:space="preserve"> </w:delText>
        </w:r>
        <w:r w:rsidRPr="0060131B" w:rsidDel="00B166C5">
          <w:rPr>
            <w:rFonts w:hint="eastAsia"/>
            <w:color w:val="000000"/>
          </w:rPr>
          <w:delText>化的特点，如图</w:delText>
        </w:r>
        <w:r w:rsidRPr="0060131B" w:rsidDel="00B166C5">
          <w:rPr>
            <w:rFonts w:hint="eastAsia"/>
            <w:color w:val="000000"/>
          </w:rPr>
          <w:delText xml:space="preserve"> 1 </w:delText>
        </w:r>
        <w:r w:rsidRPr="0060131B" w:rsidDel="00B166C5">
          <w:rPr>
            <w:rFonts w:hint="eastAsia"/>
            <w:color w:val="000000"/>
          </w:rPr>
          <w:delText>所示．因此，在农业领域常通过处理叶</w:delText>
        </w:r>
        <w:r w:rsidRPr="0060131B" w:rsidDel="00B166C5">
          <w:rPr>
            <w:rFonts w:hint="eastAsia"/>
            <w:color w:val="000000"/>
          </w:rPr>
          <w:delText xml:space="preserve"> </w:delText>
        </w:r>
        <w:r w:rsidRPr="0060131B" w:rsidDel="00B166C5">
          <w:rPr>
            <w:rFonts w:hint="eastAsia"/>
            <w:color w:val="000000"/>
          </w:rPr>
          <w:delText>部病害图像来对农作物病害进行自动识别和诊断．</w:delText>
        </w:r>
      </w:del>
    </w:p>
    <w:p w14:paraId="31D651C6" w14:textId="77777777" w:rsidR="004F5AD1" w:rsidRDefault="004F5AD1">
      <w:pPr>
        <w:pStyle w:val="a3"/>
        <w:ind w:firstLineChars="200" w:firstLine="420"/>
        <w:rPr>
          <w:ins w:id="243" w:author="许佳炜" w:date="2022-08-06T15:04:00Z"/>
          <w:color w:val="000000"/>
        </w:rPr>
        <w:pPrChange w:id="244" w:author="xujiawei" w:date="2022-08-29T09:23:00Z">
          <w:pPr>
            <w:pStyle w:val="a3"/>
          </w:pPr>
        </w:pPrChange>
      </w:pPr>
      <w:ins w:id="245" w:author="许佳炜" w:date="2022-08-06T15:01:00Z">
        <w:del w:id="246" w:author="xujiawei" w:date="2022-08-07T16:52:00Z">
          <w:r w:rsidRPr="004F5AD1" w:rsidDel="002400D1">
            <w:rPr>
              <w:rFonts w:hint="eastAsia"/>
              <w:color w:val="000000"/>
            </w:rPr>
            <w:delText>农作物病害自动识别</w:delText>
          </w:r>
          <w:r w:rsidDel="002400D1">
            <w:rPr>
              <w:rFonts w:hint="eastAsia"/>
              <w:color w:val="000000"/>
            </w:rPr>
            <w:delText>，对我国的农业发展至关重要</w:delText>
          </w:r>
        </w:del>
      </w:ins>
      <w:ins w:id="247" w:author="许佳炜" w:date="2022-08-06T15:04:00Z">
        <w:del w:id="248" w:author="xujiawei" w:date="2022-08-07T16:52:00Z">
          <w:r w:rsidR="007A5B62" w:rsidDel="002400D1">
            <w:rPr>
              <w:rFonts w:hint="eastAsia"/>
              <w:color w:val="000000"/>
            </w:rPr>
            <w:delText>.</w:delText>
          </w:r>
        </w:del>
      </w:ins>
    </w:p>
    <w:p w14:paraId="060BE9C8" w14:textId="472EE365" w:rsidR="007A5B62" w:rsidRDefault="007A5B62" w:rsidP="00410A17">
      <w:pPr>
        <w:pStyle w:val="a3"/>
        <w:rPr>
          <w:ins w:id="249" w:author="许佳炜" w:date="2022-08-06T15:08:00Z"/>
          <w:color w:val="000000"/>
        </w:rPr>
      </w:pPr>
      <w:ins w:id="250" w:author="许佳炜" w:date="2022-08-06T15:06:00Z">
        <w:r w:rsidRPr="007A5B62">
          <w:rPr>
            <w:rFonts w:ascii="PingFang SC" w:hAnsi="PingFang SC" w:hint="eastAsia"/>
            <w:color w:val="1D2129"/>
            <w:shd w:val="clear" w:color="auto" w:fill="FFFFFF"/>
          </w:rPr>
          <w:t>感染病害的农作</w:t>
        </w:r>
      </w:ins>
      <w:ins w:id="251" w:author="xujiawei" w:date="2022-08-19T17:58:00Z">
        <w:r w:rsidR="00A65941">
          <w:rPr>
            <w:rFonts w:ascii="PingFang SC" w:hAnsi="PingFang SC" w:hint="eastAsia"/>
            <w:color w:val="1D2129"/>
            <w:shd w:val="clear" w:color="auto" w:fill="FFFFFF"/>
          </w:rPr>
          <w:t>物</w:t>
        </w:r>
      </w:ins>
      <w:ins w:id="252" w:author="许佳炜" w:date="2022-08-06T15:06:00Z">
        <w:del w:id="253" w:author="xujiawei" w:date="2022-08-19T17:58:00Z">
          <w:r w:rsidRPr="007A5B62" w:rsidDel="00A65941">
            <w:rPr>
              <w:rFonts w:ascii="PingFang SC" w:hAnsi="PingFang SC" w:hint="eastAsia"/>
              <w:color w:val="1D2129"/>
              <w:shd w:val="clear" w:color="auto" w:fill="FFFFFF"/>
            </w:rPr>
            <w:delText>物</w:delText>
          </w:r>
          <w:r w:rsidRPr="007A5B62" w:rsidDel="00A65941">
            <w:rPr>
              <w:rFonts w:ascii="PingFang SC" w:hAnsi="PingFang SC" w:hint="eastAsia"/>
              <w:color w:val="1D2129"/>
              <w:shd w:val="clear" w:color="auto" w:fill="FFFFFF"/>
            </w:rPr>
            <w:delText>,</w:delText>
          </w:r>
          <w:r w:rsidRPr="007A5B62" w:rsidDel="00A65941">
            <w:rPr>
              <w:rFonts w:ascii="PingFang SC" w:hAnsi="PingFang SC" w:hint="eastAsia"/>
              <w:color w:val="1D2129"/>
              <w:shd w:val="clear" w:color="auto" w:fill="FFFFFF"/>
            </w:rPr>
            <w:delText>其叶片上通常</w:delText>
          </w:r>
        </w:del>
        <w:r w:rsidRPr="007A5B62">
          <w:rPr>
            <w:rFonts w:ascii="PingFang SC" w:hAnsi="PingFang SC" w:hint="eastAsia"/>
            <w:color w:val="1D2129"/>
            <w:shd w:val="clear" w:color="auto" w:fill="FFFFFF"/>
          </w:rPr>
          <w:t>会出现</w:t>
        </w:r>
      </w:ins>
      <w:ins w:id="254" w:author="xujiawei" w:date="2022-08-19T17:58:00Z">
        <w:r w:rsidR="00A65941">
          <w:rPr>
            <w:rFonts w:ascii="PingFang SC" w:hAnsi="PingFang SC" w:hint="eastAsia"/>
            <w:color w:val="1D2129"/>
            <w:shd w:val="clear" w:color="auto" w:fill="FFFFFF"/>
          </w:rPr>
          <w:t>一系列病症</w:t>
        </w:r>
      </w:ins>
      <w:ins w:id="255" w:author="许佳炜" w:date="2022-08-06T15:06:00Z">
        <w:del w:id="256" w:author="xujiawei" w:date="2022-08-19T17:58:00Z">
          <w:r w:rsidRPr="007A5B62" w:rsidDel="00A65941">
            <w:rPr>
              <w:rFonts w:ascii="PingFang SC" w:hAnsi="PingFang SC" w:hint="eastAsia"/>
              <w:color w:val="1D2129"/>
              <w:shd w:val="clear" w:color="auto" w:fill="FFFFFF"/>
            </w:rPr>
            <w:delText>病斑</w:delText>
          </w:r>
        </w:del>
      </w:ins>
      <w:ins w:id="257" w:author="xujiawei" w:date="2022-08-19T17:58:00Z">
        <w:r w:rsidR="00A65941">
          <w:rPr>
            <w:rFonts w:ascii="PingFang SC" w:hAnsi="PingFang SC" w:hint="eastAsia"/>
            <w:color w:val="1D2129"/>
            <w:shd w:val="clear" w:color="auto" w:fill="FFFFFF"/>
          </w:rPr>
          <w:t>，如</w:t>
        </w:r>
        <w:r w:rsidR="00A65941">
          <w:rPr>
            <w:rFonts w:ascii="PingFang SC" w:hAnsi="PingFang SC"/>
            <w:color w:val="1D2129"/>
            <w:shd w:val="clear" w:color="auto" w:fill="FFFFFF"/>
          </w:rPr>
          <w:t>叶</w:t>
        </w:r>
      </w:ins>
      <w:ins w:id="258" w:author="xujiawei" w:date="2022-08-19T18:04:00Z">
        <w:r w:rsidR="008418DA">
          <w:rPr>
            <w:rFonts w:ascii="PingFang SC" w:hAnsi="PingFang SC" w:hint="eastAsia"/>
            <w:color w:val="1D2129"/>
            <w:shd w:val="clear" w:color="auto" w:fill="FFFFFF"/>
          </w:rPr>
          <w:t>片</w:t>
        </w:r>
      </w:ins>
      <w:ins w:id="259" w:author="xujiawei" w:date="2022-08-19T17:58:00Z">
        <w:r w:rsidR="00A65941">
          <w:rPr>
            <w:rFonts w:ascii="PingFang SC" w:hAnsi="PingFang SC"/>
            <w:color w:val="1D2129"/>
            <w:shd w:val="clear" w:color="auto" w:fill="FFFFFF"/>
          </w:rPr>
          <w:t>上的色斑或条纹</w:t>
        </w:r>
        <w:r w:rsidR="00A65941">
          <w:rPr>
            <w:rFonts w:ascii="PingFang SC" w:hAnsi="PingFang SC" w:hint="eastAsia"/>
            <w:color w:val="1D2129"/>
            <w:shd w:val="clear" w:color="auto" w:fill="FFFFFF"/>
          </w:rPr>
          <w:t>。</w:t>
        </w:r>
      </w:ins>
      <w:ins w:id="260" w:author="许佳炜" w:date="2022-08-06T15:06:00Z">
        <w:del w:id="261" w:author="xujiawei" w:date="2022-08-19T17:58:00Z">
          <w:r w:rsidRPr="007A5B62" w:rsidDel="00A65941">
            <w:rPr>
              <w:rFonts w:ascii="PingFang SC" w:hAnsi="PingFang SC" w:hint="eastAsia"/>
              <w:color w:val="1D2129"/>
              <w:shd w:val="clear" w:color="auto" w:fill="FFFFFF"/>
            </w:rPr>
            <w:delText>。</w:delText>
          </w:r>
        </w:del>
        <w:del w:id="262" w:author="xujiawei" w:date="2022-08-19T17:59:00Z">
          <w:r w:rsidRPr="007A5B62" w:rsidDel="00A65941">
            <w:rPr>
              <w:rFonts w:ascii="PingFang SC" w:hAnsi="PingFang SC" w:hint="eastAsia"/>
              <w:color w:val="1D2129"/>
              <w:shd w:val="clear" w:color="auto" w:fill="FFFFFF"/>
            </w:rPr>
            <w:delText>这些病斑</w:delText>
          </w:r>
        </w:del>
      </w:ins>
      <w:ins w:id="263" w:author="xujiawei" w:date="2022-08-19T13:31:00Z">
        <w:r w:rsidR="00D1622B">
          <w:rPr>
            <w:rFonts w:ascii="PingFang SC" w:hAnsi="PingFang SC" w:hint="eastAsia"/>
            <w:color w:val="1D2129"/>
            <w:shd w:val="clear" w:color="auto" w:fill="FFFFFF"/>
          </w:rPr>
          <w:t>随着</w:t>
        </w:r>
      </w:ins>
      <w:ins w:id="264" w:author="xujiawei" w:date="2022-08-19T13:32:00Z">
        <w:r w:rsidR="00D1622B">
          <w:rPr>
            <w:rFonts w:ascii="PingFang SC" w:hAnsi="PingFang SC" w:hint="eastAsia"/>
            <w:color w:val="1D2129"/>
            <w:shd w:val="clear" w:color="auto" w:fill="FFFFFF"/>
          </w:rPr>
          <w:t>病害的</w:t>
        </w:r>
      </w:ins>
      <w:ins w:id="265" w:author="xujiawei" w:date="2022-08-19T18:00:00Z">
        <w:r w:rsidR="00A65941">
          <w:rPr>
            <w:rFonts w:ascii="PingFang SC" w:hAnsi="PingFang SC" w:hint="eastAsia"/>
            <w:color w:val="1D2129"/>
            <w:shd w:val="clear" w:color="auto" w:fill="FFFFFF"/>
          </w:rPr>
          <w:t>加重</w:t>
        </w:r>
      </w:ins>
      <w:ins w:id="266" w:author="xujiawei" w:date="2022-08-19T13:32:00Z">
        <w:r w:rsidR="00D1622B">
          <w:rPr>
            <w:rFonts w:ascii="PingFang SC" w:hAnsi="PingFang SC" w:hint="eastAsia"/>
            <w:color w:val="1D2129"/>
            <w:shd w:val="clear" w:color="auto" w:fill="FFFFFF"/>
          </w:rPr>
          <w:t>，</w:t>
        </w:r>
      </w:ins>
      <w:ins w:id="267" w:author="许佳炜" w:date="2022-08-06T15:06:00Z">
        <w:del w:id="268" w:author="xujiawei" w:date="2022-08-19T18:00:00Z">
          <w:r w:rsidRPr="007A5B62" w:rsidDel="00A65941">
            <w:rPr>
              <w:rFonts w:ascii="PingFang SC" w:hAnsi="PingFang SC" w:hint="eastAsia"/>
              <w:color w:val="1D2129"/>
              <w:shd w:val="clear" w:color="auto" w:fill="FFFFFF"/>
            </w:rPr>
            <w:delText>影响着</w:delText>
          </w:r>
        </w:del>
        <w:r w:rsidRPr="007A5B62">
          <w:rPr>
            <w:rFonts w:ascii="PingFang SC" w:hAnsi="PingFang SC" w:hint="eastAsia"/>
            <w:color w:val="1D2129"/>
            <w:shd w:val="clear" w:color="auto" w:fill="FFFFFF"/>
          </w:rPr>
          <w:t>叶片的形状，颜色，纹理特征</w:t>
        </w:r>
      </w:ins>
      <w:ins w:id="269" w:author="xujiawei" w:date="2022-08-19T18:00:00Z">
        <w:r w:rsidR="00A65941">
          <w:rPr>
            <w:rFonts w:ascii="PingFang SC" w:hAnsi="PingFang SC" w:hint="eastAsia"/>
            <w:color w:val="1D2129"/>
            <w:shd w:val="clear" w:color="auto" w:fill="FFFFFF"/>
          </w:rPr>
          <w:t>也不断变化</w:t>
        </w:r>
      </w:ins>
      <w:ins w:id="270" w:author="许佳炜" w:date="2022-08-06T15:06:00Z">
        <w:r w:rsidRPr="007A5B62">
          <w:rPr>
            <w:rFonts w:ascii="PingFang SC" w:hAnsi="PingFang SC" w:hint="eastAsia"/>
            <w:color w:val="1D2129"/>
            <w:shd w:val="clear" w:color="auto" w:fill="FFFFFF"/>
          </w:rPr>
          <w:t>，感染病害的作物叶片和健康的作物叶片在视觉上存在一定的差异</w:t>
        </w:r>
      </w:ins>
      <w:ins w:id="271" w:author="xujiawei" w:date="2022-08-19T18:05:00Z">
        <w:r w:rsidR="008418DA">
          <w:rPr>
            <w:rFonts w:ascii="PingFang SC" w:hAnsi="PingFang SC" w:hint="eastAsia"/>
            <w:color w:val="1D2129"/>
            <w:shd w:val="clear" w:color="auto" w:fill="FFFFFF"/>
          </w:rPr>
          <w:t>，</w:t>
        </w:r>
      </w:ins>
      <w:ins w:id="272" w:author="xujiawei" w:date="2022-08-19T18:06:00Z">
        <w:r w:rsidR="008418DA" w:rsidRPr="008418DA">
          <w:rPr>
            <w:rFonts w:ascii="PingFang SC" w:hAnsi="PingFang SC" w:hint="eastAsia"/>
            <w:color w:val="1D2129"/>
            <w:shd w:val="clear" w:color="auto" w:fill="FFFFFF"/>
          </w:rPr>
          <w:t>因此，通过对叶片图像应用机器学习技术，可以自动检测作物病害</w:t>
        </w:r>
      </w:ins>
      <w:ins w:id="273" w:author="xujiawei" w:date="2022-08-19T18:07:00Z">
        <w:r w:rsidR="008418DA">
          <w:rPr>
            <w:rFonts w:ascii="PingFang SC" w:hAnsi="PingFang SC" w:hint="eastAsia"/>
            <w:color w:val="1D2129"/>
            <w:shd w:val="clear" w:color="auto" w:fill="FFFFFF"/>
          </w:rPr>
          <w:t>类别</w:t>
        </w:r>
      </w:ins>
      <w:ins w:id="274" w:author="许佳炜" w:date="2022-08-06T15:06:00Z">
        <w:del w:id="275" w:author="xujiawei" w:date="2022-08-19T18:01:00Z">
          <w:r w:rsidDel="000E5E56">
            <w:rPr>
              <w:rFonts w:ascii="PingFang SC" w:hAnsi="PingFang SC" w:hint="eastAsia"/>
              <w:color w:val="1D2129"/>
              <w:shd w:val="clear" w:color="auto" w:fill="FFFFFF"/>
            </w:rPr>
            <w:delText>，因此</w:delText>
          </w:r>
        </w:del>
      </w:ins>
      <w:ins w:id="276" w:author="许佳炜" w:date="2022-08-06T15:05:00Z">
        <w:del w:id="277" w:author="xujiawei" w:date="2022-08-19T18:01:00Z">
          <w:r w:rsidDel="000E5E56">
            <w:rPr>
              <w:rFonts w:ascii="PingFang SC" w:hAnsi="PingFang SC" w:hint="eastAsia"/>
              <w:color w:val="1D2129"/>
              <w:shd w:val="clear" w:color="auto" w:fill="FFFFFF"/>
            </w:rPr>
            <w:delText>基于</w:delText>
          </w:r>
          <w:r w:rsidDel="000E5E56">
            <w:rPr>
              <w:rFonts w:ascii="PingFang SC" w:hAnsi="PingFang SC"/>
              <w:color w:val="1D2129"/>
              <w:shd w:val="clear" w:color="auto" w:fill="FFFFFF"/>
            </w:rPr>
            <w:delText>图像</w:delText>
          </w:r>
          <w:r w:rsidDel="000E5E56">
            <w:rPr>
              <w:rFonts w:ascii="PingFang SC" w:hAnsi="PingFang SC" w:hint="eastAsia"/>
              <w:color w:val="1D2129"/>
              <w:shd w:val="clear" w:color="auto" w:fill="FFFFFF"/>
            </w:rPr>
            <w:delText>的</w:delText>
          </w:r>
          <w:r w:rsidRPr="004F5AD1" w:rsidDel="000E5E56">
            <w:rPr>
              <w:rFonts w:hint="eastAsia"/>
              <w:color w:val="000000"/>
            </w:rPr>
            <w:delText>农作物病害自动</w:delText>
          </w:r>
        </w:del>
      </w:ins>
      <w:ins w:id="278" w:author="许佳炜" w:date="2022-08-06T15:06:00Z">
        <w:del w:id="279" w:author="xujiawei" w:date="2022-08-19T18:01:00Z">
          <w:r w:rsidDel="000E5E56">
            <w:rPr>
              <w:rFonts w:hint="eastAsia"/>
              <w:color w:val="000000"/>
            </w:rPr>
            <w:delText>技术已经被广泛使用</w:delText>
          </w:r>
        </w:del>
      </w:ins>
      <w:r w:rsidR="0059400D">
        <w:rPr>
          <w:color w:val="000000"/>
        </w:rPr>
        <w:fldChar w:fldCharType="begin"/>
      </w:r>
      <w:r w:rsidR="00972471">
        <w:rPr>
          <w:color w:val="000000"/>
        </w:rPr>
        <w:instrText xml:space="preserve"> ADDIN EN.CITE &lt;EndNote&gt;&lt;Cite&gt;&lt;Author&gt;Zhang&lt;/Author&gt;&lt;Year&gt;2017&lt;/Year&gt;&lt;RecNum&gt;27&lt;/RecNum&gt;&lt;DisplayText&gt;&lt;style face="superscript"&gt;[1]&lt;/style&gt;&lt;/DisplayText&gt;&lt;record&gt;&lt;rec-number&gt;27&lt;/rec-number&gt;&lt;foreign-keys&gt;&lt;key app="EN" db-id="tdxpsrdro0a2z7e9ta95tfx4erzzav090dft" timestamp="1661653924"&gt;27&lt;/key&gt;&lt;/foreign-keys&gt;&lt;ref-type name="Journal Article"&gt;17&lt;/ref-type&gt;&lt;contributors&gt;&lt;authors&gt;&lt;author&gt;Shanwen Zhang&lt;/author&gt;&lt;author&gt;Xiaowei Wu&lt;/author&gt;&lt;author&gt;Zhuhong You&lt;/author&gt;&lt;author&gt;Liqing Zhang&lt;/author&gt;&lt;/authors&gt;&lt;/contributors&gt;&lt;auth-address&gt;Department of Electronics and Information Engineering, XiJing University, Xi’an 710123, China;;Department of Computer Science, Virginia Tech, Blacksburg, VA 24061, USA;;Department of Statistics, Virginia Tech, Blacksburg, VA 24061, USA&lt;/auth-address&gt;&lt;titles&gt;&lt;title&gt;Leaf image based cucumber disease recognition using sparse representation classification&lt;/title&gt;&lt;secondary-title&gt;Computers and Electronics in Agriculture&lt;/secondary-title&gt;&lt;/titles&gt;&lt;periodical&gt;&lt;full-title&gt;Computers and Electronics in Agriculture&lt;/full-title&gt;&lt;/periodical&gt;&lt;volume&gt;134&lt;/volume&gt;&lt;keywords&gt;&lt;keyword&gt;Cucumber diseased leaf image&lt;/keyword&gt;&lt;keyword&gt;Cucumber disease recognition&lt;/keyword&gt;&lt;keyword&gt;Sparse representation classification (SRC)&lt;/keyword&gt;&lt;keyword&gt;Sparse coefficient&lt;/keyword&gt;&lt;/keywords&gt;&lt;dates&gt;&lt;year&gt;2017&lt;/year&gt;&lt;/dates&gt;&lt;isbn&gt;0168-1699&lt;/isbn&gt;&lt;urls&gt;&lt;/urls&gt;&lt;remote-database-provider&gt;Cnki&lt;/remote-database-provider&gt;&lt;/record&gt;&lt;/Cite&gt;&lt;/EndNote&gt;</w:instrText>
      </w:r>
      <w:r w:rsidR="0059400D">
        <w:rPr>
          <w:color w:val="000000"/>
        </w:rPr>
        <w:fldChar w:fldCharType="separate"/>
      </w:r>
      <w:r w:rsidR="0059400D" w:rsidRPr="0059400D">
        <w:rPr>
          <w:noProof/>
          <w:color w:val="000000"/>
          <w:vertAlign w:val="superscript"/>
        </w:rPr>
        <w:t>[1]</w:t>
      </w:r>
      <w:r w:rsidR="0059400D">
        <w:rPr>
          <w:color w:val="000000"/>
        </w:rPr>
        <w:fldChar w:fldCharType="end"/>
      </w:r>
      <w:del w:id="280" w:author="xujiawei" w:date="2022-08-18T23:54:00Z">
        <w:r w:rsidR="0025087D" w:rsidDel="0042045D">
          <w:rPr>
            <w:color w:val="000000"/>
          </w:rPr>
          <w:fldChar w:fldCharType="begin"/>
        </w:r>
        <w:r w:rsidR="0025087D" w:rsidDel="0042045D">
          <w:rPr>
            <w:color w:val="000000"/>
          </w:rPr>
          <w:delInstrText xml:space="preserve"> ADDIN EN.CITE &lt;EndNote&gt;&lt;Cite&gt;&lt;Author&gt;Zhang&lt;/Author&gt;&lt;Year&gt;2017&lt;/Year&gt;&lt;RecNum&gt;1&lt;/RecNum&gt;&lt;record&gt;&lt;rec-number&gt;1&lt;/rec-number&gt;&lt;foreign-keys&gt;&lt;key app="EN" db-id="tdxpsrdro0a2z7e9ta95tfx4erzzav090dft" timestamp="1660837440"&gt;1&lt;/key&gt;&lt;/foreign-keys&gt;&lt;ref-type name="Journal Article"&gt;17&lt;/ref-type&gt;&lt;contributors&gt;&lt;authors&gt;&lt;author&gt;Shanwen Zhang&lt;/author&gt;&lt;author&gt;Xiaowei Wu&lt;/author&gt;&lt;author&gt;Zhuhong You&lt;/author&gt;&lt;author&gt;Liqing Zhang&lt;/author&gt;&lt;/authors&gt;&lt;/contributors&gt;&lt;auth-address&gt;Department of Electronics and Information Engineering, XiJing University, Xi’an 710123, China;;Department of Computer Science, Virginia Tech, Blacksburg, VA 24061, USA;;Department of Statistics, Virginia Tech, Blacksburg, VA 24061, USA&lt;/auth-address&gt;&lt;titles&gt;&lt;title&gt;Leaf image based cucumber disease recognition using sparse representation classification&lt;/title&gt;&lt;secondary-title&gt;Computers and Electronics in Agriculture&lt;/secondary-title&gt;&lt;/titles&gt;&lt;periodical&gt;&lt;full-title&gt;Computers and Electronics in Agriculture&lt;/full-title&gt;&lt;/periodical&gt;&lt;volume&gt;134&lt;/volume&gt;&lt;keywords&gt;&lt;keyword&gt;Cucumber diseased leaf image&lt;/keyword&gt;&lt;keyword&gt;Cucumber disease recognition&lt;/keyword&gt;&lt;keyword&gt;Sparse representation classification (SRC)&lt;/keyword&gt;&lt;keyword&gt;Sparse coefficient&lt;/keyword&gt;&lt;/keywords&gt;&lt;dates&gt;&lt;year&gt;2017&lt;/year&gt;&lt;/dates&gt;&lt;isbn&gt;0168-1699&lt;/isbn&gt;&lt;urls&gt;&lt;/urls&gt;&lt;remote-database-provider&gt;Cnki&lt;/remote-database-provider&gt;&lt;/record&gt;&lt;/Cite&gt;&lt;/EndNote&gt;</w:delInstrText>
        </w:r>
        <w:r w:rsidR="0025087D" w:rsidDel="0042045D">
          <w:rPr>
            <w:color w:val="000000"/>
          </w:rPr>
          <w:fldChar w:fldCharType="separate"/>
        </w:r>
        <w:r w:rsidR="0025087D" w:rsidDel="0042045D">
          <w:rPr>
            <w:rFonts w:hint="eastAsia"/>
            <w:noProof/>
            <w:color w:val="000000"/>
          </w:rPr>
          <w:delText>{Zhang, 2017 #1}</w:delText>
        </w:r>
        <w:r w:rsidR="0025087D" w:rsidDel="0042045D">
          <w:rPr>
            <w:color w:val="000000"/>
          </w:rPr>
          <w:fldChar w:fldCharType="end"/>
        </w:r>
      </w:del>
      <w:ins w:id="281" w:author="xujiawei" w:date="2022-08-19T18:07:00Z">
        <w:r w:rsidR="005A6D95">
          <w:rPr>
            <w:rFonts w:hint="eastAsia"/>
            <w:color w:val="000000"/>
          </w:rPr>
          <w:t>。</w:t>
        </w:r>
      </w:ins>
      <w:ins w:id="282" w:author="许佳炜" w:date="2022-08-06T15:06:00Z">
        <w:del w:id="283" w:author="xujiawei" w:date="2022-08-08T09:29:00Z">
          <w:r w:rsidDel="0053493A">
            <w:rPr>
              <w:rFonts w:hint="eastAsia"/>
              <w:color w:val="000000"/>
            </w:rPr>
            <w:delText>。</w:delText>
          </w:r>
        </w:del>
      </w:ins>
    </w:p>
    <w:p w14:paraId="121450C3" w14:textId="24F50112" w:rsidR="000010F5" w:rsidRPr="004F5AD1" w:rsidDel="00C63EB5" w:rsidRDefault="000010F5" w:rsidP="004636D9">
      <w:pPr>
        <w:pStyle w:val="a3"/>
        <w:rPr>
          <w:ins w:id="284" w:author="许佳炜" w:date="2022-08-06T14:55:00Z"/>
          <w:del w:id="285" w:author="xujiawei" w:date="2022-08-20T01:22:00Z"/>
          <w:color w:val="000000"/>
        </w:rPr>
      </w:pPr>
      <w:ins w:id="286" w:author="许佳炜" w:date="2022-08-06T15:08:00Z">
        <w:r w:rsidRPr="000010F5">
          <w:rPr>
            <w:rFonts w:hint="eastAsia"/>
            <w:color w:val="000000"/>
          </w:rPr>
          <w:t>传统</w:t>
        </w:r>
        <w:r w:rsidR="00CB7575">
          <w:rPr>
            <w:rFonts w:ascii="PingFang SC" w:hAnsi="PingFang SC" w:hint="eastAsia"/>
            <w:color w:val="1D2129"/>
            <w:shd w:val="clear" w:color="auto" w:fill="FFFFFF"/>
          </w:rPr>
          <w:t>基于</w:t>
        </w:r>
        <w:r w:rsidR="00CB7575">
          <w:rPr>
            <w:rFonts w:ascii="PingFang SC" w:hAnsi="PingFang SC"/>
            <w:color w:val="1D2129"/>
            <w:shd w:val="clear" w:color="auto" w:fill="FFFFFF"/>
          </w:rPr>
          <w:t>图像</w:t>
        </w:r>
        <w:r w:rsidR="00CB7575">
          <w:rPr>
            <w:rFonts w:ascii="PingFang SC" w:hAnsi="PingFang SC" w:hint="eastAsia"/>
            <w:color w:val="1D2129"/>
            <w:shd w:val="clear" w:color="auto" w:fill="FFFFFF"/>
          </w:rPr>
          <w:t>的</w:t>
        </w:r>
        <w:r w:rsidRPr="000010F5">
          <w:rPr>
            <w:rFonts w:hint="eastAsia"/>
            <w:color w:val="000000"/>
          </w:rPr>
          <w:t>农作物病害识别算法先手工提取叶片特征，</w:t>
        </w:r>
      </w:ins>
      <w:ins w:id="287" w:author="xujiawei" w:date="2022-08-19T22:15:00Z">
        <w:r w:rsidR="007366B5">
          <w:rPr>
            <w:rFonts w:hint="eastAsia"/>
            <w:color w:val="000000"/>
          </w:rPr>
          <w:t>然后使用这些特征训练</w:t>
        </w:r>
      </w:ins>
      <w:ins w:id="288" w:author="许佳炜" w:date="2022-08-06T15:08:00Z">
        <w:del w:id="289" w:author="xujiawei" w:date="2022-08-19T22:15:00Z">
          <w:r w:rsidRPr="000010F5" w:rsidDel="007366B5">
            <w:rPr>
              <w:rFonts w:hint="eastAsia"/>
              <w:color w:val="000000"/>
            </w:rPr>
            <w:delText>根据特征的性质，采用一些</w:delText>
          </w:r>
        </w:del>
        <w:r w:rsidRPr="000010F5">
          <w:rPr>
            <w:rFonts w:hint="eastAsia"/>
            <w:color w:val="000000"/>
          </w:rPr>
          <w:t>浅层</w:t>
        </w:r>
        <w:del w:id="290" w:author="xujiawei" w:date="2022-08-19T22:16:00Z">
          <w:r w:rsidRPr="000010F5" w:rsidDel="007366B5">
            <w:rPr>
              <w:rFonts w:hint="eastAsia"/>
              <w:color w:val="000000"/>
            </w:rPr>
            <w:delText>的</w:delText>
          </w:r>
        </w:del>
        <w:r w:rsidRPr="000010F5">
          <w:rPr>
            <w:rFonts w:hint="eastAsia"/>
            <w:color w:val="000000"/>
          </w:rPr>
          <w:t>分类器</w:t>
        </w:r>
      </w:ins>
      <w:ins w:id="291" w:author="xujiawei" w:date="2022-08-19T22:16:00Z">
        <w:r w:rsidR="007366B5">
          <w:rPr>
            <w:rFonts w:hint="eastAsia"/>
            <w:color w:val="000000"/>
          </w:rPr>
          <w:t>算法</w:t>
        </w:r>
      </w:ins>
      <w:ins w:id="292" w:author="许佳炜" w:date="2022-08-06T15:08:00Z">
        <w:del w:id="293" w:author="xujiawei" w:date="2022-08-19T22:16:00Z">
          <w:r w:rsidRPr="000010F5" w:rsidDel="007366B5">
            <w:rPr>
              <w:rFonts w:hint="eastAsia"/>
              <w:color w:val="000000"/>
            </w:rPr>
            <w:delText>来识别病害种类</w:delText>
          </w:r>
        </w:del>
      </w:ins>
      <w:ins w:id="294" w:author="xujiawei" w:date="2022-08-19T22:16:00Z">
        <w:r w:rsidR="007366B5">
          <w:rPr>
            <w:color w:val="000000"/>
          </w:rPr>
          <w:t>,</w:t>
        </w:r>
      </w:ins>
      <w:ins w:id="295" w:author="许佳炜" w:date="2022-08-06T15:08:00Z">
        <w:del w:id="296" w:author="xujiawei" w:date="2022-08-19T22:16:00Z">
          <w:r w:rsidRPr="000010F5" w:rsidDel="007366B5">
            <w:rPr>
              <w:rFonts w:hint="eastAsia"/>
              <w:color w:val="000000"/>
            </w:rPr>
            <w:delText>,</w:delText>
          </w:r>
          <w:r w:rsidRPr="000010F5" w:rsidDel="007366B5">
            <w:rPr>
              <w:rFonts w:hint="eastAsia"/>
              <w:color w:val="000000"/>
            </w:rPr>
            <w:delText>例</w:delText>
          </w:r>
        </w:del>
        <w:r w:rsidRPr="000010F5">
          <w:rPr>
            <w:rFonts w:hint="eastAsia"/>
            <w:color w:val="000000"/>
          </w:rPr>
          <w:t>如</w:t>
        </w:r>
        <w:del w:id="297" w:author="xujiawei" w:date="2022-08-07T13:26:00Z">
          <w:r w:rsidRPr="000010F5" w:rsidDel="00AC65E5">
            <w:rPr>
              <w:rFonts w:hint="eastAsia"/>
              <w:color w:val="000000"/>
            </w:rPr>
            <w:delText>KNN(K-Nearest-Neighbor)</w:delText>
          </w:r>
          <w:r w:rsidRPr="000010F5" w:rsidDel="00AC65E5">
            <w:rPr>
              <w:rFonts w:hint="eastAsia"/>
              <w:color w:val="000000"/>
            </w:rPr>
            <w:delText>，</w:delText>
          </w:r>
        </w:del>
      </w:ins>
      <w:ins w:id="298" w:author="xujiawei" w:date="2022-08-08T10:27:00Z">
        <w:r w:rsidR="00D122D2">
          <w:rPr>
            <w:rFonts w:hint="eastAsia"/>
            <w:color w:val="000000"/>
          </w:rPr>
          <w:t>支持</w:t>
        </w:r>
        <w:proofErr w:type="gramStart"/>
        <w:r w:rsidR="00D122D2">
          <w:rPr>
            <w:rFonts w:hint="eastAsia"/>
            <w:color w:val="000000"/>
          </w:rPr>
          <w:t>向量机</w:t>
        </w:r>
      </w:ins>
      <w:proofErr w:type="gramEnd"/>
      <w:ins w:id="299" w:author="许佳炜" w:date="2022-08-06T15:08:00Z">
        <w:del w:id="300" w:author="xujiawei" w:date="2022-08-08T10:27:00Z">
          <w:r w:rsidRPr="000010F5" w:rsidDel="00D122D2">
            <w:rPr>
              <w:rFonts w:hint="eastAsia"/>
              <w:color w:val="000000"/>
            </w:rPr>
            <w:delText>SVM</w:delText>
          </w:r>
        </w:del>
        <w:r w:rsidRPr="000010F5">
          <w:rPr>
            <w:rFonts w:hint="eastAsia"/>
            <w:color w:val="000000"/>
          </w:rPr>
          <w:t>(Support Vector Machines</w:t>
        </w:r>
      </w:ins>
      <w:ins w:id="301" w:author="xujiawei" w:date="2022-08-08T10:27:00Z">
        <w:r w:rsidR="00D122D2">
          <w:rPr>
            <w:rFonts w:hint="eastAsia"/>
            <w:color w:val="000000"/>
          </w:rPr>
          <w:t>，</w:t>
        </w:r>
        <w:r w:rsidR="00D122D2" w:rsidRPr="000010F5">
          <w:rPr>
            <w:rFonts w:hint="eastAsia"/>
            <w:color w:val="000000"/>
          </w:rPr>
          <w:t>SVM</w:t>
        </w:r>
      </w:ins>
      <w:ins w:id="302" w:author="许佳炜" w:date="2022-08-06T15:08:00Z">
        <w:r w:rsidRPr="000010F5">
          <w:rPr>
            <w:rFonts w:hint="eastAsia"/>
            <w:color w:val="000000"/>
          </w:rPr>
          <w:t>)</w:t>
        </w:r>
      </w:ins>
      <w:r w:rsidR="000E05FE">
        <w:rPr>
          <w:color w:val="000000"/>
        </w:rPr>
        <w:fldChar w:fldCharType="begin"/>
      </w:r>
      <w:r w:rsidR="00972471">
        <w:rPr>
          <w:color w:val="000000"/>
        </w:rPr>
        <w:instrText xml:space="preserve"> ADDIN EN.CITE &lt;EndNote&gt;&lt;Cite&gt;&lt;Author&gt;Rumpf&lt;/Author&gt;&lt;Year&gt;2010&lt;/Year&gt;&lt;RecNum&gt;3&lt;/RecNum&gt;&lt;DisplayText&gt;&lt;style face="superscript"&gt;[2]&lt;/style&gt;&lt;/DisplayText&gt;&lt;record&gt;&lt;rec-number&gt;3&lt;/rec-number&gt;&lt;foreign-keys&gt;&lt;key app="EN" db-id="tdxpsrdro0a2z7e9ta95tfx4erzzav090dft" timestamp="1660925271"&gt;3&lt;/key&gt;&lt;/foreign-keys&gt;&lt;ref-type name="Journal Article"&gt;17&lt;/ref-type&gt;&lt;contributors&gt;&lt;authors&gt;&lt;author&gt;T. Rumpf&lt;/author&gt;&lt;author&gt;A.-K. Mahlein&lt;/author&gt;&lt;author&gt;U. Steiner&lt;/author&gt;&lt;author&gt;E.-C. Oerke&lt;/author&gt;&lt;author&gt;H.-W. Dehne&lt;/author&gt;&lt;author&gt;L. Plümer&lt;/author&gt;&lt;/authors&gt;&lt;/contributors&gt;&lt;auth-address&gt;Institute of Geodesy and Geoinformation, Department of Geoinformation, University of Bonn, Meckenheimer Allee 172, D-53115 Bonn, Germany;;Institute of Crop Science and Resource Conversation (INRES – Phytomedicine), University of Bonn, Nussallee 9, D-53115 Bonn, Germany&lt;/auth-address&gt;&lt;titles&gt;&lt;title&gt;Early detection and classification of plant diseases with Support Vector Machines based on hyperspectral reflectance&lt;/title&gt;&lt;secondary-title&gt;Computers and Electronics in Agriculture&lt;/secondary-title&gt;&lt;/titles&gt;&lt;periodical&gt;&lt;full-title&gt;Computers and Electronics in Agriculture&lt;/full-title&gt;&lt;/periodical&gt;&lt;volume&gt;74&lt;/volume&gt;&lt;number&gt;1&lt;/number&gt;&lt;keywords&gt;&lt;keyword&gt;Hyperspectral reflectance&lt;/keyword&gt;&lt;keyword&gt;Vegetation indices&lt;/keyword&gt;&lt;keyword&gt;Support Vector Machines&lt;/keyword&gt;&lt;keyword&gt;Automatic non-linear classification&lt;/keyword&gt;&lt;keyword&gt;Early detection&lt;/keyword&gt;&lt;keyword&gt;Cercospora beticola&lt;/keyword&gt;&lt;keyword&gt;Uromyces betae&lt;/keyword&gt;&lt;keyword&gt;Erysiphe betae&lt;/keyword&gt;&lt;keyword&gt;Sugar beet&lt;/keyword&gt;&lt;/keywords&gt;&lt;dates&gt;&lt;year&gt;2010&lt;/year&gt;&lt;/dates&gt;&lt;isbn&gt;0168-1699&lt;/isbn&gt;&lt;urls&gt;&lt;/urls&gt;&lt;remote-database-provider&gt;Cnki&lt;/remote-database-provider&gt;&lt;/record&gt;&lt;/Cite&gt;&lt;/EndNote&gt;</w:instrText>
      </w:r>
      <w:r w:rsidR="000E05FE">
        <w:rPr>
          <w:color w:val="000000"/>
        </w:rPr>
        <w:fldChar w:fldCharType="separate"/>
      </w:r>
      <w:r w:rsidR="000E05FE" w:rsidRPr="000E05FE">
        <w:rPr>
          <w:noProof/>
          <w:color w:val="000000"/>
          <w:vertAlign w:val="superscript"/>
        </w:rPr>
        <w:t>[2]</w:t>
      </w:r>
      <w:r w:rsidR="000E05FE">
        <w:rPr>
          <w:color w:val="000000"/>
        </w:rPr>
        <w:fldChar w:fldCharType="end"/>
      </w:r>
      <w:ins w:id="303" w:author="xujiawei" w:date="2022-08-19T22:17:00Z">
        <w:r w:rsidR="007366B5" w:rsidRPr="007366B5">
          <w:rPr>
            <w:rFonts w:hint="eastAsia"/>
            <w:color w:val="000000"/>
          </w:rPr>
          <w:t>和</w:t>
        </w:r>
      </w:ins>
      <w:ins w:id="304" w:author="xujiawei" w:date="2022-08-19T22:37:00Z">
        <w:r w:rsidR="00A24376">
          <w:rPr>
            <w:rFonts w:hint="eastAsia"/>
            <w:color w:val="000000"/>
          </w:rPr>
          <w:t>浅层非卷积</w:t>
        </w:r>
      </w:ins>
      <w:ins w:id="305" w:author="xujiawei" w:date="2022-08-19T22:17:00Z">
        <w:r w:rsidR="007366B5" w:rsidRPr="007366B5">
          <w:rPr>
            <w:rFonts w:hint="eastAsia"/>
            <w:color w:val="000000"/>
          </w:rPr>
          <w:t>神经网络</w:t>
        </w:r>
      </w:ins>
      <w:r w:rsidR="00660AA5">
        <w:rPr>
          <w:color w:val="000000"/>
        </w:rPr>
        <w:fldChar w:fldCharType="begin"/>
      </w:r>
      <w:r w:rsidR="00660AA5">
        <w:rPr>
          <w:color w:val="000000"/>
        </w:rPr>
        <w:instrText xml:space="preserve"> ADDIN EN.CITE &lt;EndNote&gt;&lt;Cite&gt;&lt;Author&gt;Bashish&lt;/Author&gt;&lt;Year&gt;2011&lt;/Year&gt;&lt;RecNum&gt;7&lt;/RecNum&gt;&lt;DisplayText&gt;&lt;style face="superscript"&gt;[3]&lt;/style&gt;&lt;/DisplayText&gt;&lt;record&gt;&lt;rec-number&gt;7&lt;/rec-number&gt;&lt;foreign-keys&gt;&lt;key app="EN" db-id="tdxpsrdro0a2z7e9ta95tfx4erzzav090dft" timestamp="1660926319"&gt;7&lt;/key&gt;&lt;/foreign-keys&gt;&lt;ref-type name="Journal Article"&gt;17&lt;/ref-type&gt;&lt;contributors&gt;&lt;authors&gt;&lt;author&gt;Dheeb Al Bashish&lt;/author&gt;&lt;author&gt;Malik Braik&lt;/author&gt;&lt;author&gt;Sulieman Bani-Ahmad&lt;/author&gt;&lt;/authors&gt;&lt;/contributors&gt;&lt;titles&gt;&lt;title&gt;Detection and Classification of Leaf Diseases using K-means-based Segmentation and Neural-networks-based Classification&lt;/title&gt;&lt;secondary-title&gt;Information Technology Journal&lt;/secondary-title&gt;&lt;/titles&gt;&lt;periodical&gt;&lt;full-title&gt;Information Technology Journal&lt;/full-title&gt;&lt;/periodical&gt;&lt;volume&gt;10&lt;/volume&gt;&lt;number&gt;2&lt;/number&gt;&lt;keywords&gt;&lt;keyword&gt;image segmentation&lt;/keyword&gt;&lt;keyword&gt;neural networks&lt;/keyword&gt;&lt;keyword&gt;K-means&lt;/keyword&gt;&lt;keyword&gt;Leaf diseases&lt;/keyword&gt;&lt;keyword&gt;hue saturation intensity&lt;/keyword&gt;&lt;keyword&gt;texture features&lt;/keyword&gt;&lt;/keywords&gt;&lt;dates&gt;&lt;year&gt;2011&lt;/year&gt;&lt;/dates&gt;&lt;isbn&gt;1812-5638&lt;/isbn&gt;&lt;urls&gt;&lt;/urls&gt;&lt;remote-database-provider&gt;Cnki&lt;/remote-database-provider&gt;&lt;/record&gt;&lt;/Cite&gt;&lt;/EndNote&gt;</w:instrText>
      </w:r>
      <w:r w:rsidR="00660AA5">
        <w:rPr>
          <w:color w:val="000000"/>
        </w:rPr>
        <w:fldChar w:fldCharType="separate"/>
      </w:r>
      <w:r w:rsidR="00660AA5" w:rsidRPr="00660AA5">
        <w:rPr>
          <w:noProof/>
          <w:color w:val="000000"/>
          <w:vertAlign w:val="superscript"/>
        </w:rPr>
        <w:t>[3]</w:t>
      </w:r>
      <w:r w:rsidR="00660AA5">
        <w:rPr>
          <w:color w:val="000000"/>
        </w:rPr>
        <w:fldChar w:fldCharType="end"/>
      </w:r>
      <w:ins w:id="306" w:author="xujiawei" w:date="2022-08-19T22:38:00Z">
        <w:r w:rsidR="00A24376">
          <w:rPr>
            <w:rFonts w:hint="eastAsia"/>
            <w:color w:val="000000"/>
          </w:rPr>
          <w:t>等</w:t>
        </w:r>
      </w:ins>
      <w:ins w:id="307" w:author="许佳炜" w:date="2022-08-06T15:08:00Z">
        <w:del w:id="308" w:author="xujiawei" w:date="2022-08-08T10:27:00Z">
          <w:r w:rsidRPr="000010F5" w:rsidDel="007A51B8">
            <w:rPr>
              <w:rFonts w:hint="eastAsia"/>
              <w:color w:val="000000"/>
            </w:rPr>
            <w:delText>,</w:delText>
          </w:r>
        </w:del>
        <w:del w:id="309" w:author="xujiawei" w:date="2022-08-07T13:26:00Z">
          <w:r w:rsidRPr="000010F5" w:rsidDel="00AC65E5">
            <w:rPr>
              <w:rFonts w:hint="eastAsia"/>
              <w:color w:val="000000"/>
            </w:rPr>
            <w:delText>决策树</w:delText>
          </w:r>
        </w:del>
      </w:ins>
      <w:ins w:id="310" w:author="许佳炜" w:date="2022-08-06T15:09:00Z">
        <w:del w:id="311" w:author="xujiawei" w:date="2022-08-07T13:26:00Z">
          <w:r w:rsidR="001F2B7B" w:rsidDel="00AC65E5">
            <w:rPr>
              <w:rFonts w:hint="eastAsia"/>
              <w:color w:val="000000"/>
            </w:rPr>
            <w:delText>等</w:delText>
          </w:r>
        </w:del>
      </w:ins>
      <w:ins w:id="312" w:author="xujiawei" w:date="2022-08-19T22:19:00Z">
        <w:r w:rsidR="0027599A">
          <w:rPr>
            <w:rFonts w:hint="eastAsia"/>
            <w:color w:val="000000"/>
          </w:rPr>
          <w:t>。</w:t>
        </w:r>
      </w:ins>
      <w:ins w:id="313" w:author="xujiawei" w:date="2022-08-20T01:24:00Z">
        <w:r w:rsidR="00275F14">
          <w:rPr>
            <w:rFonts w:hint="eastAsia"/>
            <w:color w:val="000000"/>
          </w:rPr>
          <w:t>但</w:t>
        </w:r>
      </w:ins>
      <w:ins w:id="314" w:author="许佳炜" w:date="2022-08-06T15:09:00Z">
        <w:del w:id="315" w:author="xujiawei" w:date="2022-08-19T22:19:00Z">
          <w:r w:rsidR="00E235BE" w:rsidDel="0027599A">
            <w:rPr>
              <w:rFonts w:hint="eastAsia"/>
              <w:color w:val="000000"/>
            </w:rPr>
            <w:delText>.</w:delText>
          </w:r>
        </w:del>
      </w:ins>
      <w:ins w:id="316" w:author="许佳炜" w:date="2022-08-06T15:20:00Z">
        <w:del w:id="317" w:author="xujiawei" w:date="2022-08-20T01:19:00Z">
          <w:r w:rsidR="004030A8" w:rsidDel="0095581C">
            <w:rPr>
              <w:rFonts w:hint="eastAsia"/>
              <w:color w:val="000000"/>
            </w:rPr>
            <w:delText>但</w:delText>
          </w:r>
        </w:del>
      </w:ins>
      <w:ins w:id="318" w:author="许佳炜" w:date="2022-08-06T15:08:00Z">
        <w:r w:rsidRPr="000010F5">
          <w:rPr>
            <w:rFonts w:hint="eastAsia"/>
            <w:color w:val="000000"/>
          </w:rPr>
          <w:t>手工提取</w:t>
        </w:r>
      </w:ins>
      <w:ins w:id="319" w:author="xujiawei" w:date="2022-09-05T09:38:00Z">
        <w:r w:rsidR="00C12E25">
          <w:rPr>
            <w:rFonts w:hint="eastAsia"/>
            <w:color w:val="000000"/>
          </w:rPr>
          <w:t>特征</w:t>
        </w:r>
      </w:ins>
      <w:ins w:id="320" w:author="许佳炜" w:date="2022-08-06T15:08:00Z">
        <w:del w:id="321" w:author="xujiawei" w:date="2022-09-05T09:37:00Z">
          <w:r w:rsidRPr="000010F5" w:rsidDel="00C12E25">
            <w:rPr>
              <w:rFonts w:hint="eastAsia"/>
              <w:color w:val="000000"/>
            </w:rPr>
            <w:delText>特</w:delText>
          </w:r>
        </w:del>
        <w:r w:rsidRPr="000010F5">
          <w:rPr>
            <w:rFonts w:hint="eastAsia"/>
            <w:color w:val="000000"/>
          </w:rPr>
          <w:t>预处理复杂，耗时，无法客观描述</w:t>
        </w:r>
      </w:ins>
      <w:ins w:id="322" w:author="xujiawei" w:date="2022-08-07T13:26:00Z">
        <w:r w:rsidR="00AC65E5">
          <w:rPr>
            <w:rFonts w:hint="eastAsia"/>
            <w:color w:val="000000"/>
          </w:rPr>
          <w:t>整张</w:t>
        </w:r>
      </w:ins>
      <w:ins w:id="323" w:author="许佳炜" w:date="2022-08-06T15:08:00Z">
        <w:r w:rsidRPr="000010F5">
          <w:rPr>
            <w:rFonts w:hint="eastAsia"/>
            <w:color w:val="000000"/>
          </w:rPr>
          <w:t>图片的特征</w:t>
        </w:r>
      </w:ins>
      <w:ins w:id="324" w:author="xujiawei" w:date="2022-08-20T01:20:00Z">
        <w:r w:rsidR="0095581C">
          <w:rPr>
            <w:rFonts w:hint="eastAsia"/>
            <w:color w:val="000000"/>
          </w:rPr>
          <w:t>，相较于深度学习算法，缺少鲁棒性</w:t>
        </w:r>
      </w:ins>
      <w:ins w:id="325" w:author="xujiawei" w:date="2022-09-05T09:38:00Z">
        <w:r w:rsidR="00A81181">
          <w:rPr>
            <w:rFonts w:hint="eastAsia"/>
            <w:color w:val="000000"/>
          </w:rPr>
          <w:t>。</w:t>
        </w:r>
      </w:ins>
      <w:ins w:id="326" w:author="xujiawei" w:date="2022-08-20T01:24:00Z">
        <w:r w:rsidR="00A624E7">
          <w:rPr>
            <w:rFonts w:hint="eastAsia"/>
          </w:rPr>
          <w:t>基于</w:t>
        </w:r>
      </w:ins>
      <w:ins w:id="327" w:author="xujiawei" w:date="2022-08-20T01:22:00Z">
        <w:r w:rsidR="00C63EB5">
          <w:rPr>
            <w:rFonts w:hint="eastAsia"/>
          </w:rPr>
          <w:t>深度学习植物病害识别算法不需要特征工程来手动提取特征，可以直接将图片输入到深度神经网络模型中，得到类别预测结果</w:t>
        </w:r>
      </w:ins>
      <w:ins w:id="328" w:author="xujiawei" w:date="2022-09-05T09:38:00Z">
        <w:r w:rsidR="00E8786D">
          <w:rPr>
            <w:rFonts w:hint="eastAsia"/>
          </w:rPr>
          <w:t>。</w:t>
        </w:r>
      </w:ins>
      <w:ins w:id="329" w:author="xujiawei" w:date="2022-08-20T01:22:00Z">
        <w:r w:rsidR="00C63EB5">
          <w:rPr>
            <w:rFonts w:hint="eastAsia"/>
          </w:rPr>
          <w:t>近年来，高性能计算和图形处理单元的发展，使得训练深层次的神经网络模型成为可能</w:t>
        </w:r>
        <w:r w:rsidR="00C63EB5">
          <w:rPr>
            <w:rFonts w:hint="eastAsia"/>
          </w:rPr>
          <w:t>.</w:t>
        </w:r>
      </w:ins>
      <w:ins w:id="330" w:author="xujiawei" w:date="2022-08-28T11:02:00Z">
        <w:r w:rsidR="000C07F4">
          <w:rPr>
            <w:rFonts w:hint="eastAsia"/>
          </w:rPr>
          <w:t>不少</w:t>
        </w:r>
      </w:ins>
      <w:ins w:id="331" w:author="xujiawei" w:date="2022-08-20T01:22:00Z">
        <w:r w:rsidR="00C63EB5">
          <w:rPr>
            <w:rFonts w:hint="eastAsia"/>
          </w:rPr>
          <w:t>学者将</w:t>
        </w:r>
      </w:ins>
      <w:ins w:id="332" w:author="xujiawei" w:date="2022-08-20T11:21:00Z">
        <w:r w:rsidR="005C5111">
          <w:rPr>
            <w:rFonts w:hint="eastAsia"/>
          </w:rPr>
          <w:t>最先进的</w:t>
        </w:r>
      </w:ins>
      <w:ins w:id="333" w:author="xujiawei" w:date="2022-08-20T01:22:00Z">
        <w:r w:rsidR="00C63EB5">
          <w:rPr>
            <w:rFonts w:hint="eastAsia"/>
          </w:rPr>
          <w:t>深度</w:t>
        </w:r>
      </w:ins>
      <w:ins w:id="334" w:author="xujiawei" w:date="2022-08-20T11:21:00Z">
        <w:r w:rsidR="008B29CD">
          <w:rPr>
            <w:rFonts w:hint="eastAsia"/>
            <w:color w:val="000000"/>
          </w:rPr>
          <w:t>卷积</w:t>
        </w:r>
      </w:ins>
      <w:ins w:id="335" w:author="xujiawei" w:date="2022-08-20T11:22:00Z">
        <w:r w:rsidR="008B29CD">
          <w:rPr>
            <w:rFonts w:hint="eastAsia"/>
            <w:color w:val="000000"/>
          </w:rPr>
          <w:t>神经网络模型</w:t>
        </w:r>
      </w:ins>
      <w:ins w:id="336" w:author="xujiawei" w:date="2022-08-20T01:22:00Z">
        <w:r w:rsidR="00C63EB5">
          <w:rPr>
            <w:rFonts w:hint="eastAsia"/>
          </w:rPr>
          <w:t>应用在农作物病害识别上</w:t>
        </w:r>
        <w:r w:rsidR="00C63EB5">
          <w:rPr>
            <w:rFonts w:hint="eastAsia"/>
          </w:rPr>
          <w:t>.</w:t>
        </w:r>
      </w:ins>
      <w:ins w:id="337" w:author="许佳炜" w:date="2022-08-06T15:08:00Z">
        <w:del w:id="338" w:author="xujiawei" w:date="2022-08-07T13:27:00Z">
          <w:r w:rsidRPr="000010F5" w:rsidDel="00221C40">
            <w:rPr>
              <w:rFonts w:hint="eastAsia"/>
              <w:color w:val="000000"/>
            </w:rPr>
            <w:delText>。</w:delText>
          </w:r>
        </w:del>
      </w:ins>
    </w:p>
    <w:p w14:paraId="306AF7AC" w14:textId="1ABB8A25" w:rsidR="00967715" w:rsidDel="00A02D32" w:rsidRDefault="00825637">
      <w:pPr>
        <w:pStyle w:val="a3"/>
        <w:ind w:firstLineChars="0"/>
        <w:rPr>
          <w:del w:id="339" w:author="xujiawei" w:date="2022-08-08T10:11:00Z"/>
          <w:color w:val="000000"/>
        </w:rPr>
        <w:pPrChange w:id="340" w:author="xujiawei" w:date="2022-08-28T11:35:00Z">
          <w:pPr>
            <w:pStyle w:val="a3"/>
          </w:pPr>
        </w:pPrChange>
      </w:pPr>
      <w:del w:id="341" w:author="许佳炜" w:date="2022-08-06T14:05:00Z">
        <w:r w:rsidRPr="0060131B" w:rsidDel="0060131B">
          <w:rPr>
            <w:rFonts w:hint="eastAsia"/>
            <w:color w:val="000000"/>
          </w:rPr>
          <w:delText>基于传统的图像处理方法的农作物病害识别相比</w:delText>
        </w:r>
        <w:r w:rsidRPr="0060131B" w:rsidDel="0060131B">
          <w:rPr>
            <w:rFonts w:hint="eastAsia"/>
            <w:color w:val="000000"/>
          </w:rPr>
          <w:delText xml:space="preserve"> </w:delText>
        </w:r>
        <w:r w:rsidRPr="0060131B" w:rsidDel="0060131B">
          <w:rPr>
            <w:rFonts w:hint="eastAsia"/>
            <w:color w:val="000000"/>
          </w:rPr>
          <w:delText>于</w:delText>
        </w:r>
      </w:del>
      <w:del w:id="342" w:author="xujiawei" w:date="2022-08-20T01:22:00Z">
        <w:r w:rsidRPr="0060131B" w:rsidDel="00C63EB5">
          <w:rPr>
            <w:rFonts w:hint="eastAsia"/>
            <w:color w:val="000000"/>
          </w:rPr>
          <w:delText>近年来</w:delText>
        </w:r>
      </w:del>
      <w:ins w:id="343" w:author="许佳炜" w:date="2022-08-06T14:55:00Z">
        <w:del w:id="344" w:author="xujiawei" w:date="2022-08-20T01:22:00Z">
          <w:r w:rsidR="000C7A70" w:rsidDel="00C63EB5">
            <w:rPr>
              <w:rFonts w:hint="eastAsia"/>
              <w:color w:val="000000"/>
            </w:rPr>
            <w:delText>计算机视觉的</w:delText>
          </w:r>
        </w:del>
      </w:ins>
      <w:del w:id="345" w:author="xujiawei" w:date="2022-08-20T01:22:00Z">
        <w:r w:rsidRPr="0060131B" w:rsidDel="00C63EB5">
          <w:rPr>
            <w:rFonts w:hint="eastAsia"/>
            <w:color w:val="000000"/>
          </w:rPr>
          <w:delText>兴起</w:delText>
        </w:r>
      </w:del>
      <w:ins w:id="346" w:author="许佳炜" w:date="2022-08-06T14:55:00Z">
        <w:del w:id="347" w:author="xujiawei" w:date="2022-08-20T01:22:00Z">
          <w:r w:rsidR="000C7A70" w:rsidDel="00C63EB5">
            <w:rPr>
              <w:rFonts w:hint="eastAsia"/>
              <w:color w:val="000000"/>
            </w:rPr>
            <w:delText>，</w:delText>
          </w:r>
        </w:del>
      </w:ins>
      <w:ins w:id="348" w:author="许佳炜" w:date="2022-08-06T14:56:00Z">
        <w:del w:id="349" w:author="xujiawei" w:date="2022-08-20T01:22:00Z">
          <w:r w:rsidR="000C7A70" w:rsidDel="00C63EB5">
            <w:rPr>
              <w:rFonts w:hint="eastAsia"/>
              <w:color w:val="000000"/>
            </w:rPr>
            <w:delText>给农作物病害的自动检测提供了新的解决方案。</w:delText>
          </w:r>
        </w:del>
      </w:ins>
      <w:ins w:id="350" w:author="许佳炜" w:date="2022-08-06T15:15:00Z">
        <w:del w:id="351" w:author="xujiawei" w:date="2022-08-20T01:22:00Z">
          <w:r w:rsidR="00414347" w:rsidDel="00C63EB5">
            <w:rPr>
              <w:rFonts w:hint="eastAsia"/>
              <w:color w:val="000000"/>
            </w:rPr>
            <w:delText>很多学者将</w:delText>
          </w:r>
        </w:del>
      </w:ins>
      <w:ins w:id="352" w:author="许佳炜" w:date="2022-08-06T15:18:00Z">
        <w:del w:id="353" w:author="xujiawei" w:date="2022-08-08T10:27:00Z">
          <w:r w:rsidR="001C0C9A" w:rsidDel="00A45809">
            <w:rPr>
              <w:rFonts w:hint="eastAsia"/>
              <w:color w:val="000000"/>
            </w:rPr>
            <w:delText>SOTA</w:delText>
          </w:r>
        </w:del>
      </w:ins>
      <w:ins w:id="354" w:author="许佳炜" w:date="2022-08-06T15:17:00Z">
        <w:del w:id="355" w:author="xujiawei" w:date="2022-08-19T11:23:00Z">
          <w:r w:rsidR="001C0C9A" w:rsidDel="00D92B22">
            <w:rPr>
              <w:color w:val="000000"/>
            </w:rPr>
            <w:delText>(</w:delText>
          </w:r>
        </w:del>
        <w:del w:id="356" w:author="xujiawei" w:date="2022-08-07T13:27:00Z">
          <w:r w:rsidR="001C0C9A" w:rsidDel="00D47934">
            <w:rPr>
              <w:color w:val="000000"/>
            </w:rPr>
            <w:delText xml:space="preserve">the </w:delText>
          </w:r>
        </w:del>
        <w:del w:id="357" w:author="xujiawei" w:date="2022-08-19T11:23:00Z">
          <w:r w:rsidR="001C0C9A" w:rsidDel="00D92B22">
            <w:rPr>
              <w:color w:val="000000"/>
            </w:rPr>
            <w:delText>state of art)</w:delText>
          </w:r>
        </w:del>
      </w:ins>
      <w:ins w:id="358" w:author="许佳炜" w:date="2022-08-06T15:16:00Z">
        <w:del w:id="359" w:author="xujiawei" w:date="2022-08-20T01:22:00Z">
          <w:r w:rsidR="00414347" w:rsidDel="00C63EB5">
            <w:rPr>
              <w:rFonts w:hint="eastAsia"/>
              <w:color w:val="000000"/>
            </w:rPr>
            <w:delText>的</w:delText>
          </w:r>
        </w:del>
      </w:ins>
      <w:ins w:id="360" w:author="许佳炜" w:date="2022-08-06T15:15:00Z">
        <w:del w:id="361" w:author="xujiawei" w:date="2022-08-20T01:22:00Z">
          <w:r w:rsidR="00414347" w:rsidDel="00C63EB5">
            <w:rPr>
              <w:rFonts w:hint="eastAsia"/>
              <w:color w:val="000000"/>
            </w:rPr>
            <w:delText>深度卷积神经网络（</w:delText>
          </w:r>
          <w:r w:rsidR="00414347" w:rsidRPr="008C0958" w:rsidDel="00C63EB5">
            <w:rPr>
              <w:rFonts w:hint="eastAsia"/>
              <w:color w:val="000000"/>
            </w:rPr>
            <w:delText>Deep Convolutional Neural Networks</w:delText>
          </w:r>
          <w:r w:rsidR="00414347" w:rsidDel="00C63EB5">
            <w:rPr>
              <w:rFonts w:hint="eastAsia"/>
              <w:color w:val="000000"/>
            </w:rPr>
            <w:delText>）</w:delText>
          </w:r>
        </w:del>
      </w:ins>
      <w:ins w:id="362" w:author="许佳炜" w:date="2022-08-06T15:16:00Z">
        <w:del w:id="363" w:author="xujiawei" w:date="2022-08-20T01:22:00Z">
          <w:r w:rsidR="00414347" w:rsidDel="00C63EB5">
            <w:rPr>
              <w:rFonts w:hint="eastAsia"/>
              <w:color w:val="000000"/>
            </w:rPr>
            <w:delText>模型</w:delText>
          </w:r>
        </w:del>
      </w:ins>
      <w:ins w:id="364" w:author="许佳炜" w:date="2022-08-06T15:18:00Z">
        <w:del w:id="365" w:author="xujiawei" w:date="2022-08-20T01:22:00Z">
          <w:r w:rsidR="0027324C" w:rsidDel="00C63EB5">
            <w:rPr>
              <w:rFonts w:hint="eastAsia"/>
              <w:color w:val="000000"/>
            </w:rPr>
            <w:delText>,</w:delText>
          </w:r>
          <w:r w:rsidR="0027324C" w:rsidDel="00C63EB5">
            <w:rPr>
              <w:rFonts w:hint="eastAsia"/>
              <w:color w:val="000000"/>
            </w:rPr>
            <w:delText>应用在</w:delText>
          </w:r>
          <w:r w:rsidR="00FA1F73" w:rsidRPr="000010F5" w:rsidDel="00C63EB5">
            <w:rPr>
              <w:rFonts w:hint="eastAsia"/>
              <w:color w:val="000000"/>
            </w:rPr>
            <w:delText>农作物病害识别</w:delText>
          </w:r>
          <w:r w:rsidR="00FA1F73" w:rsidDel="00C63EB5">
            <w:rPr>
              <w:rFonts w:hint="eastAsia"/>
              <w:color w:val="000000"/>
            </w:rPr>
            <w:delText>上</w:delText>
          </w:r>
        </w:del>
      </w:ins>
      <w:ins w:id="366" w:author="许佳炜" w:date="2022-08-06T15:21:00Z">
        <w:del w:id="367" w:author="xujiawei" w:date="2022-08-20T01:22:00Z">
          <w:r w:rsidR="00894E9B" w:rsidDel="00C63EB5">
            <w:rPr>
              <w:rFonts w:hint="eastAsia"/>
              <w:color w:val="000000"/>
            </w:rPr>
            <w:delText>，</w:delText>
          </w:r>
        </w:del>
        <w:r w:rsidR="00894E9B">
          <w:rPr>
            <w:rFonts w:hint="eastAsia"/>
            <w:color w:val="000000"/>
          </w:rPr>
          <w:t>并取得令人满意的结果</w:t>
        </w:r>
      </w:ins>
      <w:ins w:id="368" w:author="xujiawei" w:date="2022-08-28T11:02:00Z">
        <w:r w:rsidR="000C07F4" w:rsidRPr="000C07F4">
          <w:rPr>
            <w:color w:val="000000"/>
            <w:vertAlign w:val="superscript"/>
            <w:rPrChange w:id="369" w:author="xujiawei" w:date="2022-08-28T11:03:00Z">
              <w:rPr>
                <w:color w:val="000000"/>
              </w:rPr>
            </w:rPrChange>
          </w:rPr>
          <w:t>[4]</w:t>
        </w:r>
      </w:ins>
      <w:ins w:id="370" w:author="xujiawei" w:date="2022-08-28T11:03:00Z">
        <w:r w:rsidR="000C07F4" w:rsidRPr="000C07F4">
          <w:rPr>
            <w:color w:val="000000"/>
            <w:vertAlign w:val="superscript"/>
            <w:rPrChange w:id="371" w:author="xujiawei" w:date="2022-08-28T11:03:00Z">
              <w:rPr>
                <w:color w:val="000000"/>
              </w:rPr>
            </w:rPrChange>
          </w:rPr>
          <w:t>-[6]</w:t>
        </w:r>
      </w:ins>
      <w:del w:id="372" w:author="xujiawei" w:date="2022-08-20T11:27:00Z">
        <w:r w:rsidR="001169E9" w:rsidRPr="000C07F4" w:rsidDel="00E5504C">
          <w:rPr>
            <w:color w:val="000000"/>
            <w:vertAlign w:val="superscript"/>
            <w:rPrChange w:id="373" w:author="xujiawei" w:date="2022-08-28T11:03:00Z">
              <w:rPr>
                <w:color w:val="000000"/>
              </w:rPr>
            </w:rPrChange>
          </w:rPr>
          <w:delText>{Too, 2019 #13}</w:delText>
        </w:r>
      </w:del>
      <w:del w:id="374" w:author="xujiawei" w:date="2022-08-20T11:26:00Z">
        <w:r w:rsidR="009347D3" w:rsidRPr="000C07F4" w:rsidDel="009347D3">
          <w:rPr>
            <w:color w:val="000000"/>
            <w:vertAlign w:val="superscript"/>
            <w:rPrChange w:id="375" w:author="xujiawei" w:date="2022-08-28T11:03:00Z">
              <w:rPr>
                <w:color w:val="000000"/>
              </w:rPr>
            </w:rPrChange>
          </w:rPr>
          <w:delText>{Too, 2019 #13}</w:delText>
        </w:r>
        <w:r w:rsidR="00C84A10" w:rsidRPr="000C07F4" w:rsidDel="00C84A10">
          <w:rPr>
            <w:color w:val="000000"/>
            <w:vertAlign w:val="superscript"/>
            <w:rPrChange w:id="376" w:author="xujiawei" w:date="2022-08-28T11:03:00Z">
              <w:rPr>
                <w:color w:val="000000"/>
              </w:rPr>
            </w:rPrChange>
          </w:rPr>
          <w:delText>{Too, 2019 #13}</w:delText>
        </w:r>
      </w:del>
      <w:ins w:id="377" w:author="许佳炜" w:date="2022-08-06T15:21:00Z">
        <w:del w:id="378" w:author="xujiawei" w:date="2022-08-28T11:35:00Z">
          <w:r w:rsidR="0090475B" w:rsidRPr="000C07F4" w:rsidDel="00F9770F">
            <w:rPr>
              <w:color w:val="000000"/>
              <w:vertAlign w:val="superscript"/>
              <w:rPrChange w:id="379" w:author="xujiawei" w:date="2022-08-28T11:03:00Z">
                <w:rPr>
                  <w:color w:val="000000"/>
                </w:rPr>
              </w:rPrChange>
            </w:rPr>
            <w:delText>.</w:delText>
          </w:r>
        </w:del>
      </w:ins>
      <w:ins w:id="380" w:author="许佳炜" w:date="2022-08-06T15:32:00Z">
        <w:del w:id="381" w:author="xujiawei" w:date="2022-08-28T11:35:00Z">
          <w:r w:rsidR="00665660" w:rsidRPr="00665660" w:rsidDel="00F9770F">
            <w:rPr>
              <w:rFonts w:hint="eastAsia"/>
              <w:color w:val="000000"/>
            </w:rPr>
            <w:delText xml:space="preserve"> </w:delText>
          </w:r>
        </w:del>
      </w:ins>
    </w:p>
    <w:p w14:paraId="12AC491E" w14:textId="02CF9CBA" w:rsidR="00E84155" w:rsidRDefault="00967715">
      <w:pPr>
        <w:pStyle w:val="a3"/>
        <w:ind w:firstLineChars="0"/>
        <w:rPr>
          <w:ins w:id="382" w:author="xujiawei" w:date="2022-08-08T10:11:00Z"/>
          <w:color w:val="000000"/>
        </w:rPr>
        <w:pPrChange w:id="383" w:author="xujiawei" w:date="2022-08-28T11:35:00Z">
          <w:pPr>
            <w:pStyle w:val="a3"/>
          </w:pPr>
        </w:pPrChange>
      </w:pPr>
      <w:ins w:id="384" w:author="许佳炜" w:date="2022-08-06T15:34:00Z">
        <w:del w:id="385" w:author="xujiawei" w:date="2022-08-28T11:35:00Z">
          <w:r w:rsidDel="00F9770F">
            <w:rPr>
              <w:rFonts w:hint="eastAsia"/>
              <w:color w:val="000000"/>
            </w:rPr>
            <w:delText>然而</w:delText>
          </w:r>
        </w:del>
      </w:ins>
      <w:ins w:id="386" w:author="许佳炜" w:date="2022-08-06T15:32:00Z">
        <w:del w:id="387" w:author="xujiawei" w:date="2022-08-08T09:29:00Z">
          <w:r w:rsidR="00665660" w:rsidRPr="008C0958" w:rsidDel="0053493A">
            <w:rPr>
              <w:rFonts w:hint="eastAsia"/>
              <w:color w:val="000000"/>
            </w:rPr>
            <w:delText>DCNN</w:delText>
          </w:r>
        </w:del>
        <w:del w:id="388" w:author="xujiawei" w:date="2022-08-28T11:35:00Z">
          <w:r w:rsidR="00665660" w:rsidDel="00F9770F">
            <w:rPr>
              <w:rFonts w:hint="eastAsia"/>
              <w:color w:val="000000"/>
            </w:rPr>
            <w:delText>模型全局</w:delText>
          </w:r>
        </w:del>
        <w:del w:id="389" w:author="xujiawei" w:date="2022-08-08T09:29:00Z">
          <w:r w:rsidR="00665660" w:rsidDel="000D0035">
            <w:rPr>
              <w:rFonts w:hint="eastAsia"/>
              <w:color w:val="000000"/>
            </w:rPr>
            <w:delText>的</w:delText>
          </w:r>
        </w:del>
        <w:del w:id="390" w:author="xujiawei" w:date="2022-08-28T11:35:00Z">
          <w:r w:rsidR="00665660" w:rsidDel="00F9770F">
            <w:rPr>
              <w:rFonts w:hint="eastAsia"/>
              <w:color w:val="000000"/>
            </w:rPr>
            <w:delText>特征表示</w:delText>
          </w:r>
        </w:del>
      </w:ins>
      <w:ins w:id="391" w:author="许佳炜" w:date="2022-08-06T15:38:00Z">
        <w:del w:id="392" w:author="xujiawei" w:date="2022-08-28T11:35:00Z">
          <w:r w:rsidR="002340D5" w:rsidDel="00F9770F">
            <w:rPr>
              <w:rFonts w:hint="eastAsia"/>
              <w:color w:val="000000"/>
            </w:rPr>
            <w:delText>差</w:delText>
          </w:r>
        </w:del>
      </w:ins>
      <w:ins w:id="393" w:author="许佳炜" w:date="2022-08-06T15:32:00Z">
        <w:del w:id="394" w:author="xujiawei" w:date="2022-08-28T11:35:00Z">
          <w:r w:rsidR="00665660" w:rsidRPr="008C0958" w:rsidDel="00F9770F">
            <w:rPr>
              <w:rFonts w:hint="eastAsia"/>
              <w:color w:val="000000"/>
            </w:rPr>
            <w:delText>，</w:delText>
          </w:r>
        </w:del>
      </w:ins>
      <w:ins w:id="395" w:author="许佳炜" w:date="2022-08-06T15:36:00Z">
        <w:del w:id="396" w:author="xujiawei" w:date="2022-08-28T11:35:00Z">
          <w:r w:rsidR="000967B3" w:rsidDel="00F9770F">
            <w:rPr>
              <w:rFonts w:hint="eastAsia"/>
              <w:color w:val="000000"/>
            </w:rPr>
            <w:delText>对</w:delText>
          </w:r>
        </w:del>
      </w:ins>
      <w:ins w:id="397" w:author="许佳炜" w:date="2022-08-06T15:32:00Z">
        <w:del w:id="398" w:author="xujiawei" w:date="2022-08-28T11:35:00Z">
          <w:r w:rsidR="00665660" w:rsidRPr="008C0958" w:rsidDel="00F9770F">
            <w:rPr>
              <w:rFonts w:hint="eastAsia"/>
              <w:color w:val="000000"/>
            </w:rPr>
            <w:delText>真实和噪声环境下缺少鲁棒性</w:delText>
          </w:r>
        </w:del>
      </w:ins>
      <w:ins w:id="399" w:author="xujiawei" w:date="2022-08-29T09:23:00Z">
        <w:r w:rsidR="00B166C5">
          <w:rPr>
            <w:rFonts w:hint="eastAsia"/>
            <w:color w:val="000000"/>
          </w:rPr>
          <w:t>。</w:t>
        </w:r>
      </w:ins>
      <w:ins w:id="400" w:author="许佳炜" w:date="2022-08-06T15:33:00Z">
        <w:del w:id="401" w:author="xujiawei" w:date="2022-08-29T09:23:00Z">
          <w:r w:rsidDel="00B166C5">
            <w:rPr>
              <w:rFonts w:hint="eastAsia"/>
              <w:color w:val="000000"/>
            </w:rPr>
            <w:delText>.</w:delText>
          </w:r>
        </w:del>
      </w:ins>
    </w:p>
    <w:p w14:paraId="767DD03F" w14:textId="26573164" w:rsidR="003129D2" w:rsidRDefault="00ED4BA7">
      <w:pPr>
        <w:pStyle w:val="a3"/>
        <w:rPr>
          <w:ins w:id="402" w:author="许佳炜" w:date="2022-08-06T15:40:00Z"/>
          <w:color w:val="000000"/>
        </w:rPr>
      </w:pPr>
      <w:ins w:id="403" w:author="xujiawei" w:date="2022-08-30T10:11:00Z">
        <w:r>
          <w:rPr>
            <w:rFonts w:hint="eastAsia"/>
            <w:color w:val="000000"/>
          </w:rPr>
          <w:t>然而</w:t>
        </w:r>
      </w:ins>
      <w:ins w:id="404" w:author="xujiawei" w:date="2022-09-06T16:34:00Z">
        <w:r w:rsidR="009614D1">
          <w:rPr>
            <w:rFonts w:hint="eastAsia"/>
            <w:color w:val="000000"/>
          </w:rPr>
          <w:t>D</w:t>
        </w:r>
      </w:ins>
      <w:ins w:id="405" w:author="xujiawei" w:date="2022-08-30T10:11:00Z">
        <w:r w:rsidR="00B66E2F">
          <w:rPr>
            <w:rFonts w:hint="eastAsia"/>
            <w:color w:val="000000"/>
          </w:rPr>
          <w:t>CNNs</w:t>
        </w:r>
      </w:ins>
      <w:ins w:id="406" w:author="xujiawei" w:date="2022-08-30T10:12:00Z">
        <w:r w:rsidR="00B66E2F">
          <w:rPr>
            <w:rFonts w:hint="eastAsia"/>
            <w:color w:val="000000"/>
          </w:rPr>
          <w:t>感受野有限</w:t>
        </w:r>
        <w:r w:rsidR="006309EE">
          <w:rPr>
            <w:rFonts w:hint="eastAsia"/>
            <w:color w:val="000000"/>
          </w:rPr>
          <w:t>，缺乏全局的特征表示能力</w:t>
        </w:r>
      </w:ins>
      <w:r w:rsidR="002A2243">
        <w:rPr>
          <w:color w:val="000000"/>
        </w:rPr>
        <w:fldChar w:fldCharType="begin"/>
      </w:r>
      <w:r w:rsidR="002A2243">
        <w:rPr>
          <w:color w:val="000000"/>
        </w:rPr>
        <w:instrText xml:space="preserve"> ADDIN EN.CITE &lt;EndNote&gt;&lt;Cite&gt;&lt;Author&gt;Wang&lt;/Author&gt;&lt;Year&gt;2018&lt;/Year&gt;&lt;RecNum&gt;38&lt;/RecNum&gt;&lt;DisplayText&gt;&lt;style face="superscript"&gt;[4]&lt;/style&gt;&lt;/DisplayText&gt;&lt;record&gt;&lt;rec-number&gt;38&lt;/rec-number&gt;&lt;foreign-keys&gt;&lt;key app="EN" db-id="tdxpsrdro0a2z7e9ta95tfx4erzzav090dft" timestamp="1661825655"&gt;38&lt;/key&gt;&lt;/foreign-keys&gt;&lt;ref-type name="Conference Proceedings"&gt;10&lt;/ref-type&gt;&lt;contributors&gt;&lt;authors&gt;&lt;author&gt;Wang, Xiaolong&lt;/author&gt;&lt;author&gt;Girshick, Ross&lt;/author&gt;&lt;author&gt;Gupta, Abhinav&lt;/author&gt;&lt;author&gt;He, Kaiming&lt;/author&gt;&lt;/authors&gt;&lt;/contributors&gt;&lt;titles&gt;&lt;title&gt;Non-local neural networks&lt;/title&gt;&lt;secondary-title&gt;Proceedings of the IEEE conference on computer vision and pattern recognition&lt;/secondary-title&gt;&lt;/titles&gt;&lt;pages&gt;7794-7803&lt;/pages&gt;&lt;dates&gt;&lt;year&gt;2018&lt;/year&gt;&lt;/dates&gt;&lt;urls&gt;&lt;/urls&gt;&lt;/record&gt;&lt;/Cite&gt;&lt;/EndNote&gt;</w:instrText>
      </w:r>
      <w:r w:rsidR="002A2243">
        <w:rPr>
          <w:color w:val="000000"/>
        </w:rPr>
        <w:fldChar w:fldCharType="separate"/>
      </w:r>
      <w:r w:rsidR="002A2243" w:rsidRPr="002A2243">
        <w:rPr>
          <w:noProof/>
          <w:color w:val="000000"/>
          <w:vertAlign w:val="superscript"/>
        </w:rPr>
        <w:t>[4]</w:t>
      </w:r>
      <w:r w:rsidR="002A2243">
        <w:rPr>
          <w:color w:val="000000"/>
        </w:rPr>
        <w:fldChar w:fldCharType="end"/>
      </w:r>
      <w:ins w:id="407" w:author="xujiawei" w:date="2022-08-30T10:12:00Z">
        <w:r w:rsidR="006309EE">
          <w:rPr>
            <w:rFonts w:hint="eastAsia"/>
            <w:color w:val="000000"/>
          </w:rPr>
          <w:t>。</w:t>
        </w:r>
      </w:ins>
      <w:ins w:id="408" w:author="xujiawei" w:date="2022-08-30T10:14:00Z">
        <w:r w:rsidR="002A2243">
          <w:rPr>
            <w:rFonts w:hint="eastAsia"/>
            <w:color w:val="000000"/>
          </w:rPr>
          <w:t>近年来，</w:t>
        </w:r>
      </w:ins>
      <w:ins w:id="409" w:author="xujiawei" w:date="2022-08-08T10:12:00Z">
        <w:r w:rsidR="00E84155" w:rsidRPr="00E84155">
          <w:rPr>
            <w:rFonts w:hint="eastAsia"/>
            <w:color w:val="000000"/>
          </w:rPr>
          <w:t>Transformer</w:t>
        </w:r>
      </w:ins>
      <w:ins w:id="410" w:author="xujiawei" w:date="2022-08-30T10:14:00Z">
        <w:r w:rsidR="002A2243">
          <w:rPr>
            <w:rFonts w:hint="eastAsia"/>
            <w:color w:val="000000"/>
          </w:rPr>
          <w:t>作为</w:t>
        </w:r>
      </w:ins>
      <w:ins w:id="411" w:author="xujiawei" w:date="2022-08-08T10:12:00Z">
        <w:r w:rsidR="00E84155" w:rsidRPr="00E84155">
          <w:rPr>
            <w:rFonts w:hint="eastAsia"/>
            <w:color w:val="000000"/>
          </w:rPr>
          <w:t>一种基于注意力的</w:t>
        </w:r>
        <w:r w:rsidR="00E84155">
          <w:rPr>
            <w:rFonts w:hint="eastAsia"/>
            <w:color w:val="000000"/>
          </w:rPr>
          <w:t>e</w:t>
        </w:r>
        <w:r w:rsidR="00E84155">
          <w:rPr>
            <w:color w:val="000000"/>
          </w:rPr>
          <w:t>ncoder</w:t>
        </w:r>
        <w:r w:rsidR="00E84155" w:rsidRPr="00E84155">
          <w:rPr>
            <w:rFonts w:hint="eastAsia"/>
            <w:color w:val="000000"/>
          </w:rPr>
          <w:t>-</w:t>
        </w:r>
        <w:r w:rsidR="00E84155">
          <w:rPr>
            <w:rFonts w:hint="eastAsia"/>
            <w:color w:val="000000"/>
          </w:rPr>
          <w:t>d</w:t>
        </w:r>
        <w:r w:rsidR="00E84155">
          <w:rPr>
            <w:color w:val="000000"/>
          </w:rPr>
          <w:t>ecoder</w:t>
        </w:r>
        <w:r w:rsidR="00E84155" w:rsidRPr="00E84155">
          <w:rPr>
            <w:rFonts w:hint="eastAsia"/>
            <w:color w:val="000000"/>
          </w:rPr>
          <w:t>模型，已经彻底改变了自然语言处理领域</w:t>
        </w:r>
      </w:ins>
      <w:r w:rsidR="00E1629C">
        <w:rPr>
          <w:color w:val="000000"/>
        </w:rPr>
        <w:fldChar w:fldCharType="begin"/>
      </w:r>
      <w:r w:rsidR="002A2243">
        <w:rPr>
          <w:color w:val="000000"/>
        </w:rPr>
        <w:instrText xml:space="preserve"> ADDIN EN.CITE &lt;EndNote&gt;&lt;Cite&gt;&lt;Author&gt;Vaswani&lt;/Author&gt;&lt;Year&gt;2017&lt;/Year&gt;&lt;RecNum&gt;31&lt;/RecNum&gt;&lt;DisplayText&gt;&lt;style face="superscript"&gt;[5]&lt;/style&gt;&lt;/DisplayText&gt;&lt;record&gt;&lt;rec-number&gt;31&lt;/rec-number&gt;&lt;foreign-keys&gt;&lt;key app="EN" db-id="tdxpsrdro0a2z7e9ta95tfx4erzzav090dft" timestamp="1661656606"&gt;31&lt;/key&gt;&lt;/foreign-keys&gt;&lt;ref-type name="Journal Article"&gt;17&lt;/ref-type&gt;&lt;contributors&gt;&lt;authors&gt;&lt;author&gt;Vaswani, Ashish&lt;/author&gt;&lt;author&gt;Shazeer, Noam&lt;/author&gt;&lt;author&gt;Parmar, Niki&lt;/author&gt;&lt;author&gt;Uszkoreit, Jakob&lt;/author&gt;&lt;author&gt;Jones, Llion&lt;/author&gt;&lt;author&gt;Gomez, Aidan N&lt;/author&gt;&lt;author&gt;Kaiser, Łukasz&lt;/author&gt;&lt;author&gt;Polosukhin, Illia&lt;/author&gt;&lt;/authors&gt;&lt;/contributors&gt;&lt;titles&gt;&lt;title&gt;Attention is all you need&lt;/title&gt;&lt;secondary-title&gt;Advances in neural information processing systems&lt;/secondary-title&gt;&lt;/titles&gt;&lt;periodical&gt;&lt;full-title&gt;Advances in neural information processing systems&lt;/full-title&gt;&lt;/periodical&gt;&lt;volume&gt;30&lt;/volume&gt;&lt;dates&gt;&lt;year&gt;2017&lt;/year&gt;&lt;/dates&gt;&lt;urls&gt;&lt;/urls&gt;&lt;/record&gt;&lt;/Cite&gt;&lt;/EndNote&gt;</w:instrText>
      </w:r>
      <w:r w:rsidR="00E1629C">
        <w:rPr>
          <w:color w:val="000000"/>
        </w:rPr>
        <w:fldChar w:fldCharType="separate"/>
      </w:r>
      <w:r w:rsidR="002A2243" w:rsidRPr="002A2243">
        <w:rPr>
          <w:noProof/>
          <w:color w:val="000000"/>
          <w:vertAlign w:val="superscript"/>
        </w:rPr>
        <w:t>[5]</w:t>
      </w:r>
      <w:r w:rsidR="00E1629C">
        <w:rPr>
          <w:color w:val="000000"/>
        </w:rPr>
        <w:fldChar w:fldCharType="end"/>
      </w:r>
      <w:ins w:id="412" w:author="xujiawei" w:date="2022-08-08T10:12:00Z">
        <w:r w:rsidR="00DD5FFA">
          <w:rPr>
            <w:rFonts w:hint="eastAsia"/>
            <w:color w:val="000000"/>
          </w:rPr>
          <w:t>.</w:t>
        </w:r>
      </w:ins>
      <w:ins w:id="413" w:author="xujiawei" w:date="2022-08-08T10:17:00Z">
        <w:r w:rsidR="00DD5FFA" w:rsidRPr="00DD5FFA">
          <w:t xml:space="preserve"> </w:t>
        </w:r>
        <w:r w:rsidR="00DD5FFA" w:rsidRPr="00DD5FFA">
          <w:rPr>
            <w:color w:val="000000"/>
          </w:rPr>
          <w:t>Alexey</w:t>
        </w:r>
        <w:r w:rsidR="000677AE">
          <w:rPr>
            <w:rFonts w:hint="eastAsia"/>
            <w:color w:val="000000"/>
          </w:rPr>
          <w:t>等人受此启发，</w:t>
        </w:r>
      </w:ins>
      <w:ins w:id="414" w:author="xujiawei" w:date="2022-09-06T16:36:00Z">
        <w:r w:rsidR="002A2900">
          <w:rPr>
            <w:rFonts w:hint="eastAsia"/>
            <w:color w:val="000000"/>
          </w:rPr>
          <w:t>提出</w:t>
        </w:r>
      </w:ins>
      <w:ins w:id="415" w:author="xujiawei" w:date="2022-08-18T22:11:00Z">
        <w:r w:rsidR="00DA4E6C">
          <w:rPr>
            <w:rFonts w:hint="eastAsia"/>
            <w:color w:val="000000"/>
          </w:rPr>
          <w:t>将</w:t>
        </w:r>
      </w:ins>
      <w:ins w:id="416" w:author="xujiawei" w:date="2022-08-08T10:18:00Z">
        <w:r w:rsidR="000677AE">
          <w:rPr>
            <w:rFonts w:hint="eastAsia"/>
            <w:color w:val="000000"/>
          </w:rPr>
          <w:t>Trans</w:t>
        </w:r>
        <w:r w:rsidR="000677AE">
          <w:rPr>
            <w:color w:val="000000"/>
          </w:rPr>
          <w:t>former</w:t>
        </w:r>
        <w:r w:rsidR="000677AE" w:rsidRPr="000677AE">
          <w:rPr>
            <w:rFonts w:hint="eastAsia"/>
            <w:color w:val="000000"/>
          </w:rPr>
          <w:t>结构应用于图像分类任务的</w:t>
        </w:r>
      </w:ins>
      <w:ins w:id="417" w:author="xujiawei" w:date="2022-09-06T16:37:00Z">
        <w:r w:rsidR="0047380F">
          <w:rPr>
            <w:rFonts w:hint="eastAsia"/>
            <w:color w:val="000000"/>
          </w:rPr>
          <w:t>标准</w:t>
        </w:r>
      </w:ins>
      <w:proofErr w:type="spellStart"/>
      <w:ins w:id="418" w:author="xujiawei" w:date="2022-09-06T16:36:00Z">
        <w:r w:rsidR="00906B3A">
          <w:rPr>
            <w:rFonts w:hint="eastAsia"/>
            <w:color w:val="000000"/>
          </w:rPr>
          <w:t>ViT</w:t>
        </w:r>
        <w:proofErr w:type="spellEnd"/>
        <w:r w:rsidR="00670A63">
          <w:rPr>
            <w:rFonts w:hint="eastAsia"/>
            <w:color w:val="000000"/>
          </w:rPr>
          <w:t>模型</w:t>
        </w:r>
      </w:ins>
      <w:ins w:id="419" w:author="xujiawei" w:date="2022-08-08T10:18:00Z">
        <w:r w:rsidR="000677AE" w:rsidRPr="000677AE">
          <w:rPr>
            <w:rFonts w:hint="eastAsia"/>
            <w:color w:val="000000"/>
          </w:rPr>
          <w:t>取得了优于</w:t>
        </w:r>
      </w:ins>
      <w:ins w:id="420" w:author="xujiawei" w:date="2022-09-06T16:37:00Z">
        <w:r w:rsidR="00C573FF">
          <w:rPr>
            <w:rFonts w:hint="eastAsia"/>
            <w:color w:val="000000"/>
          </w:rPr>
          <w:t>DCNNs</w:t>
        </w:r>
      </w:ins>
      <w:ins w:id="421" w:author="xujiawei" w:date="2022-08-08T10:18:00Z">
        <w:r w:rsidR="000677AE" w:rsidRPr="000677AE">
          <w:rPr>
            <w:rFonts w:hint="eastAsia"/>
            <w:color w:val="000000"/>
          </w:rPr>
          <w:t>的效果</w:t>
        </w:r>
      </w:ins>
      <w:r w:rsidR="00E1629C">
        <w:rPr>
          <w:color w:val="000000"/>
        </w:rPr>
        <w:fldChar w:fldCharType="begin"/>
      </w:r>
      <w:r w:rsidR="002A2243">
        <w:rPr>
          <w:color w:val="000000"/>
        </w:rPr>
        <w:instrText xml:space="preserve"> ADDIN EN.CITE &lt;EndNote&gt;&lt;Cite&gt;&lt;Author&gt;Dosovitskiy&lt;/Author&gt;&lt;Year&gt;2020&lt;/Year&gt;&lt;RecNum&gt;32&lt;/RecNum&gt;&lt;DisplayText&gt;&lt;style face="superscript"&gt;[6]&lt;/style&gt;&lt;/DisplayText&gt;&lt;record&gt;&lt;rec-number&gt;32&lt;/rec-number&gt;&lt;foreign-keys&gt;&lt;key app="EN" db-id="tdxpsrdro0a2z7e9ta95tfx4erzzav090dft" timestamp="1661656678"&gt;32&lt;/key&gt;&lt;/foreign-keys&gt;&lt;ref-type name="Journal Article"&gt;17&lt;/ref-type&gt;&lt;contributors&gt;&lt;authors&gt;&lt;author&gt;Dosovitskiy, Alexey&lt;/author&gt;&lt;author&gt;Beyer, Lucas&lt;/author&gt;&lt;author&gt;Kolesnikov, Alexander&lt;/author&gt;&lt;author&gt;Weissenborn, Dirk&lt;/author&gt;&lt;author&gt;Zhai, Xiaohua&lt;/author&gt;&lt;author&gt;Unterthiner, Thomas&lt;/author&gt;&lt;author&gt;Dehghani, Mostafa&lt;/author&gt;&lt;author&gt;Minderer, Matthias&lt;/author&gt;&lt;author&gt;Heigold, Georg&lt;/author&gt;&lt;author&gt;Gelly, Sylvain&lt;/author&gt;&lt;/authors&gt;&lt;/contributors&gt;&lt;titles&gt;&lt;title&gt;An image is worth 16x16 words: Transformers for image recognition at scale&lt;/title&gt;&lt;secondary-title&gt;arXiv preprint arXiv:2010.11929&lt;/secondary-title&gt;&lt;/titles&gt;&lt;periodical&gt;&lt;full-title&gt;arXiv preprint arXiv:2010.11929&lt;/full-title&gt;&lt;/periodical&gt;&lt;dates&gt;&lt;year&gt;2020&lt;/year&gt;&lt;/dates&gt;&lt;urls&gt;&lt;/urls&gt;&lt;/record&gt;&lt;/Cite&gt;&lt;/EndNote&gt;</w:instrText>
      </w:r>
      <w:r w:rsidR="00E1629C">
        <w:rPr>
          <w:color w:val="000000"/>
        </w:rPr>
        <w:fldChar w:fldCharType="separate"/>
      </w:r>
      <w:r w:rsidR="002A2243" w:rsidRPr="002A2243">
        <w:rPr>
          <w:noProof/>
          <w:color w:val="000000"/>
          <w:vertAlign w:val="superscript"/>
        </w:rPr>
        <w:t>[6]</w:t>
      </w:r>
      <w:r w:rsidR="00E1629C">
        <w:rPr>
          <w:color w:val="000000"/>
        </w:rPr>
        <w:fldChar w:fldCharType="end"/>
      </w:r>
      <w:ins w:id="422" w:author="xujiawei" w:date="2022-08-08T10:19:00Z">
        <w:r w:rsidR="000677AE">
          <w:rPr>
            <w:rFonts w:hint="eastAsia"/>
            <w:color w:val="000000"/>
          </w:rPr>
          <w:t>.</w:t>
        </w:r>
      </w:ins>
      <w:ins w:id="423" w:author="许佳炜" w:date="2022-08-06T15:38:00Z">
        <w:r w:rsidR="00554D99">
          <w:rPr>
            <w:rFonts w:hint="eastAsia"/>
            <w:color w:val="000000"/>
          </w:rPr>
          <w:t>本文</w:t>
        </w:r>
      </w:ins>
      <w:ins w:id="424" w:author="许佳炜" w:date="2022-08-06T15:33:00Z">
        <w:r w:rsidR="00967715">
          <w:rPr>
            <w:rFonts w:hint="eastAsia"/>
            <w:color w:val="000000"/>
          </w:rPr>
          <w:t>为了</w:t>
        </w:r>
      </w:ins>
      <w:ins w:id="425" w:author="许佳炜" w:date="2022-08-06T15:36:00Z">
        <w:r w:rsidR="003D1E04">
          <w:rPr>
            <w:rFonts w:hint="eastAsia"/>
            <w:color w:val="000000"/>
          </w:rPr>
          <w:t>兼顾</w:t>
        </w:r>
        <w:r w:rsidR="001A2E88" w:rsidRPr="000010F5">
          <w:rPr>
            <w:rFonts w:hint="eastAsia"/>
            <w:color w:val="000000"/>
          </w:rPr>
          <w:t>农作物病害识别算法</w:t>
        </w:r>
      </w:ins>
      <w:ins w:id="426" w:author="许佳炜" w:date="2022-08-06T15:37:00Z">
        <w:r w:rsidR="001A2E88">
          <w:rPr>
            <w:rFonts w:hint="eastAsia"/>
            <w:color w:val="000000"/>
          </w:rPr>
          <w:t>的识别精度和鲁棒性，</w:t>
        </w:r>
      </w:ins>
      <w:ins w:id="427" w:author="许佳炜" w:date="2022-08-06T15:38:00Z">
        <w:r w:rsidR="009966A2">
          <w:rPr>
            <w:rFonts w:hint="eastAsia"/>
            <w:color w:val="000000"/>
          </w:rPr>
          <w:t>提出</w:t>
        </w:r>
      </w:ins>
      <w:ins w:id="428" w:author="许佳炜" w:date="2022-08-06T15:37:00Z">
        <w:r w:rsidR="002340D5">
          <w:rPr>
            <w:rFonts w:hint="eastAsia"/>
            <w:color w:val="000000"/>
          </w:rPr>
          <w:t>基于</w:t>
        </w:r>
      </w:ins>
      <w:ins w:id="429" w:author="xujiawei" w:date="2022-09-06T16:36:00Z">
        <w:r w:rsidR="00F54E59">
          <w:rPr>
            <w:rFonts w:hint="eastAsia"/>
            <w:color w:val="000000"/>
          </w:rPr>
          <w:t>标准</w:t>
        </w:r>
      </w:ins>
      <w:proofErr w:type="spellStart"/>
      <w:ins w:id="430" w:author="许佳炜" w:date="2022-08-06T15:29:00Z">
        <w:r w:rsidR="00FE02D3">
          <w:rPr>
            <w:rFonts w:hint="eastAsia"/>
            <w:color w:val="000000"/>
          </w:rPr>
          <w:t>Vi</w:t>
        </w:r>
      </w:ins>
      <w:ins w:id="431" w:author="许佳炜" w:date="2022-08-06T15:37:00Z">
        <w:r w:rsidR="002340D5">
          <w:rPr>
            <w:color w:val="000000"/>
          </w:rPr>
          <w:t>T</w:t>
        </w:r>
      </w:ins>
      <w:proofErr w:type="spellEnd"/>
      <w:ins w:id="432" w:author="许佳炜" w:date="2022-08-06T15:29:00Z">
        <w:del w:id="433" w:author="xujiawei" w:date="2022-08-08T10:29:00Z">
          <w:r w:rsidR="00FE02D3" w:rsidDel="00050703">
            <w:rPr>
              <w:rFonts w:hint="eastAsia"/>
              <w:color w:val="000000"/>
            </w:rPr>
            <w:delText>（</w:delText>
          </w:r>
        </w:del>
      </w:ins>
      <w:ins w:id="434" w:author="许佳炜" w:date="2022-08-06T15:27:00Z">
        <w:del w:id="435" w:author="xujiawei" w:date="2022-08-08T10:29:00Z">
          <w:r w:rsidR="00A3379B" w:rsidDel="00050703">
            <w:rPr>
              <w:rFonts w:hint="eastAsia"/>
              <w:color w:val="000000"/>
            </w:rPr>
            <w:delText>Vi</w:delText>
          </w:r>
          <w:r w:rsidR="00A3379B" w:rsidDel="00050703">
            <w:rPr>
              <w:color w:val="000000"/>
            </w:rPr>
            <w:delText>sion Transformer</w:delText>
          </w:r>
        </w:del>
      </w:ins>
      <w:ins w:id="436" w:author="许佳炜" w:date="2022-08-06T15:29:00Z">
        <w:del w:id="437" w:author="xujiawei" w:date="2022-08-08T10:29:00Z">
          <w:r w:rsidR="00FE02D3" w:rsidDel="00050703">
            <w:rPr>
              <w:rFonts w:hint="eastAsia"/>
              <w:color w:val="000000"/>
            </w:rPr>
            <w:delText>）</w:delText>
          </w:r>
        </w:del>
      </w:ins>
      <w:ins w:id="438" w:author="许佳炜" w:date="2022-08-06T15:27:00Z">
        <w:r w:rsidR="00A3379B">
          <w:rPr>
            <w:rFonts w:hint="eastAsia"/>
            <w:color w:val="000000"/>
          </w:rPr>
          <w:t>模型</w:t>
        </w:r>
      </w:ins>
      <w:ins w:id="439" w:author="许佳炜" w:date="2022-08-06T15:38:00Z">
        <w:r w:rsidR="009966A2">
          <w:rPr>
            <w:rFonts w:hint="eastAsia"/>
            <w:color w:val="000000"/>
          </w:rPr>
          <w:t>的</w:t>
        </w:r>
      </w:ins>
      <w:ins w:id="440" w:author="许佳炜" w:date="2022-08-06T15:27:00Z">
        <w:r w:rsidR="00A3379B" w:rsidRPr="000010F5">
          <w:rPr>
            <w:rFonts w:hint="eastAsia"/>
            <w:color w:val="000000"/>
          </w:rPr>
          <w:t>农作物病害</w:t>
        </w:r>
      </w:ins>
      <w:ins w:id="441" w:author="许佳炜" w:date="2022-08-06T15:38:00Z">
        <w:r w:rsidR="009966A2">
          <w:rPr>
            <w:rFonts w:hint="eastAsia"/>
            <w:color w:val="000000"/>
          </w:rPr>
          <w:t>算法。</w:t>
        </w:r>
      </w:ins>
    </w:p>
    <w:p w14:paraId="53AB049C" w14:textId="77777777" w:rsidR="00825637" w:rsidRDefault="00833A7E">
      <w:pPr>
        <w:pStyle w:val="a3"/>
        <w:rPr>
          <w:ins w:id="442" w:author="许佳炜" w:date="2022-08-06T15:29:00Z"/>
          <w:color w:val="000000"/>
        </w:rPr>
      </w:pPr>
      <w:ins w:id="443" w:author="许佳炜" w:date="2022-08-06T15:39:00Z">
        <w:r w:rsidRPr="00833A7E">
          <w:rPr>
            <w:rFonts w:hint="eastAsia"/>
            <w:color w:val="000000"/>
          </w:rPr>
          <w:t>本文工作的主要贡献有以下几点</w:t>
        </w:r>
        <w:r w:rsidRPr="00833A7E">
          <w:rPr>
            <w:rFonts w:hint="eastAsia"/>
            <w:color w:val="000000"/>
          </w:rPr>
          <w:t>:</w:t>
        </w:r>
      </w:ins>
      <w:del w:id="444" w:author="许佳炜" w:date="2022-08-06T14:55:00Z">
        <w:r w:rsidR="00825637" w:rsidRPr="0060131B" w:rsidDel="000C7A70">
          <w:rPr>
            <w:rFonts w:hint="eastAsia"/>
            <w:color w:val="000000"/>
          </w:rPr>
          <w:delText>的</w:delText>
        </w:r>
      </w:del>
      <w:del w:id="445" w:author="许佳炜" w:date="2022-08-06T15:20:00Z">
        <w:r w:rsidR="00825637" w:rsidRPr="0060131B" w:rsidDel="002F526B">
          <w:rPr>
            <w:rFonts w:hint="eastAsia"/>
            <w:color w:val="000000"/>
          </w:rPr>
          <w:delText>基于深度神经网络的方法在识别精度和鲁棒性上都</w:delText>
        </w:r>
      </w:del>
      <w:del w:id="446" w:author="许佳炜" w:date="2022-08-06T14:05:00Z">
        <w:r w:rsidR="00825637" w:rsidRPr="0060131B" w:rsidDel="0060131B">
          <w:rPr>
            <w:rFonts w:hint="eastAsia"/>
            <w:color w:val="000000"/>
          </w:rPr>
          <w:delText>无法比拟</w:delText>
        </w:r>
      </w:del>
      <w:del w:id="447" w:author="许佳炜" w:date="2022-08-06T15:20:00Z">
        <w:r w:rsidR="00825637" w:rsidRPr="0060131B" w:rsidDel="002F526B">
          <w:rPr>
            <w:rFonts w:hint="eastAsia"/>
            <w:color w:val="000000"/>
          </w:rPr>
          <w:delText>．当前基于深度神经网络的方法</w:delText>
        </w:r>
      </w:del>
      <w:del w:id="448" w:author="许佳炜" w:date="2022-08-06T14:05:00Z">
        <w:r w:rsidR="00825637" w:rsidRPr="0060131B" w:rsidDel="0060131B">
          <w:rPr>
            <w:rFonts w:hint="eastAsia"/>
            <w:color w:val="000000"/>
          </w:rPr>
          <w:delText>大多是在公开数据集</w:delText>
        </w:r>
        <w:r w:rsidR="00825637" w:rsidRPr="0060131B" w:rsidDel="0060131B">
          <w:rPr>
            <w:rFonts w:hint="eastAsia"/>
            <w:color w:val="000000"/>
          </w:rPr>
          <w:delText xml:space="preserve"> PlantVillage</w:delText>
        </w:r>
        <w:r w:rsidR="00825637" w:rsidRPr="0060131B" w:rsidDel="0060131B">
          <w:rPr>
            <w:rFonts w:hint="eastAsia"/>
            <w:color w:val="000000"/>
          </w:rPr>
          <w:delText>或者简单背景图</w:delText>
        </w:r>
        <w:r w:rsidR="00825637" w:rsidRPr="0060131B" w:rsidDel="0060131B">
          <w:rPr>
            <w:rFonts w:hint="eastAsia"/>
            <w:color w:val="000000"/>
          </w:rPr>
          <w:delText xml:space="preserve"> </w:delText>
        </w:r>
        <w:r w:rsidR="00825637" w:rsidRPr="0060131B" w:rsidDel="0060131B">
          <w:rPr>
            <w:rFonts w:hint="eastAsia"/>
            <w:color w:val="000000"/>
          </w:rPr>
          <w:delText>像上训练学习，获取模型以实现农作物病害图像识别．然而，该类方法存在以下问题</w:delText>
        </w:r>
        <w:r w:rsidR="00825637" w:rsidRPr="0060131B" w:rsidDel="0060131B">
          <w:rPr>
            <w:rFonts w:hint="eastAsia"/>
            <w:color w:val="000000"/>
          </w:rPr>
          <w:delText xml:space="preserve">: </w:delText>
        </w:r>
        <w:r w:rsidR="00825637" w:rsidRPr="0060131B" w:rsidDel="0060131B">
          <w:rPr>
            <w:rFonts w:hint="eastAsia"/>
            <w:color w:val="000000"/>
          </w:rPr>
          <w:delText>公开数据集</w:delText>
        </w:r>
        <w:r w:rsidR="00825637" w:rsidRPr="0060131B" w:rsidDel="0060131B">
          <w:rPr>
            <w:rFonts w:hint="eastAsia"/>
            <w:color w:val="000000"/>
          </w:rPr>
          <w:delText xml:space="preserve"> PlantVillage</w:delText>
        </w:r>
        <w:r w:rsidR="00825637" w:rsidRPr="0060131B" w:rsidDel="0060131B">
          <w:rPr>
            <w:rFonts w:hint="eastAsia"/>
            <w:color w:val="000000"/>
          </w:rPr>
          <w:delText>背景简单，农作物病害特征多样，由于获取标注图像需</w:delText>
        </w:r>
        <w:r w:rsidR="00825637" w:rsidRPr="0060131B" w:rsidDel="0060131B">
          <w:rPr>
            <w:rFonts w:hint="eastAsia"/>
            <w:color w:val="000000"/>
          </w:rPr>
          <w:delText xml:space="preserve"> </w:delText>
        </w:r>
        <w:r w:rsidR="00825637" w:rsidRPr="0060131B" w:rsidDel="0060131B">
          <w:rPr>
            <w:rFonts w:hint="eastAsia"/>
            <w:color w:val="000000"/>
          </w:rPr>
          <w:delText>要专家参</w:delText>
        </w:r>
        <w:r w:rsidR="00825637" w:rsidRPr="0060131B" w:rsidDel="0060131B">
          <w:rPr>
            <w:rFonts w:hint="eastAsia"/>
            <w:color w:val="000000"/>
          </w:rPr>
          <w:delText xml:space="preserve"> </w:delText>
        </w:r>
        <w:r w:rsidR="00825637" w:rsidRPr="0060131B" w:rsidDel="0060131B">
          <w:rPr>
            <w:rFonts w:hint="eastAsia"/>
            <w:color w:val="000000"/>
          </w:rPr>
          <w:delText>与，经</w:delText>
        </w:r>
        <w:r w:rsidR="00825637" w:rsidRPr="0060131B" w:rsidDel="0060131B">
          <w:rPr>
            <w:rFonts w:hint="eastAsia"/>
            <w:color w:val="000000"/>
          </w:rPr>
          <w:delText xml:space="preserve"> </w:delText>
        </w:r>
        <w:r w:rsidR="00825637" w:rsidRPr="0060131B" w:rsidDel="0060131B">
          <w:rPr>
            <w:rFonts w:hint="eastAsia"/>
            <w:color w:val="000000"/>
          </w:rPr>
          <w:delText>常</w:delText>
        </w:r>
        <w:r w:rsidR="00825637" w:rsidRPr="0060131B" w:rsidDel="0060131B">
          <w:rPr>
            <w:rFonts w:hint="eastAsia"/>
            <w:color w:val="000000"/>
          </w:rPr>
          <w:delText xml:space="preserve"> </w:delText>
        </w:r>
        <w:r w:rsidR="00825637" w:rsidRPr="0060131B" w:rsidDel="0060131B">
          <w:rPr>
            <w:rFonts w:hint="eastAsia"/>
            <w:color w:val="000000"/>
          </w:rPr>
          <w:delText>会</w:delText>
        </w:r>
        <w:r w:rsidR="00825637" w:rsidRPr="0060131B" w:rsidDel="0060131B">
          <w:rPr>
            <w:rFonts w:hint="eastAsia"/>
            <w:color w:val="000000"/>
          </w:rPr>
          <w:delText xml:space="preserve"> </w:delText>
        </w:r>
        <w:r w:rsidR="00825637" w:rsidRPr="0060131B" w:rsidDel="0060131B">
          <w:rPr>
            <w:rFonts w:hint="eastAsia"/>
            <w:color w:val="000000"/>
          </w:rPr>
          <w:delText>导</w:delText>
        </w:r>
        <w:r w:rsidR="00825637" w:rsidRPr="0060131B" w:rsidDel="0060131B">
          <w:rPr>
            <w:rFonts w:hint="eastAsia"/>
            <w:color w:val="000000"/>
          </w:rPr>
          <w:delText xml:space="preserve"> </w:delText>
        </w:r>
        <w:r w:rsidR="00825637" w:rsidRPr="0060131B" w:rsidDel="0060131B">
          <w:rPr>
            <w:rFonts w:hint="eastAsia"/>
            <w:color w:val="000000"/>
          </w:rPr>
          <w:delText>致</w:delText>
        </w:r>
        <w:r w:rsidR="00825637" w:rsidRPr="0060131B" w:rsidDel="0060131B">
          <w:rPr>
            <w:rFonts w:hint="eastAsia"/>
            <w:color w:val="000000"/>
          </w:rPr>
          <w:delText xml:space="preserve"> </w:delText>
        </w:r>
        <w:r w:rsidR="00825637" w:rsidRPr="0060131B" w:rsidDel="0060131B">
          <w:rPr>
            <w:rFonts w:hint="eastAsia"/>
            <w:color w:val="000000"/>
          </w:rPr>
          <w:delText>类</w:delText>
        </w:r>
        <w:r w:rsidR="00825637" w:rsidRPr="0060131B" w:rsidDel="0060131B">
          <w:rPr>
            <w:rFonts w:hint="eastAsia"/>
            <w:color w:val="000000"/>
          </w:rPr>
          <w:delText xml:space="preserve"> </w:delText>
        </w:r>
        <w:r w:rsidR="00825637" w:rsidRPr="0060131B" w:rsidDel="0060131B">
          <w:rPr>
            <w:rFonts w:hint="eastAsia"/>
            <w:color w:val="000000"/>
          </w:rPr>
          <w:delText>别</w:delText>
        </w:r>
        <w:r w:rsidR="00825637" w:rsidRPr="0060131B" w:rsidDel="0060131B">
          <w:rPr>
            <w:rFonts w:hint="eastAsia"/>
            <w:color w:val="000000"/>
          </w:rPr>
          <w:delText xml:space="preserve"> </w:delText>
        </w:r>
        <w:r w:rsidR="00825637" w:rsidRPr="0060131B" w:rsidDel="0060131B">
          <w:rPr>
            <w:rFonts w:hint="eastAsia"/>
            <w:color w:val="000000"/>
          </w:rPr>
          <w:delText>不</w:delText>
        </w:r>
        <w:r w:rsidR="00825637" w:rsidRPr="0060131B" w:rsidDel="0060131B">
          <w:rPr>
            <w:rFonts w:hint="eastAsia"/>
            <w:color w:val="000000"/>
          </w:rPr>
          <w:delText xml:space="preserve"> </w:delText>
        </w:r>
        <w:r w:rsidR="00825637" w:rsidRPr="0060131B" w:rsidDel="0060131B">
          <w:rPr>
            <w:rFonts w:hint="eastAsia"/>
            <w:color w:val="000000"/>
          </w:rPr>
          <w:delText>均</w:delText>
        </w:r>
        <w:r w:rsidR="00825637" w:rsidRPr="0060131B" w:rsidDel="0060131B">
          <w:rPr>
            <w:rFonts w:hint="eastAsia"/>
            <w:color w:val="000000"/>
          </w:rPr>
          <w:delText xml:space="preserve"> </w:delText>
        </w:r>
        <w:r w:rsidR="00825637" w:rsidRPr="0060131B" w:rsidDel="0060131B">
          <w:rPr>
            <w:rFonts w:hint="eastAsia"/>
            <w:color w:val="000000"/>
          </w:rPr>
          <w:delText>衡，直</w:delText>
        </w:r>
        <w:r w:rsidR="00825637" w:rsidRPr="0060131B" w:rsidDel="0060131B">
          <w:rPr>
            <w:rFonts w:hint="eastAsia"/>
            <w:color w:val="000000"/>
          </w:rPr>
          <w:delText xml:space="preserve"> </w:delText>
        </w:r>
        <w:r w:rsidR="00825637" w:rsidRPr="0060131B" w:rsidDel="0060131B">
          <w:rPr>
            <w:rFonts w:hint="eastAsia"/>
            <w:color w:val="000000"/>
          </w:rPr>
          <w:delText>接</w:delText>
        </w:r>
        <w:r w:rsidR="00825637" w:rsidRPr="0060131B" w:rsidDel="0060131B">
          <w:rPr>
            <w:rFonts w:hint="eastAsia"/>
            <w:color w:val="000000"/>
          </w:rPr>
          <w:delText xml:space="preserve"> </w:delText>
        </w:r>
        <w:r w:rsidR="00825637" w:rsidRPr="0060131B" w:rsidDel="0060131B">
          <w:rPr>
            <w:rFonts w:hint="eastAsia"/>
            <w:color w:val="000000"/>
          </w:rPr>
          <w:delText>将</w:delText>
        </w:r>
        <w:r w:rsidR="00825637" w:rsidRPr="0060131B" w:rsidDel="0060131B">
          <w:rPr>
            <w:rFonts w:hint="eastAsia"/>
            <w:color w:val="000000"/>
          </w:rPr>
          <w:delText xml:space="preserve"> </w:delText>
        </w:r>
        <w:r w:rsidR="00825637" w:rsidRPr="0060131B" w:rsidDel="0060131B">
          <w:rPr>
            <w:rFonts w:hint="eastAsia"/>
            <w:color w:val="000000"/>
          </w:rPr>
          <w:delText>在</w:delText>
        </w:r>
        <w:r w:rsidR="00825637" w:rsidRPr="0060131B" w:rsidDel="0060131B">
          <w:rPr>
            <w:rFonts w:hint="eastAsia"/>
            <w:color w:val="000000"/>
          </w:rPr>
          <w:delText xml:space="preserve"> PlantVillage </w:delText>
        </w:r>
        <w:r w:rsidR="00825637" w:rsidRPr="0060131B" w:rsidDel="0060131B">
          <w:rPr>
            <w:rFonts w:hint="eastAsia"/>
            <w:color w:val="000000"/>
          </w:rPr>
          <w:delText>上训练的模型迁移并不能得到很好的效果．</w:delText>
        </w:r>
        <w:r w:rsidR="00825637" w:rsidRPr="0060131B" w:rsidDel="0060131B">
          <w:rPr>
            <w:rFonts w:hint="eastAsia"/>
            <w:color w:val="000000"/>
          </w:rPr>
          <w:delText xml:space="preserve"> </w:delText>
        </w:r>
        <w:r w:rsidR="00825637" w:rsidRPr="0060131B" w:rsidDel="0060131B">
          <w:rPr>
            <w:rFonts w:hint="eastAsia"/>
            <w:color w:val="000000"/>
          </w:rPr>
          <w:delText>基</w:delText>
        </w:r>
        <w:r w:rsidR="00825637" w:rsidRPr="0060131B" w:rsidDel="0060131B">
          <w:rPr>
            <w:rFonts w:hint="eastAsia"/>
            <w:color w:val="000000"/>
          </w:rPr>
          <w:delText xml:space="preserve"> </w:delText>
        </w:r>
        <w:r w:rsidR="00825637" w:rsidRPr="0060131B" w:rsidDel="0060131B">
          <w:rPr>
            <w:rFonts w:hint="eastAsia"/>
            <w:color w:val="000000"/>
          </w:rPr>
          <w:delText>于简单背景图像的病害识别方法在识别实际环境下农</w:delText>
        </w:r>
        <w:r w:rsidR="00825637" w:rsidRPr="0060131B" w:rsidDel="0060131B">
          <w:rPr>
            <w:rFonts w:hint="eastAsia"/>
            <w:color w:val="000000"/>
          </w:rPr>
          <w:delText xml:space="preserve"> </w:delText>
        </w:r>
        <w:r w:rsidR="00825637" w:rsidRPr="0060131B" w:rsidDel="0060131B">
          <w:rPr>
            <w:rFonts w:hint="eastAsia"/>
            <w:color w:val="000000"/>
          </w:rPr>
          <w:delText>作物病害图像时，需要抗击各种各样的噪声干扰因素，</w:delText>
        </w:r>
        <w:r w:rsidR="00825637" w:rsidRPr="0060131B" w:rsidDel="0060131B">
          <w:rPr>
            <w:rFonts w:hint="eastAsia"/>
            <w:color w:val="000000"/>
          </w:rPr>
          <w:delText xml:space="preserve"> </w:delText>
        </w:r>
        <w:r w:rsidR="00825637" w:rsidRPr="0060131B" w:rsidDel="0060131B">
          <w:rPr>
            <w:rFonts w:hint="eastAsia"/>
            <w:color w:val="000000"/>
          </w:rPr>
          <w:delText>实际的</w:delText>
        </w:r>
        <w:r w:rsidR="00825637" w:rsidRPr="0060131B" w:rsidDel="0060131B">
          <w:rPr>
            <w:rFonts w:hint="eastAsia"/>
            <w:color w:val="000000"/>
          </w:rPr>
          <w:delText xml:space="preserve"> </w:delText>
        </w:r>
        <w:r w:rsidR="00825637" w:rsidRPr="0060131B" w:rsidDel="0060131B">
          <w:rPr>
            <w:rFonts w:hint="eastAsia"/>
            <w:color w:val="000000"/>
          </w:rPr>
          <w:delText>识</w:delText>
        </w:r>
        <w:r w:rsidR="00825637" w:rsidRPr="0060131B" w:rsidDel="0060131B">
          <w:rPr>
            <w:rFonts w:hint="eastAsia"/>
            <w:color w:val="000000"/>
          </w:rPr>
          <w:delText xml:space="preserve"> </w:delText>
        </w:r>
        <w:r w:rsidR="00825637" w:rsidRPr="0060131B" w:rsidDel="0060131B">
          <w:rPr>
            <w:rFonts w:hint="eastAsia"/>
            <w:color w:val="000000"/>
          </w:rPr>
          <w:delText>别</w:delText>
        </w:r>
        <w:r w:rsidR="00825637" w:rsidRPr="0060131B" w:rsidDel="0060131B">
          <w:rPr>
            <w:rFonts w:hint="eastAsia"/>
            <w:color w:val="000000"/>
          </w:rPr>
          <w:delText xml:space="preserve"> </w:delText>
        </w:r>
        <w:r w:rsidR="00825637" w:rsidRPr="0060131B" w:rsidDel="0060131B">
          <w:rPr>
            <w:rFonts w:hint="eastAsia"/>
            <w:color w:val="000000"/>
          </w:rPr>
          <w:delText>精</w:delText>
        </w:r>
        <w:r w:rsidR="00825637" w:rsidRPr="0060131B" w:rsidDel="0060131B">
          <w:rPr>
            <w:rFonts w:hint="eastAsia"/>
            <w:color w:val="000000"/>
          </w:rPr>
          <w:delText xml:space="preserve"> </w:delText>
        </w:r>
        <w:r w:rsidR="00825637" w:rsidRPr="0060131B" w:rsidDel="0060131B">
          <w:rPr>
            <w:rFonts w:hint="eastAsia"/>
            <w:color w:val="000000"/>
          </w:rPr>
          <w:delText>度</w:delText>
        </w:r>
        <w:r w:rsidR="00825637" w:rsidRPr="0060131B" w:rsidDel="0060131B">
          <w:rPr>
            <w:rFonts w:hint="eastAsia"/>
            <w:color w:val="000000"/>
          </w:rPr>
          <w:delText xml:space="preserve"> </w:delText>
        </w:r>
        <w:r w:rsidR="00825637" w:rsidRPr="0060131B" w:rsidDel="0060131B">
          <w:rPr>
            <w:rFonts w:hint="eastAsia"/>
            <w:color w:val="000000"/>
          </w:rPr>
          <w:delText>会</w:delText>
        </w:r>
        <w:r w:rsidR="00825637" w:rsidRPr="0060131B" w:rsidDel="0060131B">
          <w:rPr>
            <w:rFonts w:hint="eastAsia"/>
            <w:color w:val="000000"/>
          </w:rPr>
          <w:delText xml:space="preserve"> </w:delText>
        </w:r>
        <w:r w:rsidR="00825637" w:rsidRPr="0060131B" w:rsidDel="0060131B">
          <w:rPr>
            <w:rFonts w:hint="eastAsia"/>
            <w:color w:val="000000"/>
          </w:rPr>
          <w:delText>大</w:delText>
        </w:r>
        <w:r w:rsidR="00825637" w:rsidRPr="0060131B" w:rsidDel="0060131B">
          <w:rPr>
            <w:rFonts w:hint="eastAsia"/>
            <w:color w:val="000000"/>
          </w:rPr>
          <w:delText xml:space="preserve"> </w:delText>
        </w:r>
        <w:r w:rsidR="00825637" w:rsidRPr="0060131B" w:rsidDel="0060131B">
          <w:rPr>
            <w:rFonts w:hint="eastAsia"/>
            <w:color w:val="000000"/>
          </w:rPr>
          <w:delText>大</w:delText>
        </w:r>
        <w:r w:rsidR="00825637" w:rsidRPr="0060131B" w:rsidDel="0060131B">
          <w:rPr>
            <w:rFonts w:hint="eastAsia"/>
            <w:color w:val="000000"/>
          </w:rPr>
          <w:delText xml:space="preserve"> </w:delText>
        </w:r>
        <w:r w:rsidR="00825637" w:rsidRPr="0060131B" w:rsidDel="0060131B">
          <w:rPr>
            <w:rFonts w:hint="eastAsia"/>
            <w:color w:val="000000"/>
          </w:rPr>
          <w:delText>降</w:delText>
        </w:r>
        <w:r w:rsidR="00825637" w:rsidRPr="0060131B" w:rsidDel="0060131B">
          <w:rPr>
            <w:rFonts w:hint="eastAsia"/>
            <w:color w:val="000000"/>
          </w:rPr>
          <w:delText xml:space="preserve"> </w:delText>
        </w:r>
        <w:r w:rsidR="00825637" w:rsidRPr="0060131B" w:rsidDel="0060131B">
          <w:rPr>
            <w:rFonts w:hint="eastAsia"/>
            <w:color w:val="000000"/>
          </w:rPr>
          <w:delText>低，无</w:delText>
        </w:r>
        <w:r w:rsidR="00825637" w:rsidRPr="0060131B" w:rsidDel="0060131B">
          <w:rPr>
            <w:rFonts w:hint="eastAsia"/>
            <w:color w:val="000000"/>
          </w:rPr>
          <w:delText xml:space="preserve"> </w:delText>
        </w:r>
        <w:r w:rsidR="00825637" w:rsidRPr="0060131B" w:rsidDel="0060131B">
          <w:rPr>
            <w:rFonts w:hint="eastAsia"/>
            <w:color w:val="000000"/>
          </w:rPr>
          <w:delText>法</w:delText>
        </w:r>
        <w:r w:rsidR="00825637" w:rsidRPr="0060131B" w:rsidDel="0060131B">
          <w:rPr>
            <w:rFonts w:hint="eastAsia"/>
            <w:color w:val="000000"/>
          </w:rPr>
          <w:delText xml:space="preserve"> </w:delText>
        </w:r>
        <w:r w:rsidR="00825637" w:rsidRPr="0060131B" w:rsidDel="0060131B">
          <w:rPr>
            <w:rFonts w:hint="eastAsia"/>
            <w:color w:val="000000"/>
          </w:rPr>
          <w:delText>满</w:delText>
        </w:r>
        <w:r w:rsidR="00825637" w:rsidRPr="0060131B" w:rsidDel="0060131B">
          <w:rPr>
            <w:rFonts w:hint="eastAsia"/>
            <w:color w:val="000000"/>
          </w:rPr>
          <w:delText xml:space="preserve"> </w:delText>
        </w:r>
        <w:r w:rsidR="00825637" w:rsidRPr="0060131B" w:rsidDel="0060131B">
          <w:rPr>
            <w:rFonts w:hint="eastAsia"/>
            <w:color w:val="000000"/>
          </w:rPr>
          <w:delText>足</w:delText>
        </w:r>
        <w:r w:rsidR="00825637" w:rsidRPr="0060131B" w:rsidDel="0060131B">
          <w:rPr>
            <w:rFonts w:hint="eastAsia"/>
            <w:color w:val="000000"/>
          </w:rPr>
          <w:delText xml:space="preserve"> </w:delText>
        </w:r>
        <w:r w:rsidR="00825637" w:rsidRPr="0060131B" w:rsidDel="0060131B">
          <w:rPr>
            <w:rFonts w:hint="eastAsia"/>
            <w:color w:val="000000"/>
          </w:rPr>
          <w:delText>识</w:delText>
        </w:r>
        <w:r w:rsidR="00825637" w:rsidRPr="0060131B" w:rsidDel="0060131B">
          <w:rPr>
            <w:rFonts w:hint="eastAsia"/>
            <w:color w:val="000000"/>
          </w:rPr>
          <w:delText xml:space="preserve"> </w:delText>
        </w:r>
        <w:r w:rsidR="00825637" w:rsidRPr="0060131B" w:rsidDel="0060131B">
          <w:rPr>
            <w:rFonts w:hint="eastAsia"/>
            <w:color w:val="000000"/>
          </w:rPr>
          <w:delText>别</w:delText>
        </w:r>
        <w:r w:rsidR="00825637" w:rsidRPr="0060131B" w:rsidDel="0060131B">
          <w:rPr>
            <w:rFonts w:hint="eastAsia"/>
            <w:color w:val="000000"/>
          </w:rPr>
          <w:delText xml:space="preserve"> </w:delText>
        </w:r>
        <w:r w:rsidR="00825637" w:rsidRPr="0060131B" w:rsidDel="0060131B">
          <w:rPr>
            <w:rFonts w:hint="eastAsia"/>
            <w:color w:val="000000"/>
          </w:rPr>
          <w:delText>准</w:delText>
        </w:r>
        <w:r w:rsidR="00825637" w:rsidRPr="0060131B" w:rsidDel="0060131B">
          <w:rPr>
            <w:rFonts w:hint="eastAsia"/>
            <w:color w:val="000000"/>
          </w:rPr>
          <w:delText xml:space="preserve"> </w:delText>
        </w:r>
        <w:r w:rsidR="00825637" w:rsidRPr="0060131B" w:rsidDel="0060131B">
          <w:rPr>
            <w:rFonts w:hint="eastAsia"/>
            <w:color w:val="000000"/>
          </w:rPr>
          <w:delText>确</w:delText>
        </w:r>
        <w:r w:rsidR="00825637" w:rsidRPr="0060131B" w:rsidDel="0060131B">
          <w:rPr>
            <w:rFonts w:hint="eastAsia"/>
            <w:color w:val="000000"/>
          </w:rPr>
          <w:delText xml:space="preserve"> </w:delText>
        </w:r>
        <w:r w:rsidR="00825637" w:rsidRPr="0060131B" w:rsidDel="0060131B">
          <w:rPr>
            <w:rFonts w:hint="eastAsia"/>
            <w:color w:val="000000"/>
          </w:rPr>
          <w:delText>率</w:delText>
        </w:r>
        <w:r w:rsidR="00825637" w:rsidRPr="0060131B" w:rsidDel="0060131B">
          <w:rPr>
            <w:rFonts w:hint="eastAsia"/>
            <w:color w:val="000000"/>
          </w:rPr>
          <w:delText xml:space="preserve"> </w:delText>
        </w:r>
        <w:r w:rsidR="00825637" w:rsidRPr="0060131B" w:rsidDel="0060131B">
          <w:rPr>
            <w:rFonts w:hint="eastAsia"/>
            <w:color w:val="000000"/>
          </w:rPr>
          <w:delText>需求．</w:delText>
        </w:r>
      </w:del>
    </w:p>
    <w:p w14:paraId="62DCBB19" w14:textId="7CA70BC4" w:rsidR="00F12C1D" w:rsidRDefault="003129D2">
      <w:pPr>
        <w:pStyle w:val="a3"/>
        <w:numPr>
          <w:ilvl w:val="0"/>
          <w:numId w:val="18"/>
        </w:numPr>
        <w:ind w:firstLineChars="0"/>
        <w:rPr>
          <w:ins w:id="449" w:author="许佳炜" w:date="2022-08-06T15:42:00Z"/>
          <w:color w:val="000000"/>
        </w:rPr>
        <w:pPrChange w:id="450" w:author="许佳炜" w:date="2022-08-06T15:42:00Z">
          <w:pPr>
            <w:pStyle w:val="a3"/>
          </w:pPr>
        </w:pPrChange>
      </w:pPr>
      <w:ins w:id="451" w:author="许佳炜" w:date="2022-08-06T15:42:00Z">
        <w:r>
          <w:rPr>
            <w:rFonts w:hint="eastAsia"/>
            <w:color w:val="000000"/>
          </w:rPr>
          <w:t>将</w:t>
        </w:r>
      </w:ins>
      <w:ins w:id="452" w:author="xujiawei" w:date="2022-09-06T16:37:00Z">
        <w:r w:rsidR="003A41C9">
          <w:rPr>
            <w:rFonts w:hint="eastAsia"/>
            <w:color w:val="000000"/>
          </w:rPr>
          <w:t>标准</w:t>
        </w:r>
      </w:ins>
      <w:proofErr w:type="spellStart"/>
      <w:ins w:id="453" w:author="许佳炜" w:date="2022-08-06T15:42:00Z">
        <w:r>
          <w:rPr>
            <w:rFonts w:hint="eastAsia"/>
            <w:color w:val="000000"/>
          </w:rPr>
          <w:t>ViT</w:t>
        </w:r>
        <w:proofErr w:type="spellEnd"/>
        <w:r>
          <w:rPr>
            <w:rFonts w:hint="eastAsia"/>
            <w:color w:val="000000"/>
          </w:rPr>
          <w:t>模型引入到</w:t>
        </w:r>
        <w:r w:rsidRPr="000010F5">
          <w:rPr>
            <w:rFonts w:hint="eastAsia"/>
            <w:color w:val="000000"/>
          </w:rPr>
          <w:t>农作物病害</w:t>
        </w:r>
        <w:r>
          <w:rPr>
            <w:rFonts w:hint="eastAsia"/>
            <w:color w:val="000000"/>
          </w:rPr>
          <w:t>工作中</w:t>
        </w:r>
      </w:ins>
      <w:ins w:id="454" w:author="xujiawei" w:date="2022-08-29T09:24:00Z">
        <w:r w:rsidR="004C08EA">
          <w:rPr>
            <w:rFonts w:hint="eastAsia"/>
            <w:color w:val="000000"/>
          </w:rPr>
          <w:t>。</w:t>
        </w:r>
      </w:ins>
    </w:p>
    <w:p w14:paraId="49029389" w14:textId="3D57A603" w:rsidR="003129D2" w:rsidRDefault="003129D2" w:rsidP="003129D2">
      <w:pPr>
        <w:pStyle w:val="a3"/>
        <w:numPr>
          <w:ilvl w:val="0"/>
          <w:numId w:val="18"/>
        </w:numPr>
        <w:ind w:firstLineChars="0"/>
        <w:rPr>
          <w:ins w:id="455" w:author="许佳炜" w:date="2022-08-06T15:44:00Z"/>
          <w:color w:val="000000"/>
        </w:rPr>
      </w:pPr>
      <w:ins w:id="456" w:author="许佳炜" w:date="2022-08-06T15:44:00Z">
        <w:r>
          <w:rPr>
            <w:rFonts w:hint="eastAsia"/>
            <w:color w:val="000000"/>
          </w:rPr>
          <w:t>改进</w:t>
        </w:r>
      </w:ins>
      <w:ins w:id="457" w:author="许佳炜" w:date="2022-08-06T15:42:00Z">
        <w:r>
          <w:rPr>
            <w:rFonts w:hint="eastAsia"/>
            <w:color w:val="000000"/>
          </w:rPr>
          <w:t>标准</w:t>
        </w:r>
        <w:proofErr w:type="spellStart"/>
        <w:r>
          <w:rPr>
            <w:rFonts w:hint="eastAsia"/>
            <w:color w:val="000000"/>
          </w:rPr>
          <w:t>V</w:t>
        </w:r>
        <w:r>
          <w:rPr>
            <w:color w:val="000000"/>
          </w:rPr>
          <w:t>iT</w:t>
        </w:r>
        <w:proofErr w:type="spellEnd"/>
        <w:r>
          <w:rPr>
            <w:rFonts w:hint="eastAsia"/>
            <w:color w:val="000000"/>
          </w:rPr>
          <w:t>模型的</w:t>
        </w:r>
      </w:ins>
      <w:ins w:id="458" w:author="xujiawei" w:date="2022-09-06T16:38:00Z">
        <w:r w:rsidR="00C57916">
          <w:rPr>
            <w:rFonts w:hint="eastAsia"/>
            <w:color w:val="000000"/>
          </w:rPr>
          <w:t>图像序列化操作和自注意力</w:t>
        </w:r>
        <w:r w:rsidR="00881B0F">
          <w:rPr>
            <w:rFonts w:hint="eastAsia"/>
            <w:color w:val="000000"/>
          </w:rPr>
          <w:t>机制</w:t>
        </w:r>
      </w:ins>
      <w:ins w:id="459" w:author="许佳炜" w:date="2022-08-06T15:43:00Z">
        <w:del w:id="460" w:author="xujiawei" w:date="2022-09-06T16:38:00Z">
          <w:r w:rsidRPr="008C0958" w:rsidDel="00C57916">
            <w:rPr>
              <w:rFonts w:hint="eastAsia"/>
              <w:color w:val="000000"/>
            </w:rPr>
            <w:delText>Patch Embedding</w:delText>
          </w:r>
          <w:r w:rsidDel="00C57916">
            <w:rPr>
              <w:rFonts w:hint="eastAsia"/>
              <w:color w:val="000000"/>
            </w:rPr>
            <w:delText>和</w:delText>
          </w:r>
          <w:r w:rsidDel="00C57916">
            <w:rPr>
              <w:rFonts w:hint="eastAsia"/>
              <w:color w:val="000000"/>
            </w:rPr>
            <w:delText>Self</w:delText>
          </w:r>
          <w:r w:rsidRPr="003129D2" w:rsidDel="00C57916">
            <w:rPr>
              <w:color w:val="000000"/>
            </w:rPr>
            <w:delText>-Attention</w:delText>
          </w:r>
        </w:del>
      </w:ins>
      <w:ins w:id="461" w:author="许佳炜" w:date="2022-08-06T15:44:00Z">
        <w:del w:id="462" w:author="xujiawei" w:date="2022-09-06T16:38:00Z">
          <w:r w:rsidR="00EC11C0" w:rsidDel="00C57916">
            <w:rPr>
              <w:rFonts w:hint="eastAsia"/>
              <w:color w:val="000000"/>
            </w:rPr>
            <w:delText>操作</w:delText>
          </w:r>
        </w:del>
        <w:r w:rsidR="009867CA">
          <w:rPr>
            <w:rFonts w:hint="eastAsia"/>
            <w:color w:val="000000"/>
          </w:rPr>
          <w:t>，使标准</w:t>
        </w:r>
        <w:proofErr w:type="spellStart"/>
        <w:r w:rsidR="009867CA">
          <w:rPr>
            <w:rFonts w:hint="eastAsia"/>
            <w:color w:val="000000"/>
          </w:rPr>
          <w:t>Vi</w:t>
        </w:r>
        <w:r w:rsidR="009867CA">
          <w:rPr>
            <w:color w:val="000000"/>
          </w:rPr>
          <w:t>T</w:t>
        </w:r>
        <w:proofErr w:type="spellEnd"/>
        <w:r w:rsidR="009867CA">
          <w:rPr>
            <w:rFonts w:hint="eastAsia"/>
            <w:color w:val="000000"/>
          </w:rPr>
          <w:t>模型具有更好的局部</w:t>
        </w:r>
        <w:del w:id="463" w:author="xujiawei" w:date="2022-08-30T13:06:00Z">
          <w:r w:rsidR="009867CA" w:rsidDel="00622E8C">
            <w:rPr>
              <w:rFonts w:hint="eastAsia"/>
              <w:color w:val="000000"/>
            </w:rPr>
            <w:delText>性</w:delText>
          </w:r>
        </w:del>
        <w:r w:rsidR="009867CA">
          <w:rPr>
            <w:rFonts w:hint="eastAsia"/>
            <w:color w:val="000000"/>
          </w:rPr>
          <w:t>归纳偏置</w:t>
        </w:r>
      </w:ins>
      <w:ins w:id="464" w:author="xujiawei" w:date="2022-08-29T09:24:00Z">
        <w:r w:rsidR="004C08EA">
          <w:rPr>
            <w:rFonts w:hint="eastAsia"/>
            <w:color w:val="000000"/>
          </w:rPr>
          <w:t>。</w:t>
        </w:r>
      </w:ins>
      <w:ins w:id="465" w:author="许佳炜" w:date="2022-08-06T15:44:00Z">
        <w:del w:id="466" w:author="xujiawei" w:date="2022-08-29T09:24:00Z">
          <w:r w:rsidR="009867CA" w:rsidDel="004C08EA">
            <w:rPr>
              <w:rFonts w:hint="eastAsia"/>
              <w:color w:val="000000"/>
            </w:rPr>
            <w:delText>.</w:delText>
          </w:r>
        </w:del>
      </w:ins>
    </w:p>
    <w:p w14:paraId="02E2C65D" w14:textId="65B49719" w:rsidR="00E860B0" w:rsidRPr="00B65887" w:rsidRDefault="009867CA">
      <w:pPr>
        <w:pStyle w:val="a3"/>
        <w:numPr>
          <w:ilvl w:val="0"/>
          <w:numId w:val="18"/>
        </w:numPr>
        <w:ind w:firstLineChars="0"/>
        <w:rPr>
          <w:color w:val="000000"/>
        </w:rPr>
        <w:pPrChange w:id="467" w:author="许佳炜" w:date="2022-08-06T15:46:00Z">
          <w:pPr>
            <w:pStyle w:val="a3"/>
          </w:pPr>
        </w:pPrChange>
      </w:pPr>
      <w:ins w:id="468" w:author="许佳炜" w:date="2022-08-06T15:45:00Z">
        <w:r>
          <w:rPr>
            <w:rFonts w:hint="eastAsia"/>
            <w:color w:val="000000"/>
          </w:rPr>
          <w:t>通过</w:t>
        </w:r>
        <w:del w:id="469" w:author="xujiawei" w:date="2022-09-06T16:39:00Z">
          <w:r w:rsidDel="00662140">
            <w:rPr>
              <w:rFonts w:hint="eastAsia"/>
              <w:color w:val="000000"/>
            </w:rPr>
            <w:delText>大量</w:delText>
          </w:r>
        </w:del>
        <w:r>
          <w:rPr>
            <w:rFonts w:hint="eastAsia"/>
            <w:color w:val="000000"/>
          </w:rPr>
          <w:t>实验证明</w:t>
        </w:r>
        <w:proofErr w:type="spellStart"/>
        <w:r>
          <w:rPr>
            <w:rFonts w:hint="eastAsia"/>
            <w:color w:val="000000"/>
          </w:rPr>
          <w:t>Vi</w:t>
        </w:r>
        <w:r>
          <w:rPr>
            <w:color w:val="000000"/>
          </w:rPr>
          <w:t>T</w:t>
        </w:r>
        <w:proofErr w:type="spellEnd"/>
        <w:r>
          <w:rPr>
            <w:rFonts w:hint="eastAsia"/>
            <w:color w:val="000000"/>
          </w:rPr>
          <w:t>模型在噪声环境下比</w:t>
        </w:r>
      </w:ins>
      <w:ins w:id="470" w:author="xujiawei" w:date="2022-09-06T16:39:00Z">
        <w:r w:rsidR="00A15A25">
          <w:rPr>
            <w:rFonts w:hint="eastAsia"/>
            <w:color w:val="000000"/>
          </w:rPr>
          <w:t>DCNNs</w:t>
        </w:r>
      </w:ins>
      <w:ins w:id="471" w:author="许佳炜" w:date="2022-08-06T15:45:00Z">
        <w:del w:id="472" w:author="xujiawei" w:date="2022-08-08T09:30:00Z">
          <w:r w:rsidDel="00DC2E13">
            <w:rPr>
              <w:rFonts w:hint="eastAsia"/>
              <w:color w:val="000000"/>
            </w:rPr>
            <w:delText>D</w:delText>
          </w:r>
          <w:r w:rsidDel="00DC2E13">
            <w:rPr>
              <w:color w:val="000000"/>
            </w:rPr>
            <w:delText>CNN</w:delText>
          </w:r>
        </w:del>
        <w:r>
          <w:rPr>
            <w:rFonts w:hint="eastAsia"/>
            <w:color w:val="000000"/>
          </w:rPr>
          <w:t>模型具有</w:t>
        </w:r>
      </w:ins>
      <w:ins w:id="473" w:author="许佳炜" w:date="2022-08-06T15:46:00Z">
        <w:r>
          <w:rPr>
            <w:rFonts w:hint="eastAsia"/>
            <w:color w:val="000000"/>
          </w:rPr>
          <w:t>更高的鲁棒性</w:t>
        </w:r>
      </w:ins>
      <w:ins w:id="474" w:author="xujiawei" w:date="2022-08-29T09:24:00Z">
        <w:r w:rsidR="004C08EA">
          <w:rPr>
            <w:rFonts w:hint="eastAsia"/>
            <w:color w:val="000000"/>
          </w:rPr>
          <w:t>。</w:t>
        </w:r>
      </w:ins>
      <w:ins w:id="475" w:author="许佳炜" w:date="2022-08-06T15:46:00Z">
        <w:del w:id="476" w:author="xujiawei" w:date="2022-08-29T09:24:00Z">
          <w:r w:rsidDel="004C08EA">
            <w:rPr>
              <w:rFonts w:hint="eastAsia"/>
              <w:color w:val="000000"/>
            </w:rPr>
            <w:delText>.</w:delText>
          </w:r>
        </w:del>
      </w:ins>
    </w:p>
    <w:bookmarkEnd w:id="194"/>
    <w:bookmarkEnd w:id="195"/>
    <w:p w14:paraId="50E09E39" w14:textId="77777777" w:rsidR="00386705" w:rsidRPr="009F1D09" w:rsidRDefault="00994F32" w:rsidP="00B602C8">
      <w:pPr>
        <w:pStyle w:val="2"/>
        <w:spacing w:after="120" w:line="240" w:lineRule="auto"/>
        <w:rPr>
          <w:rFonts w:eastAsia="宋体"/>
          <w:color w:val="000000"/>
          <w:sz w:val="24"/>
        </w:rPr>
      </w:pPr>
      <w:r w:rsidRPr="00F65B01">
        <w:rPr>
          <w:rFonts w:ascii="黑体" w:hAnsi="黑体" w:hint="eastAsia"/>
          <w:color w:val="000000"/>
          <w:sz w:val="24"/>
        </w:rPr>
        <w:t>1</w:t>
      </w:r>
      <w:r w:rsidR="00386705" w:rsidRPr="00F65B01">
        <w:rPr>
          <w:rFonts w:ascii="黑体" w:hAnsi="黑体" w:hint="eastAsia"/>
          <w:color w:val="000000"/>
          <w:sz w:val="24"/>
        </w:rPr>
        <w:t xml:space="preserve"> </w:t>
      </w:r>
      <w:r w:rsidR="00691F21" w:rsidRPr="00F65B01">
        <w:rPr>
          <w:rFonts w:ascii="黑体" w:hAnsi="黑体" w:hint="eastAsia"/>
          <w:color w:val="000000"/>
          <w:sz w:val="24"/>
        </w:rPr>
        <w:t>相关</w:t>
      </w:r>
      <w:r w:rsidR="00691F21" w:rsidRPr="00F65B01">
        <w:rPr>
          <w:rFonts w:ascii="黑体" w:hAnsi="黑体"/>
          <w:color w:val="000000"/>
          <w:sz w:val="24"/>
        </w:rPr>
        <w:t>工作</w:t>
      </w:r>
      <w:r w:rsidR="0038499A">
        <w:rPr>
          <w:rFonts w:eastAsia="宋体" w:hint="eastAsia"/>
          <w:color w:val="000000"/>
          <w:sz w:val="24"/>
        </w:rPr>
        <w:t xml:space="preserve"> </w:t>
      </w:r>
      <w:del w:id="477" w:author="许佳炜" w:date="2022-08-06T16:03:00Z">
        <w:r w:rsidR="0038499A" w:rsidDel="00B20343">
          <w:rPr>
            <w:rFonts w:hint="eastAsia"/>
            <w:color w:val="FF0000"/>
            <w:sz w:val="24"/>
            <w:bdr w:val="single" w:sz="4" w:space="0" w:color="FF0000"/>
          </w:rPr>
          <w:delText>一级标题小四黑</w:delText>
        </w:r>
      </w:del>
    </w:p>
    <w:p w14:paraId="5422D2A4" w14:textId="03939146" w:rsidR="00691F21" w:rsidDel="002E0B94" w:rsidRDefault="007C2F3A">
      <w:pPr>
        <w:ind w:firstLineChars="200" w:firstLine="420"/>
        <w:rPr>
          <w:del w:id="478" w:author="xujiawei" w:date="2022-08-08T10:24:00Z"/>
          <w:color w:val="000000"/>
        </w:rPr>
        <w:pPrChange w:id="479" w:author="xujiawei" w:date="2022-08-20T01:23:00Z">
          <w:pPr>
            <w:ind w:firstLine="420"/>
          </w:pPr>
        </w:pPrChange>
      </w:pPr>
      <w:ins w:id="480" w:author="xujiawei" w:date="2022-08-08T10:25:00Z">
        <w:r w:rsidRPr="007C2F3A">
          <w:rPr>
            <w:rFonts w:hint="eastAsia"/>
            <w:color w:val="000000"/>
          </w:rPr>
          <w:t>利用图像处理技术提取特征，并将其输入到机器</w:t>
        </w:r>
        <w:r w:rsidRPr="007C2F3A">
          <w:rPr>
            <w:rFonts w:hint="eastAsia"/>
            <w:color w:val="000000"/>
          </w:rPr>
          <w:t>学习算法中进行精确分类。</w:t>
        </w:r>
      </w:ins>
      <w:ins w:id="481" w:author="xujiawei" w:date="2022-09-06T16:43:00Z">
        <w:r w:rsidR="001464C7">
          <w:rPr>
            <w:rFonts w:hint="eastAsia"/>
            <w:color w:val="000000"/>
          </w:rPr>
          <w:t>根据</w:t>
        </w:r>
        <w:r w:rsidR="00005188">
          <w:rPr>
            <w:rFonts w:hint="eastAsia"/>
            <w:color w:val="000000"/>
          </w:rPr>
          <w:t>是否需要手动设计特征，</w:t>
        </w:r>
      </w:ins>
      <w:ins w:id="482" w:author="xujiawei" w:date="2022-08-08T10:25:00Z">
        <w:r w:rsidRPr="007C2F3A">
          <w:rPr>
            <w:rFonts w:hint="eastAsia"/>
            <w:color w:val="000000"/>
          </w:rPr>
          <w:t>可以</w:t>
        </w:r>
      </w:ins>
      <w:ins w:id="483" w:author="xujiawei" w:date="2022-09-06T16:44:00Z">
        <w:r w:rsidR="0000296C">
          <w:rPr>
            <w:rFonts w:hint="eastAsia"/>
            <w:color w:val="000000"/>
          </w:rPr>
          <w:t>讲算法</w:t>
        </w:r>
      </w:ins>
      <w:ins w:id="484" w:author="xujiawei" w:date="2022-08-08T10:25:00Z">
        <w:r w:rsidRPr="007C2F3A">
          <w:rPr>
            <w:rFonts w:hint="eastAsia"/>
            <w:color w:val="000000"/>
          </w:rPr>
          <w:t>大致分为</w:t>
        </w:r>
        <w:r w:rsidRPr="007C2F3A">
          <w:rPr>
            <w:rFonts w:hint="eastAsia"/>
            <w:color w:val="000000"/>
          </w:rPr>
          <w:t>:(1)</w:t>
        </w:r>
      </w:ins>
      <w:ins w:id="485" w:author="xujiawei" w:date="2022-09-06T16:43:00Z">
        <w:r w:rsidR="001464C7">
          <w:rPr>
            <w:rFonts w:hint="eastAsia"/>
            <w:color w:val="000000"/>
          </w:rPr>
          <w:t>传统</w:t>
        </w:r>
      </w:ins>
      <w:ins w:id="486" w:author="xujiawei" w:date="2022-08-08T10:25:00Z">
        <w:r w:rsidRPr="007C2F3A">
          <w:rPr>
            <w:rFonts w:hint="eastAsia"/>
            <w:color w:val="000000"/>
          </w:rPr>
          <w:t>机器学习方法</w:t>
        </w:r>
        <w:r w:rsidRPr="007C2F3A">
          <w:rPr>
            <w:rFonts w:hint="eastAsia"/>
            <w:color w:val="000000"/>
          </w:rPr>
          <w:t>(2)</w:t>
        </w:r>
        <w:r w:rsidRPr="007C2F3A">
          <w:rPr>
            <w:rFonts w:hint="eastAsia"/>
            <w:color w:val="000000"/>
          </w:rPr>
          <w:t>深度学习方法</w:t>
        </w:r>
      </w:ins>
      <w:ins w:id="487" w:author="xujiawei" w:date="2022-08-29T09:23:00Z">
        <w:r w:rsidR="00B166C5">
          <w:rPr>
            <w:rFonts w:hint="eastAsia"/>
            <w:color w:val="000000"/>
          </w:rPr>
          <w:t>。</w:t>
        </w:r>
      </w:ins>
      <w:del w:id="488" w:author="xujiawei" w:date="2022-08-08T10:25:00Z">
        <w:r w:rsidR="00691F21" w:rsidRPr="009F1D09" w:rsidDel="007C2F3A">
          <w:rPr>
            <w:rFonts w:hint="eastAsia"/>
            <w:color w:val="000000"/>
          </w:rPr>
          <w:delText>离群点检测不论</w:delText>
        </w:r>
        <w:r w:rsidR="00691F21" w:rsidRPr="009F1D09" w:rsidDel="007C2F3A">
          <w:rPr>
            <w:color w:val="000000"/>
          </w:rPr>
          <w:delText>在</w:delText>
        </w:r>
        <w:r w:rsidR="00691F21" w:rsidRPr="009F1D09" w:rsidDel="007C2F3A">
          <w:rPr>
            <w:rFonts w:hint="eastAsia"/>
            <w:color w:val="000000"/>
          </w:rPr>
          <w:delText>同质</w:delText>
        </w:r>
        <w:r w:rsidR="00DB5AA7" w:rsidRPr="009F1D09" w:rsidDel="007C2F3A">
          <w:rPr>
            <w:color w:val="000000"/>
          </w:rPr>
          <w:delText>网络中还是在异质</w:delText>
        </w:r>
        <w:r w:rsidR="00691F21" w:rsidRPr="009F1D09" w:rsidDel="007C2F3A">
          <w:rPr>
            <w:color w:val="000000"/>
          </w:rPr>
          <w:delText>网络中都发挥着重要的作用</w:delText>
        </w:r>
        <w:r w:rsidR="009D2856" w:rsidRPr="009F1D09" w:rsidDel="007C2F3A">
          <w:rPr>
            <w:rFonts w:hint="eastAsia"/>
            <w:color w:val="000000"/>
          </w:rPr>
          <w:delText>．</w:delText>
        </w:r>
        <w:r w:rsidR="00691F21" w:rsidRPr="009F1D09" w:rsidDel="007C2F3A">
          <w:rPr>
            <w:rFonts w:hint="eastAsia"/>
            <w:color w:val="000000"/>
          </w:rPr>
          <w:delText>静态</w:delText>
        </w:r>
        <w:r w:rsidR="00DB5AA7" w:rsidRPr="009F1D09" w:rsidDel="007C2F3A">
          <w:rPr>
            <w:color w:val="000000"/>
          </w:rPr>
          <w:delText>离群点和动态离群点</w:delText>
        </w:r>
        <w:r w:rsidR="00691F21" w:rsidRPr="009F1D09" w:rsidDel="007C2F3A">
          <w:rPr>
            <w:color w:val="000000"/>
          </w:rPr>
          <w:delText>检测在不同的</w:delText>
        </w:r>
        <w:r w:rsidR="00691F21" w:rsidRPr="009F1D09" w:rsidDel="007C2F3A">
          <w:rPr>
            <w:rFonts w:hint="eastAsia"/>
            <w:color w:val="000000"/>
          </w:rPr>
          <w:delText>背景</w:delText>
        </w:r>
        <w:r w:rsidR="00691F21" w:rsidRPr="009F1D09" w:rsidDel="007C2F3A">
          <w:rPr>
            <w:color w:val="000000"/>
          </w:rPr>
          <w:delText>下也都有着</w:delText>
        </w:r>
        <w:r w:rsidR="00691F21" w:rsidRPr="009F1D09" w:rsidDel="007C2F3A">
          <w:rPr>
            <w:rFonts w:hint="eastAsia"/>
            <w:color w:val="000000"/>
          </w:rPr>
          <w:delText>广泛</w:delText>
        </w:r>
        <w:r w:rsidR="00691F21" w:rsidRPr="009F1D09" w:rsidDel="007C2F3A">
          <w:rPr>
            <w:color w:val="000000"/>
          </w:rPr>
          <w:delText>的应用和重要的研究意义</w:delText>
        </w:r>
        <w:r w:rsidR="009D2856" w:rsidRPr="009F1D09" w:rsidDel="007C2F3A">
          <w:rPr>
            <w:rFonts w:hint="eastAsia"/>
            <w:color w:val="000000"/>
          </w:rPr>
          <w:delText>．</w:delText>
        </w:r>
        <w:r w:rsidR="00691F21" w:rsidRPr="009F1D09" w:rsidDel="007C2F3A">
          <w:rPr>
            <w:rFonts w:hint="eastAsia"/>
            <w:color w:val="000000"/>
          </w:rPr>
          <w:delText>接下来</w:delText>
        </w:r>
        <w:r w:rsidR="009D2856" w:rsidRPr="009F1D09" w:rsidDel="007C2F3A">
          <w:rPr>
            <w:rFonts w:hint="eastAsia"/>
            <w:color w:val="000000"/>
          </w:rPr>
          <w:delText>，</w:delText>
        </w:r>
        <w:r w:rsidR="00691F21" w:rsidRPr="009F1D09" w:rsidDel="007C2F3A">
          <w:rPr>
            <w:rFonts w:hint="eastAsia"/>
            <w:color w:val="000000"/>
          </w:rPr>
          <w:delText>我们</w:delText>
        </w:r>
        <w:r w:rsidR="00DB5AA7" w:rsidRPr="009F1D09" w:rsidDel="007C2F3A">
          <w:rPr>
            <w:color w:val="000000"/>
          </w:rPr>
          <w:delText>概述</w:delText>
        </w:r>
        <w:r w:rsidR="00691F21" w:rsidRPr="009F1D09" w:rsidDel="007C2F3A">
          <w:rPr>
            <w:rFonts w:hint="eastAsia"/>
            <w:color w:val="000000"/>
          </w:rPr>
          <w:delText>已有</w:delText>
        </w:r>
        <w:r w:rsidR="00691F21" w:rsidRPr="009F1D09" w:rsidDel="007C2F3A">
          <w:rPr>
            <w:color w:val="000000"/>
          </w:rPr>
          <w:delText>的</w:delText>
        </w:r>
        <w:r w:rsidR="00DB5AA7" w:rsidRPr="009F1D09" w:rsidDel="007C2F3A">
          <w:rPr>
            <w:rFonts w:hint="eastAsia"/>
            <w:color w:val="000000"/>
          </w:rPr>
          <w:delText>部分</w:delText>
        </w:r>
        <w:r w:rsidR="00691F21" w:rsidRPr="009F1D09" w:rsidDel="007C2F3A">
          <w:rPr>
            <w:color w:val="000000"/>
          </w:rPr>
          <w:delText>离群点检测</w:delText>
        </w:r>
        <w:r w:rsidR="00DB5AA7" w:rsidRPr="009F1D09" w:rsidDel="007C2F3A">
          <w:rPr>
            <w:rFonts w:hint="eastAsia"/>
            <w:color w:val="000000"/>
          </w:rPr>
          <w:delText>工</w:delText>
        </w:r>
      </w:del>
      <w:del w:id="489" w:author="xujiawei" w:date="2022-08-08T10:24:00Z">
        <w:r w:rsidR="00DB5AA7" w:rsidRPr="009F1D09" w:rsidDel="00246E27">
          <w:rPr>
            <w:rFonts w:hint="eastAsia"/>
            <w:color w:val="000000"/>
          </w:rPr>
          <w:delText>作以及</w:delText>
        </w:r>
        <w:r w:rsidR="00691F21" w:rsidRPr="009F1D09" w:rsidDel="00246E27">
          <w:rPr>
            <w:color w:val="000000"/>
          </w:rPr>
          <w:delText>在不同条件下的应用</w:delText>
        </w:r>
        <w:r w:rsidR="009D2856" w:rsidRPr="009F1D09" w:rsidDel="00246E27">
          <w:rPr>
            <w:rFonts w:hint="eastAsia"/>
            <w:color w:val="000000"/>
          </w:rPr>
          <w:delText>．</w:delText>
        </w:r>
      </w:del>
    </w:p>
    <w:p w14:paraId="784A1548" w14:textId="6C213D81" w:rsidR="00691F21" w:rsidRPr="009F1D09" w:rsidDel="00246E27" w:rsidRDefault="00691F21">
      <w:pPr>
        <w:ind w:firstLineChars="200" w:firstLine="420"/>
        <w:rPr>
          <w:del w:id="490" w:author="xujiawei" w:date="2022-08-08T10:24:00Z"/>
          <w:color w:val="000000"/>
        </w:rPr>
        <w:pPrChange w:id="491" w:author="xujiawei" w:date="2022-08-20T01:23:00Z">
          <w:pPr>
            <w:ind w:firstLine="420"/>
          </w:pPr>
        </w:pPrChange>
      </w:pPr>
      <w:del w:id="492" w:author="xujiawei" w:date="2022-08-08T10:24:00Z">
        <w:r w:rsidRPr="009F1D09" w:rsidDel="00246E27">
          <w:rPr>
            <w:rFonts w:hint="eastAsia"/>
            <w:color w:val="000000"/>
          </w:rPr>
          <w:delText>关于</w:delText>
        </w:r>
        <w:r w:rsidRPr="009F1D09" w:rsidDel="00246E27">
          <w:rPr>
            <w:color w:val="000000"/>
          </w:rPr>
          <w:delText>离群点</w:delText>
        </w:r>
        <w:r w:rsidRPr="009F1D09" w:rsidDel="00246E27">
          <w:rPr>
            <w:rFonts w:hint="eastAsia"/>
            <w:color w:val="000000"/>
          </w:rPr>
          <w:delText>检测</w:delText>
        </w:r>
        <w:r w:rsidRPr="009F1D09" w:rsidDel="00246E27">
          <w:rPr>
            <w:color w:val="000000"/>
          </w:rPr>
          <w:delText>的研究有很多</w:delText>
        </w:r>
        <w:r w:rsidR="009D2856" w:rsidRPr="009F1D09" w:rsidDel="00246E27">
          <w:rPr>
            <w:rFonts w:hint="eastAsia"/>
            <w:color w:val="000000"/>
          </w:rPr>
          <w:delText>，</w:delText>
        </w:r>
        <w:r w:rsidRPr="009F1D09" w:rsidDel="00246E27">
          <w:rPr>
            <w:rFonts w:hint="eastAsia"/>
            <w:color w:val="000000"/>
          </w:rPr>
          <w:delText>但</w:delText>
        </w:r>
        <w:r w:rsidR="001E33E7" w:rsidRPr="009F1D09" w:rsidDel="00246E27">
          <w:rPr>
            <w:color w:val="000000"/>
          </w:rPr>
          <w:delText>大多数都是</w:delText>
        </w:r>
        <w:r w:rsidR="001E33E7" w:rsidRPr="009F1D09" w:rsidDel="00246E27">
          <w:rPr>
            <w:rFonts w:hint="eastAsia"/>
            <w:color w:val="000000"/>
          </w:rPr>
          <w:delText>针对</w:delText>
        </w:r>
        <w:r w:rsidRPr="009F1D09" w:rsidDel="00246E27">
          <w:rPr>
            <w:color w:val="000000"/>
          </w:rPr>
          <w:delText>同质信息网络的研究</w:delText>
        </w:r>
        <w:r w:rsidR="00C33A7C" w:rsidRPr="00972E0C" w:rsidDel="00246E27">
          <w:rPr>
            <w:rFonts w:hint="eastAsia"/>
            <w:color w:val="000000"/>
            <w:highlight w:val="yellow"/>
            <w:vertAlign w:val="superscript"/>
          </w:rPr>
          <w:delText>[</w:delText>
        </w:r>
        <w:r w:rsidR="00994F32" w:rsidRPr="00972E0C" w:rsidDel="00246E27">
          <w:rPr>
            <w:rFonts w:hint="eastAsia"/>
            <w:color w:val="000000"/>
            <w:highlight w:val="yellow"/>
            <w:vertAlign w:val="superscript"/>
          </w:rPr>
          <w:delText>1</w:delText>
        </w:r>
        <w:r w:rsidR="00056815" w:rsidDel="00246E27">
          <w:rPr>
            <w:rFonts w:hint="eastAsia"/>
            <w:color w:val="000000"/>
            <w:highlight w:val="yellow"/>
            <w:vertAlign w:val="superscript"/>
          </w:rPr>
          <w:delText>0</w:delText>
        </w:r>
        <w:r w:rsidR="00994F32" w:rsidRPr="00972E0C" w:rsidDel="00246E27">
          <w:rPr>
            <w:color w:val="000000"/>
            <w:highlight w:val="yellow"/>
            <w:vertAlign w:val="superscript"/>
          </w:rPr>
          <w:delText>-</w:delText>
        </w:r>
        <w:r w:rsidR="000E21F7" w:rsidRPr="00972E0C" w:rsidDel="00246E27">
          <w:rPr>
            <w:rFonts w:hint="eastAsia"/>
            <w:color w:val="000000"/>
            <w:highlight w:val="yellow"/>
            <w:vertAlign w:val="superscript"/>
          </w:rPr>
          <w:delText>13</w:delText>
        </w:r>
        <w:r w:rsidRPr="00972E0C" w:rsidDel="00246E27">
          <w:rPr>
            <w:rFonts w:hint="eastAsia"/>
            <w:color w:val="000000"/>
            <w:highlight w:val="yellow"/>
            <w:vertAlign w:val="superscript"/>
          </w:rPr>
          <w:delText>]</w:delText>
        </w:r>
        <w:r w:rsidR="009D2856" w:rsidRPr="00972E0C" w:rsidDel="00246E27">
          <w:rPr>
            <w:rFonts w:hint="eastAsia"/>
            <w:color w:val="000000"/>
            <w:highlight w:val="yellow"/>
          </w:rPr>
          <w:delText>．</w:delText>
        </w:r>
        <w:r w:rsidRPr="00972E0C" w:rsidDel="00246E27">
          <w:rPr>
            <w:color w:val="000000"/>
            <w:highlight w:val="yellow"/>
          </w:rPr>
          <w:delText>文献</w:delText>
        </w:r>
        <w:r w:rsidR="00C33A7C" w:rsidRPr="00972E0C" w:rsidDel="00246E27">
          <w:rPr>
            <w:color w:val="000000"/>
            <w:highlight w:val="yellow"/>
          </w:rPr>
          <w:delText>[</w:delText>
        </w:r>
        <w:r w:rsidR="000E21F7" w:rsidRPr="00972E0C" w:rsidDel="00246E27">
          <w:rPr>
            <w:color w:val="000000"/>
            <w:highlight w:val="yellow"/>
          </w:rPr>
          <w:delText>14</w:delText>
        </w:r>
        <w:r w:rsidRPr="00972E0C" w:rsidDel="00246E27">
          <w:rPr>
            <w:color w:val="000000"/>
            <w:highlight w:val="yellow"/>
          </w:rPr>
          <w:delText>]</w:delText>
        </w:r>
        <w:r w:rsidRPr="009F1D09" w:rsidDel="00246E27">
          <w:rPr>
            <w:rFonts w:hint="eastAsia"/>
            <w:color w:val="000000"/>
          </w:rPr>
          <w:delText>提出了</w:delText>
        </w:r>
        <w:r w:rsidRPr="009F1D09" w:rsidDel="00246E27">
          <w:rPr>
            <w:color w:val="000000"/>
          </w:rPr>
          <w:delText>一种基于密度的局部离群点检测算法</w:delText>
        </w:r>
        <w:r w:rsidR="009D2856" w:rsidRPr="009F1D09" w:rsidDel="00246E27">
          <w:rPr>
            <w:rFonts w:hint="eastAsia"/>
            <w:color w:val="000000"/>
          </w:rPr>
          <w:delText>．</w:delText>
        </w:r>
        <w:r w:rsidRPr="009F1D09" w:rsidDel="00246E27">
          <w:rPr>
            <w:rFonts w:hint="eastAsia"/>
            <w:color w:val="000000"/>
          </w:rPr>
          <w:delText>该方法</w:delText>
        </w:r>
        <w:r w:rsidRPr="009F1D09" w:rsidDel="00246E27">
          <w:rPr>
            <w:color w:val="000000"/>
          </w:rPr>
          <w:delText>通过引入信息熵来发现网络中存在的局部离群点</w:delText>
        </w:r>
        <w:r w:rsidR="009D2856" w:rsidRPr="009F1D09" w:rsidDel="00246E27">
          <w:rPr>
            <w:rFonts w:hint="eastAsia"/>
            <w:color w:val="000000"/>
          </w:rPr>
          <w:delText>．</w:delText>
        </w:r>
        <w:r w:rsidRPr="009F1D09" w:rsidDel="00246E27">
          <w:rPr>
            <w:color w:val="000000"/>
          </w:rPr>
          <w:delText>文献</w:delText>
        </w:r>
        <w:r w:rsidRPr="009F1D09" w:rsidDel="00246E27">
          <w:rPr>
            <w:rFonts w:hint="eastAsia"/>
            <w:color w:val="000000"/>
          </w:rPr>
          <w:delText>[</w:delText>
        </w:r>
        <w:r w:rsidR="000E21F7" w:rsidRPr="009F1D09" w:rsidDel="00246E27">
          <w:rPr>
            <w:color w:val="000000"/>
          </w:rPr>
          <w:delText>15</w:delText>
        </w:r>
        <w:r w:rsidRPr="009F1D09" w:rsidDel="00246E27">
          <w:rPr>
            <w:rFonts w:hint="eastAsia"/>
            <w:color w:val="000000"/>
          </w:rPr>
          <w:delText>]</w:delText>
        </w:r>
        <w:r w:rsidRPr="009F1D09" w:rsidDel="00246E27">
          <w:rPr>
            <w:rFonts w:hint="eastAsia"/>
            <w:color w:val="000000"/>
          </w:rPr>
          <w:delText>提出</w:delText>
        </w:r>
        <w:r w:rsidR="00050E3E" w:rsidRPr="009F1D09" w:rsidDel="00246E27">
          <w:rPr>
            <w:color w:val="000000"/>
          </w:rPr>
          <w:delText>了一</w:delText>
        </w:r>
        <w:r w:rsidR="00050E3E" w:rsidRPr="009F1D09" w:rsidDel="00246E27">
          <w:rPr>
            <w:rFonts w:hint="eastAsia"/>
            <w:color w:val="000000"/>
          </w:rPr>
          <w:delText>种</w:delText>
        </w:r>
        <w:r w:rsidRPr="009F1D09" w:rsidDel="00246E27">
          <w:rPr>
            <w:rFonts w:hint="eastAsia"/>
            <w:color w:val="000000"/>
          </w:rPr>
          <w:delText>使用</w:delText>
        </w:r>
        <w:r w:rsidRPr="009F1D09" w:rsidDel="00246E27">
          <w:rPr>
            <w:color w:val="000000"/>
          </w:rPr>
          <w:delText>后缀树</w:delText>
        </w:r>
        <w:r w:rsidR="004029D0" w:rsidRPr="009F1D09" w:rsidDel="00246E27">
          <w:rPr>
            <w:rFonts w:hint="eastAsia"/>
            <w:color w:val="000000"/>
          </w:rPr>
          <w:delText>的</w:delText>
        </w:r>
        <w:r w:rsidRPr="009F1D09" w:rsidDel="00246E27">
          <w:rPr>
            <w:color w:val="000000"/>
          </w:rPr>
          <w:delText>离群点</w:delText>
        </w:r>
        <w:r w:rsidR="004029D0" w:rsidRPr="009F1D09" w:rsidDel="00246E27">
          <w:rPr>
            <w:rFonts w:hint="eastAsia"/>
            <w:color w:val="000000"/>
          </w:rPr>
          <w:delText>检测</w:delText>
        </w:r>
        <w:r w:rsidRPr="009F1D09" w:rsidDel="00246E27">
          <w:rPr>
            <w:rFonts w:hint="eastAsia"/>
            <w:color w:val="000000"/>
          </w:rPr>
          <w:delText>方法</w:delText>
        </w:r>
        <w:r w:rsidR="009D2856" w:rsidRPr="009F1D09" w:rsidDel="00246E27">
          <w:rPr>
            <w:rFonts w:hint="eastAsia"/>
            <w:color w:val="000000"/>
          </w:rPr>
          <w:delText>．</w:delText>
        </w:r>
        <w:r w:rsidRPr="009F1D09" w:rsidDel="00246E27">
          <w:rPr>
            <w:rFonts w:hint="eastAsia"/>
            <w:color w:val="000000"/>
          </w:rPr>
          <w:delText>该方法认为</w:delText>
        </w:r>
        <w:r w:rsidRPr="009F1D09" w:rsidDel="00246E27">
          <w:rPr>
            <w:color w:val="000000"/>
          </w:rPr>
          <w:delText>离群点</w:delText>
        </w:r>
        <w:r w:rsidRPr="009F1D09" w:rsidDel="00246E27">
          <w:rPr>
            <w:rFonts w:hint="eastAsia"/>
            <w:color w:val="000000"/>
          </w:rPr>
          <w:delText>稀少</w:delText>
        </w:r>
        <w:r w:rsidR="009D2856" w:rsidRPr="009F1D09" w:rsidDel="00246E27">
          <w:rPr>
            <w:rFonts w:hint="eastAsia"/>
            <w:color w:val="000000"/>
          </w:rPr>
          <w:delText>，</w:delText>
        </w:r>
        <w:r w:rsidRPr="009F1D09" w:rsidDel="00246E27">
          <w:rPr>
            <w:rFonts w:hint="eastAsia"/>
            <w:color w:val="000000"/>
          </w:rPr>
          <w:delText>出现</w:delText>
        </w:r>
        <w:r w:rsidRPr="009F1D09" w:rsidDel="00246E27">
          <w:rPr>
            <w:color w:val="000000"/>
          </w:rPr>
          <w:delText>的次数</w:delText>
        </w:r>
        <w:r w:rsidRPr="009F1D09" w:rsidDel="00246E27">
          <w:rPr>
            <w:rFonts w:hint="eastAsia"/>
            <w:color w:val="000000"/>
          </w:rPr>
          <w:delText>也</w:delText>
        </w:r>
        <w:r w:rsidRPr="009F1D09" w:rsidDel="00246E27">
          <w:rPr>
            <w:color w:val="000000"/>
          </w:rPr>
          <w:delText>相对较少</w:delText>
        </w:r>
        <w:r w:rsidR="009D2856" w:rsidRPr="009F1D09" w:rsidDel="00246E27">
          <w:rPr>
            <w:rFonts w:hint="eastAsia"/>
            <w:color w:val="000000"/>
          </w:rPr>
          <w:delText>，</w:delText>
        </w:r>
        <w:r w:rsidRPr="009F1D09" w:rsidDel="00246E27">
          <w:rPr>
            <w:rFonts w:hint="eastAsia"/>
            <w:color w:val="000000"/>
          </w:rPr>
          <w:delText>比</w:delText>
        </w:r>
        <w:r w:rsidRPr="009F1D09" w:rsidDel="00246E27">
          <w:rPr>
            <w:color w:val="000000"/>
          </w:rPr>
          <w:delText>一些周期性出现且出现次数频繁的正常点更加重要</w:delText>
        </w:r>
        <w:r w:rsidR="009D2856" w:rsidRPr="009F1D09" w:rsidDel="00246E27">
          <w:rPr>
            <w:rFonts w:hint="eastAsia"/>
            <w:color w:val="000000"/>
          </w:rPr>
          <w:delText>．</w:delText>
        </w:r>
        <w:r w:rsidRPr="009F1D09" w:rsidDel="00246E27">
          <w:rPr>
            <w:rFonts w:hint="eastAsia"/>
            <w:color w:val="000000"/>
          </w:rPr>
          <w:delText>其</w:delText>
        </w:r>
        <w:r w:rsidRPr="009F1D09" w:rsidDel="00246E27">
          <w:rPr>
            <w:color w:val="000000"/>
          </w:rPr>
          <w:delText>主要用于处理数值或者字符</w:delText>
        </w:r>
        <w:r w:rsidR="009D2856" w:rsidRPr="009F1D09" w:rsidDel="00246E27">
          <w:rPr>
            <w:rFonts w:hint="eastAsia"/>
            <w:color w:val="000000"/>
          </w:rPr>
          <w:delText>，</w:delText>
        </w:r>
        <w:r w:rsidRPr="009F1D09" w:rsidDel="00246E27">
          <w:rPr>
            <w:rFonts w:hint="eastAsia"/>
            <w:color w:val="000000"/>
          </w:rPr>
          <w:delText>因此</w:delText>
        </w:r>
        <w:r w:rsidRPr="009F1D09" w:rsidDel="00246E27">
          <w:rPr>
            <w:color w:val="000000"/>
          </w:rPr>
          <w:delText>被应用于同质信息网络</w:delText>
        </w:r>
        <w:r w:rsidR="009D2856" w:rsidRPr="009F1D09" w:rsidDel="00246E27">
          <w:rPr>
            <w:color w:val="000000"/>
          </w:rPr>
          <w:delText>．</w:delText>
        </w:r>
        <w:r w:rsidRPr="009F1D09" w:rsidDel="00246E27">
          <w:rPr>
            <w:color w:val="000000"/>
          </w:rPr>
          <w:delText xml:space="preserve"> </w:delText>
        </w:r>
      </w:del>
    </w:p>
    <w:p w14:paraId="4D1F62AB" w14:textId="77777777" w:rsidR="00691F21" w:rsidRPr="009F1D09" w:rsidDel="00246E27" w:rsidRDefault="00972E0C">
      <w:pPr>
        <w:ind w:firstLineChars="200" w:firstLine="420"/>
        <w:rPr>
          <w:del w:id="493" w:author="xujiawei" w:date="2022-08-08T10:24:00Z"/>
          <w:color w:val="000000"/>
        </w:rPr>
        <w:pPrChange w:id="494" w:author="xujiawei" w:date="2022-08-20T01:23:00Z">
          <w:pPr>
            <w:ind w:firstLine="420"/>
          </w:pPr>
        </w:pPrChange>
      </w:pPr>
      <w:del w:id="495" w:author="xujiawei" w:date="2022-08-08T10:24:00Z">
        <w:r w:rsidDel="00246E27">
          <w:rPr>
            <w:rFonts w:hint="eastAsia"/>
            <w:color w:val="000000"/>
          </w:rPr>
          <w:delText>……</w:delText>
        </w:r>
      </w:del>
    </w:p>
    <w:p w14:paraId="4819092C" w14:textId="77777777" w:rsidR="009B0B50" w:rsidDel="00246E27" w:rsidRDefault="00691F21">
      <w:pPr>
        <w:ind w:firstLineChars="200" w:firstLine="420"/>
        <w:rPr>
          <w:del w:id="496" w:author="xujiawei" w:date="2022-08-08T10:24:00Z"/>
          <w:color w:val="000000"/>
        </w:rPr>
        <w:pPrChange w:id="497" w:author="xujiawei" w:date="2022-08-20T01:23:00Z">
          <w:pPr>
            <w:ind w:firstLine="420"/>
          </w:pPr>
        </w:pPrChange>
      </w:pPr>
      <w:del w:id="498" w:author="xujiawei" w:date="2022-08-08T10:24:00Z">
        <w:r w:rsidRPr="009F1D09" w:rsidDel="00246E27">
          <w:rPr>
            <w:rFonts w:hint="eastAsia"/>
            <w:color w:val="000000"/>
          </w:rPr>
          <w:delText>本文</w:delText>
        </w:r>
        <w:r w:rsidR="00420726" w:rsidRPr="009F1D09" w:rsidDel="00246E27">
          <w:rPr>
            <w:rFonts w:hint="eastAsia"/>
            <w:color w:val="000000"/>
          </w:rPr>
          <w:delText>提</w:delText>
        </w:r>
        <w:r w:rsidR="00420726" w:rsidRPr="009F1D09" w:rsidDel="00246E27">
          <w:rPr>
            <w:color w:val="000000"/>
          </w:rPr>
          <w:delText>出的</w:delText>
        </w:r>
        <w:r w:rsidR="00420726" w:rsidRPr="009F1D09" w:rsidDel="00246E27">
          <w:rPr>
            <w:rFonts w:hint="eastAsia"/>
            <w:color w:val="000000"/>
          </w:rPr>
          <w:delText>基于</w:delText>
        </w:r>
        <w:r w:rsidR="00420726" w:rsidRPr="009F1D09" w:rsidDel="00246E27">
          <w:rPr>
            <w:color w:val="000000"/>
          </w:rPr>
          <w:delText>张量表示的动态离群点检测方法</w:delText>
        </w:r>
        <w:r w:rsidR="009D2856" w:rsidRPr="009F1D09" w:rsidDel="00246E27">
          <w:rPr>
            <w:rFonts w:hint="eastAsia"/>
            <w:color w:val="000000"/>
          </w:rPr>
          <w:delText>，</w:delText>
        </w:r>
        <w:r w:rsidRPr="009F1D09" w:rsidDel="00246E27">
          <w:rPr>
            <w:rFonts w:hint="eastAsia"/>
            <w:color w:val="000000"/>
          </w:rPr>
          <w:delText>将</w:delText>
        </w:r>
        <w:r w:rsidRPr="009F1D09" w:rsidDel="00246E27">
          <w:rPr>
            <w:color w:val="000000"/>
          </w:rPr>
          <w:delText>网络中的异质数据进行动态分析</w:delText>
        </w:r>
        <w:r w:rsidR="009D2856" w:rsidRPr="009F1D09" w:rsidDel="00246E27">
          <w:rPr>
            <w:rFonts w:hint="eastAsia"/>
            <w:color w:val="000000"/>
          </w:rPr>
          <w:delText>．</w:delText>
        </w:r>
        <w:r w:rsidRPr="009F1D09" w:rsidDel="00246E27">
          <w:rPr>
            <w:rFonts w:hint="eastAsia"/>
            <w:color w:val="000000"/>
          </w:rPr>
          <w:delText>不仅</w:delText>
        </w:r>
        <w:r w:rsidRPr="009F1D09" w:rsidDel="00246E27">
          <w:rPr>
            <w:color w:val="000000"/>
          </w:rPr>
          <w:delText>解决了数据的稀疏性</w:delText>
        </w:r>
        <w:r w:rsidRPr="009F1D09" w:rsidDel="00246E27">
          <w:rPr>
            <w:rFonts w:hint="eastAsia"/>
            <w:color w:val="000000"/>
          </w:rPr>
          <w:delText>问题</w:delText>
        </w:r>
        <w:r w:rsidR="009D2856" w:rsidRPr="009F1D09" w:rsidDel="00246E27">
          <w:rPr>
            <w:rFonts w:hint="eastAsia"/>
            <w:color w:val="000000"/>
          </w:rPr>
          <w:delText>，</w:delText>
        </w:r>
        <w:r w:rsidRPr="009F1D09" w:rsidDel="00246E27">
          <w:rPr>
            <w:rFonts w:hint="eastAsia"/>
            <w:color w:val="000000"/>
          </w:rPr>
          <w:delText>也很大</w:delText>
        </w:r>
        <w:r w:rsidRPr="009F1D09" w:rsidDel="00246E27">
          <w:rPr>
            <w:color w:val="000000"/>
          </w:rPr>
          <w:delText>程度上保留了数据之间的语义关系</w:delText>
        </w:r>
        <w:r w:rsidR="009D2856" w:rsidRPr="009F1D09" w:rsidDel="00246E27">
          <w:rPr>
            <w:rFonts w:hint="eastAsia"/>
            <w:color w:val="000000"/>
          </w:rPr>
          <w:delText>．</w:delText>
        </w:r>
        <w:r w:rsidRPr="009F1D09" w:rsidDel="00246E27">
          <w:rPr>
            <w:rFonts w:hint="eastAsia"/>
            <w:color w:val="000000"/>
          </w:rPr>
          <w:delText>该方法可以</w:delText>
        </w:r>
        <w:r w:rsidRPr="009F1D09" w:rsidDel="00246E27">
          <w:rPr>
            <w:color w:val="000000"/>
          </w:rPr>
          <w:delText>根据</w:delText>
        </w:r>
        <w:r w:rsidRPr="009F1D09" w:rsidDel="00246E27">
          <w:rPr>
            <w:rFonts w:hint="eastAsia"/>
            <w:color w:val="000000"/>
          </w:rPr>
          <w:delText>异质数据</w:delText>
        </w:r>
        <w:r w:rsidR="002C0A61" w:rsidRPr="009F1D09" w:rsidDel="00246E27">
          <w:rPr>
            <w:color w:val="000000"/>
          </w:rPr>
          <w:delText>所在聚簇是否发生变化来判断网</w:delText>
        </w:r>
        <w:r w:rsidR="002C0A61" w:rsidRPr="009F1D09" w:rsidDel="00246E27">
          <w:rPr>
            <w:rFonts w:hint="eastAsia"/>
            <w:color w:val="000000"/>
          </w:rPr>
          <w:delText>络</w:delText>
        </w:r>
        <w:r w:rsidRPr="009F1D09" w:rsidDel="00246E27">
          <w:rPr>
            <w:color w:val="000000"/>
          </w:rPr>
          <w:delText>中的数据是否为离群数据</w:delText>
        </w:r>
        <w:r w:rsidR="009D2856" w:rsidRPr="009F1D09" w:rsidDel="00246E27">
          <w:rPr>
            <w:rFonts w:hint="eastAsia"/>
            <w:color w:val="000000"/>
          </w:rPr>
          <w:delText>，</w:delText>
        </w:r>
        <w:r w:rsidRPr="009F1D09" w:rsidDel="00246E27">
          <w:rPr>
            <w:rFonts w:hint="eastAsia"/>
            <w:color w:val="000000"/>
          </w:rPr>
          <w:delText>也</w:delText>
        </w:r>
        <w:r w:rsidRPr="009F1D09" w:rsidDel="00246E27">
          <w:rPr>
            <w:color w:val="000000"/>
          </w:rPr>
          <w:delText>可以根据离群数据来分析</w:delText>
        </w:r>
        <w:r w:rsidRPr="009F1D09" w:rsidDel="00246E27">
          <w:rPr>
            <w:rFonts w:hint="eastAsia"/>
            <w:color w:val="000000"/>
          </w:rPr>
          <w:delText>其</w:delText>
        </w:r>
        <w:r w:rsidRPr="009F1D09" w:rsidDel="00246E27">
          <w:rPr>
            <w:color w:val="000000"/>
          </w:rPr>
          <w:delText>产生机制</w:delText>
        </w:r>
        <w:r w:rsidRPr="009F1D09" w:rsidDel="00246E27">
          <w:rPr>
            <w:rFonts w:hint="eastAsia"/>
            <w:color w:val="000000"/>
          </w:rPr>
          <w:delText>并</w:delText>
        </w:r>
        <w:r w:rsidRPr="009F1D09" w:rsidDel="00246E27">
          <w:rPr>
            <w:color w:val="000000"/>
          </w:rPr>
          <w:delText>进行相应的处理</w:delText>
        </w:r>
        <w:r w:rsidR="009D2856" w:rsidRPr="009F1D09" w:rsidDel="00246E27">
          <w:rPr>
            <w:rFonts w:hint="eastAsia"/>
            <w:color w:val="000000"/>
          </w:rPr>
          <w:delText>．</w:delText>
        </w:r>
      </w:del>
    </w:p>
    <w:p w14:paraId="0381A8AA" w14:textId="77777777" w:rsidR="00F06531" w:rsidRPr="009F1D09" w:rsidRDefault="00F06531">
      <w:pPr>
        <w:ind w:firstLineChars="200" w:firstLine="420"/>
        <w:rPr>
          <w:color w:val="000000"/>
        </w:rPr>
        <w:pPrChange w:id="499" w:author="xujiawei" w:date="2022-08-20T01:23:00Z">
          <w:pPr>
            <w:ind w:firstLine="420"/>
          </w:pPr>
        </w:pPrChange>
      </w:pPr>
      <w:del w:id="500" w:author="xujiawei" w:date="2022-08-08T10:24:00Z">
        <w:r w:rsidRPr="004A3559" w:rsidDel="00246E27">
          <w:rPr>
            <w:rFonts w:hint="eastAsia"/>
            <w:color w:val="000000"/>
          </w:rPr>
          <w:delText>虽然存内计算架构在一定程度上缓解了“数据搬运”的瓶颈问题，然而由于传统存内计算建立在易失性存储器介质之上，其物理特性限制导致整个系统泄漏功耗和动态功耗随着处理数据量的增加而急剧增长．近期各种新型非易失性内存介质（</w:delText>
        </w:r>
        <w:r w:rsidRPr="004A3559" w:rsidDel="00246E27">
          <w:rPr>
            <w:color w:val="000000"/>
          </w:rPr>
          <w:delText>n</w:delText>
        </w:r>
        <w:r w:rsidRPr="004A3559" w:rsidDel="00246E27">
          <w:rPr>
            <w:rFonts w:hint="eastAsia"/>
            <w:color w:val="000000"/>
          </w:rPr>
          <w:delText xml:space="preserve">on-volatile </w:delText>
        </w:r>
        <w:r w:rsidRPr="004A3559" w:rsidDel="00246E27">
          <w:rPr>
            <w:color w:val="000000"/>
          </w:rPr>
          <w:delText>m</w:delText>
        </w:r>
        <w:r w:rsidRPr="004A3559" w:rsidDel="00246E27">
          <w:rPr>
            <w:rFonts w:hint="eastAsia"/>
            <w:color w:val="000000"/>
          </w:rPr>
          <w:delText xml:space="preserve">emory </w:delText>
        </w:r>
        <w:r w:rsidRPr="004A3559" w:rsidDel="00246E27">
          <w:rPr>
            <w:color w:val="000000"/>
          </w:rPr>
          <w:delText>t</w:delText>
        </w:r>
        <w:r w:rsidRPr="004A3559" w:rsidDel="00246E27">
          <w:rPr>
            <w:rFonts w:hint="eastAsia"/>
            <w:color w:val="000000"/>
          </w:rPr>
          <w:delText>echnologies, NVMs</w:delText>
        </w:r>
        <w:r w:rsidRPr="004A3559" w:rsidDel="00246E27">
          <w:rPr>
            <w:rFonts w:hint="eastAsia"/>
            <w:color w:val="000000"/>
          </w:rPr>
          <w:delText>）正因其区别与传统介质的低漏电率、高密度等一系列优良的特性而受到广泛关注</w:delText>
        </w:r>
        <w:r w:rsidRPr="004A3559" w:rsidDel="00246E27">
          <w:rPr>
            <w:rFonts w:hint="eastAsia"/>
            <w:color w:val="000000"/>
            <w:vertAlign w:val="superscript"/>
          </w:rPr>
          <w:delText>[5</w:delText>
        </w:r>
        <w:r w:rsidRPr="004A3559" w:rsidDel="00246E27">
          <w:rPr>
            <w:color w:val="000000"/>
            <w:vertAlign w:val="superscript"/>
          </w:rPr>
          <w:delText>-</w:delText>
        </w:r>
        <w:r w:rsidRPr="004A3559" w:rsidDel="00246E27">
          <w:rPr>
            <w:rFonts w:hint="eastAsia"/>
            <w:color w:val="000000"/>
            <w:vertAlign w:val="superscript"/>
          </w:rPr>
          <w:delText>7]</w:delText>
        </w:r>
        <w:r w:rsidRPr="004A3559" w:rsidDel="00246E27">
          <w:rPr>
            <w:rFonts w:hint="eastAsia"/>
            <w:color w:val="000000"/>
          </w:rPr>
          <w:delText>．典型的包括相变存储器（</w:delText>
        </w:r>
        <w:r w:rsidRPr="004A3559" w:rsidDel="00246E27">
          <w:rPr>
            <w:color w:val="000000"/>
          </w:rPr>
          <w:delText>p</w:delText>
        </w:r>
        <w:r w:rsidRPr="004A3559" w:rsidDel="00246E27">
          <w:rPr>
            <w:rFonts w:hint="eastAsia"/>
            <w:color w:val="000000"/>
          </w:rPr>
          <w:delText xml:space="preserve">hase </w:delText>
        </w:r>
        <w:r w:rsidRPr="004A3559" w:rsidDel="00246E27">
          <w:rPr>
            <w:color w:val="000000"/>
          </w:rPr>
          <w:delText>c</w:delText>
        </w:r>
        <w:r w:rsidRPr="004A3559" w:rsidDel="00246E27">
          <w:rPr>
            <w:rFonts w:hint="eastAsia"/>
            <w:color w:val="000000"/>
          </w:rPr>
          <w:delText xml:space="preserve">hange </w:delText>
        </w:r>
        <w:r w:rsidRPr="004A3559" w:rsidDel="00246E27">
          <w:rPr>
            <w:color w:val="000000"/>
          </w:rPr>
          <w:delText>m</w:delText>
        </w:r>
        <w:r w:rsidRPr="004A3559" w:rsidDel="00246E27">
          <w:rPr>
            <w:rFonts w:hint="eastAsia"/>
            <w:color w:val="000000"/>
          </w:rPr>
          <w:delText>emory, PCRAM</w:delText>
        </w:r>
        <w:r w:rsidRPr="004A3559" w:rsidDel="00246E27">
          <w:rPr>
            <w:rFonts w:hint="eastAsia"/>
            <w:color w:val="000000"/>
          </w:rPr>
          <w:delText>），自旋力矩存储器（</w:delText>
        </w:r>
        <w:r w:rsidRPr="004A3559" w:rsidDel="00246E27">
          <w:rPr>
            <w:color w:val="000000"/>
          </w:rPr>
          <w:delText>s</w:delText>
        </w:r>
        <w:r w:rsidRPr="004A3559" w:rsidDel="00246E27">
          <w:rPr>
            <w:rFonts w:hint="eastAsia"/>
            <w:color w:val="000000"/>
          </w:rPr>
          <w:delText xml:space="preserve">pin-transfer </w:delText>
        </w:r>
        <w:r w:rsidRPr="004A3559" w:rsidDel="00246E27">
          <w:rPr>
            <w:color w:val="000000"/>
          </w:rPr>
          <w:delText>t</w:delText>
        </w:r>
        <w:r w:rsidRPr="004A3559" w:rsidDel="00246E27">
          <w:rPr>
            <w:rFonts w:hint="eastAsia"/>
            <w:color w:val="000000"/>
          </w:rPr>
          <w:delText xml:space="preserve">orque </w:delText>
        </w:r>
        <w:r w:rsidRPr="004A3559" w:rsidDel="00246E27">
          <w:rPr>
            <w:color w:val="000000"/>
          </w:rPr>
          <w:delText>m</w:delText>
        </w:r>
        <w:r w:rsidRPr="004A3559" w:rsidDel="00246E27">
          <w:rPr>
            <w:rFonts w:hint="eastAsia"/>
            <w:color w:val="000000"/>
          </w:rPr>
          <w:delText>emory, STT-RAM</w:delText>
        </w:r>
        <w:r w:rsidRPr="004A3559" w:rsidDel="00246E27">
          <w:rPr>
            <w:rFonts w:hint="eastAsia"/>
            <w:color w:val="000000"/>
          </w:rPr>
          <w:delText>），赛道型存储器（</w:delText>
        </w:r>
        <w:r w:rsidRPr="004A3559" w:rsidDel="00246E27">
          <w:rPr>
            <w:color w:val="000000"/>
          </w:rPr>
          <w:delText>r</w:delText>
        </w:r>
        <w:r w:rsidRPr="004A3559" w:rsidDel="00246E27">
          <w:rPr>
            <w:rFonts w:hint="eastAsia"/>
            <w:color w:val="000000"/>
          </w:rPr>
          <w:delText xml:space="preserve">acetrack </w:delText>
        </w:r>
        <w:r w:rsidRPr="004A3559" w:rsidDel="00246E27">
          <w:rPr>
            <w:color w:val="000000"/>
          </w:rPr>
          <w:delText>m</w:delText>
        </w:r>
        <w:r w:rsidRPr="004A3559" w:rsidDel="00246E27">
          <w:rPr>
            <w:rFonts w:hint="eastAsia"/>
            <w:color w:val="000000"/>
          </w:rPr>
          <w:delText>emory, RM</w:delText>
        </w:r>
        <w:r w:rsidRPr="004A3559" w:rsidDel="00246E27">
          <w:rPr>
            <w:rFonts w:hint="eastAsia"/>
            <w:color w:val="000000"/>
          </w:rPr>
          <w:delText>）等．其中</w:delText>
        </w:r>
        <w:r w:rsidRPr="004A3559" w:rsidDel="00246E27">
          <w:rPr>
            <w:rFonts w:hint="eastAsia"/>
            <w:color w:val="000000"/>
          </w:rPr>
          <w:delText>RM</w:delText>
        </w:r>
        <w:r w:rsidRPr="004A3559" w:rsidDel="00246E27">
          <w:rPr>
            <w:rFonts w:hint="eastAsia"/>
            <w:color w:val="000000"/>
          </w:rPr>
          <w:delText>通过将多个比特的数据存储在一条类似磁带的纳米线上，提供了比自旋力矩存储器更高的存储密度，比相变存储器更高的写入寿命，以及接近静态随机存取存储器（</w:delText>
        </w:r>
        <w:r w:rsidRPr="004A3559" w:rsidDel="00246E27">
          <w:rPr>
            <w:color w:val="000000"/>
          </w:rPr>
          <w:delText>s</w:delText>
        </w:r>
        <w:r w:rsidRPr="004A3559" w:rsidDel="00246E27">
          <w:rPr>
            <w:rFonts w:hint="eastAsia"/>
            <w:color w:val="000000"/>
          </w:rPr>
          <w:delText xml:space="preserve">tatic </w:delText>
        </w:r>
        <w:r w:rsidRPr="004A3559" w:rsidDel="00246E27">
          <w:rPr>
            <w:color w:val="000000"/>
          </w:rPr>
          <w:delText>r</w:delText>
        </w:r>
        <w:r w:rsidRPr="004A3559" w:rsidDel="00246E27">
          <w:rPr>
            <w:rFonts w:hint="eastAsia"/>
            <w:color w:val="000000"/>
          </w:rPr>
          <w:delText xml:space="preserve">andom </w:delText>
        </w:r>
        <w:r w:rsidRPr="004A3559" w:rsidDel="00246E27">
          <w:rPr>
            <w:color w:val="000000"/>
          </w:rPr>
          <w:delText>a</w:delText>
        </w:r>
        <w:r w:rsidRPr="004A3559" w:rsidDel="00246E27">
          <w:rPr>
            <w:rFonts w:hint="eastAsia"/>
            <w:color w:val="000000"/>
          </w:rPr>
          <w:delText xml:space="preserve">ccess </w:delText>
        </w:r>
        <w:r w:rsidRPr="004A3559" w:rsidDel="00246E27">
          <w:rPr>
            <w:color w:val="000000"/>
          </w:rPr>
          <w:delText>m</w:delText>
        </w:r>
        <w:r w:rsidRPr="004A3559" w:rsidDel="00246E27">
          <w:rPr>
            <w:rFonts w:hint="eastAsia"/>
            <w:color w:val="000000"/>
          </w:rPr>
          <w:delText>emory, SRAM</w:delText>
        </w:r>
        <w:r w:rsidRPr="004A3559" w:rsidDel="00246E27">
          <w:rPr>
            <w:rFonts w:hint="eastAsia"/>
            <w:color w:val="000000"/>
          </w:rPr>
          <w:delText>）的读写速度</w:delText>
        </w:r>
        <w:r w:rsidRPr="004A3559" w:rsidDel="00246E27">
          <w:rPr>
            <w:rFonts w:hint="eastAsia"/>
            <w:color w:val="000000"/>
            <w:vertAlign w:val="superscript"/>
          </w:rPr>
          <w:delText>[8</w:delText>
        </w:r>
        <w:r w:rsidRPr="004A3559" w:rsidDel="00246E27">
          <w:rPr>
            <w:color w:val="000000"/>
            <w:vertAlign w:val="superscript"/>
          </w:rPr>
          <w:delText>-</w:delText>
        </w:r>
        <w:r w:rsidRPr="004A3559" w:rsidDel="00246E27">
          <w:rPr>
            <w:rFonts w:hint="eastAsia"/>
            <w:color w:val="000000"/>
            <w:vertAlign w:val="superscript"/>
          </w:rPr>
          <w:delText>10]</w:delText>
        </w:r>
      </w:del>
      <w:del w:id="501" w:author="xujiawei" w:date="2022-08-08T10:25:00Z">
        <w:r w:rsidRPr="004A3559" w:rsidDel="007C2F3A">
          <w:rPr>
            <w:rFonts w:hint="eastAsia"/>
            <w:color w:val="000000"/>
          </w:rPr>
          <w:delText>．</w:delText>
        </w:r>
      </w:del>
      <w:ins w:id="502" w:author="许佳炜" w:date="2022-08-06T16:03:00Z">
        <w:del w:id="503" w:author="xujiawei" w:date="2022-08-08T10:26:00Z">
          <w:r w:rsidR="00EB676A" w:rsidDel="002E0B94">
            <w:rPr>
              <w:rFonts w:hint="eastAsia"/>
              <w:bCs/>
              <w:color w:val="FF0000"/>
              <w:bdr w:val="single" w:sz="4" w:space="0" w:color="FF0000"/>
            </w:rPr>
            <w:delText xml:space="preserve"> </w:delText>
          </w:r>
        </w:del>
      </w:ins>
      <w:del w:id="504" w:author="许佳炜" w:date="2022-08-06T16:03:00Z">
        <w:r w:rsidDel="00EB676A">
          <w:rPr>
            <w:rFonts w:hint="eastAsia"/>
            <w:bCs/>
            <w:color w:val="FF0000"/>
            <w:bdr w:val="single" w:sz="4" w:space="0" w:color="FF0000"/>
          </w:rPr>
          <w:delText>名词的英文展开用小写，缩写用大写。人名、地名的首字母始终大写。</w:delText>
        </w:r>
      </w:del>
    </w:p>
    <w:p w14:paraId="631C6F66" w14:textId="399F6415" w:rsidR="00D41CCA" w:rsidRPr="00C63EB5" w:rsidRDefault="008A353D" w:rsidP="00071B6D">
      <w:pPr>
        <w:rPr>
          <w:ins w:id="505" w:author="xujiawei" w:date="2022-08-08T15:28:00Z"/>
          <w:rPrChange w:id="506" w:author="xujiawei" w:date="2022-08-20T01:21:00Z">
            <w:rPr>
              <w:ins w:id="507" w:author="xujiawei" w:date="2022-08-08T15:28:00Z"/>
              <w:rFonts w:ascii="黑体" w:eastAsia="黑体" w:hAnsi="黑体"/>
              <w:b/>
              <w:bCs/>
              <w:color w:val="000000"/>
              <w:sz w:val="24"/>
              <w:szCs w:val="32"/>
            </w:rPr>
          </w:rPrChange>
        </w:rPr>
      </w:pPr>
      <w:ins w:id="508" w:author="xujiawei" w:date="2022-08-08T10:54:00Z">
        <w:r>
          <w:rPr>
            <w:rFonts w:ascii="黑体" w:eastAsia="黑体" w:hAnsi="黑体"/>
            <w:b/>
            <w:bCs/>
            <w:color w:val="000000"/>
            <w:sz w:val="24"/>
            <w:szCs w:val="32"/>
          </w:rPr>
          <w:tab/>
        </w:r>
      </w:ins>
      <w:proofErr w:type="spellStart"/>
      <w:ins w:id="509" w:author="xujiawei" w:date="2022-08-19T23:05:00Z">
        <w:r w:rsidR="001327FC" w:rsidRPr="001327FC">
          <w:rPr>
            <w:rFonts w:ascii="宋体" w:hAnsi="宋体" w:hint="eastAsia"/>
            <w:color w:val="000000"/>
            <w:szCs w:val="21"/>
          </w:rPr>
          <w:t>Rumpf</w:t>
        </w:r>
        <w:proofErr w:type="spellEnd"/>
        <w:r w:rsidR="001327FC" w:rsidRPr="001327FC">
          <w:rPr>
            <w:rFonts w:ascii="宋体" w:hAnsi="宋体" w:hint="eastAsia"/>
            <w:color w:val="000000"/>
            <w:szCs w:val="21"/>
          </w:rPr>
          <w:t>等</w:t>
        </w:r>
      </w:ins>
      <w:ins w:id="510" w:author="xujiawei" w:date="2022-08-20T00:41:00Z">
        <w:r w:rsidR="00D30DD1">
          <w:rPr>
            <w:rFonts w:ascii="宋体" w:hAnsi="宋体" w:hint="eastAsia"/>
            <w:color w:val="000000"/>
            <w:szCs w:val="21"/>
          </w:rPr>
          <w:t>人</w:t>
        </w:r>
      </w:ins>
      <w:ins w:id="511" w:author="xujiawei" w:date="2022-08-19T23:05:00Z">
        <w:r w:rsidR="001327FC" w:rsidRPr="001327FC">
          <w:rPr>
            <w:rFonts w:ascii="宋体" w:hAnsi="宋体" w:hint="eastAsia"/>
            <w:color w:val="000000"/>
            <w:szCs w:val="21"/>
          </w:rPr>
          <w:t>利用支持</w:t>
        </w:r>
        <w:proofErr w:type="gramStart"/>
        <w:r w:rsidR="001327FC" w:rsidRPr="001327FC">
          <w:rPr>
            <w:rFonts w:ascii="宋体" w:hAnsi="宋体" w:hint="eastAsia"/>
            <w:color w:val="000000"/>
            <w:szCs w:val="21"/>
          </w:rPr>
          <w:t>向量机</w:t>
        </w:r>
        <w:proofErr w:type="gramEnd"/>
        <w:r w:rsidR="001327FC" w:rsidRPr="001327FC">
          <w:rPr>
            <w:rFonts w:ascii="宋体" w:hAnsi="宋体" w:hint="eastAsia"/>
            <w:color w:val="000000"/>
            <w:szCs w:val="21"/>
          </w:rPr>
          <w:t>研究了基于植物光谱指数的甜菜病害的早期诊断和分类</w:t>
        </w:r>
      </w:ins>
      <w:ins w:id="512" w:author="xujiawei" w:date="2022-08-20T00:41:00Z">
        <w:r w:rsidR="00FE11B1">
          <w:rPr>
            <w:rFonts w:ascii="宋体" w:hAnsi="宋体" w:hint="eastAsia"/>
            <w:color w:val="000000"/>
            <w:szCs w:val="21"/>
          </w:rPr>
          <w:t>,</w:t>
        </w:r>
        <w:r w:rsidR="00FE11B1" w:rsidRPr="00FE11B1">
          <w:rPr>
            <w:rFonts w:hint="eastAsia"/>
          </w:rPr>
          <w:t xml:space="preserve"> </w:t>
        </w:r>
        <w:r w:rsidR="00FE11B1" w:rsidRPr="00FE11B1">
          <w:rPr>
            <w:rFonts w:ascii="宋体" w:hAnsi="宋体" w:hint="eastAsia"/>
            <w:color w:val="000000"/>
            <w:szCs w:val="21"/>
          </w:rPr>
          <w:t>对健康甜菜叶片和患病甜菜叶片的分类准确率高达97%</w:t>
        </w:r>
      </w:ins>
      <w:r w:rsidR="005503DA">
        <w:rPr>
          <w:rFonts w:ascii="宋体" w:hAnsi="宋体"/>
          <w:color w:val="000000"/>
          <w:szCs w:val="21"/>
        </w:rPr>
        <w:fldChar w:fldCharType="begin"/>
      </w:r>
      <w:r w:rsidR="00972471">
        <w:rPr>
          <w:rFonts w:ascii="宋体" w:hAnsi="宋体"/>
          <w:color w:val="000000"/>
          <w:szCs w:val="21"/>
        </w:rPr>
        <w:instrText xml:space="preserve"> ADDIN EN.CITE &lt;EndNote&gt;&lt;Cite&gt;&lt;Author&gt;Rumpf&lt;/Author&gt;&lt;Year&gt;2010&lt;/Year&gt;&lt;RecNum&gt;3&lt;/RecNum&gt;&lt;DisplayText&gt;&lt;style face="superscript"&gt;[2]&lt;/style&gt;&lt;/DisplayText&gt;&lt;record&gt;&lt;rec-number&gt;3&lt;/rec-number&gt;&lt;foreign-keys&gt;&lt;key app="EN" db-id="tdxpsrdro0a2z7e9ta95tfx4erzzav090dft" timestamp="1660925271"&gt;3&lt;/key&gt;&lt;/foreign-keys&gt;&lt;ref-type name="Journal Article"&gt;17&lt;/ref-type&gt;&lt;contributors&gt;&lt;authors&gt;&lt;author&gt;T. Rumpf&lt;/author&gt;&lt;author&gt;A.-K. Mahlein&lt;/author&gt;&lt;author&gt;U. Steiner&lt;/author&gt;&lt;author&gt;E.-C. Oerke&lt;/author&gt;&lt;author&gt;H.-W. Dehne&lt;/author&gt;&lt;author&gt;L. Plümer&lt;/author&gt;&lt;/authors&gt;&lt;/contributors&gt;&lt;auth-address&gt;Institute of Geodesy and Geoinformation, Department of Geoinformation, University of Bonn, Meckenheimer Allee 172, D-53115 Bonn, Germany;;Institute of Crop Science and Resource Conversation (INRES – Phytomedicine), University of Bonn, Nussallee 9, D-53115 Bonn, Germany&lt;/auth-address&gt;&lt;titles&gt;&lt;title&gt;Early detection and classification of plant diseases with Support Vector Machines based on hyperspectral reflectance&lt;/title&gt;&lt;secondary-title&gt;Computers and Electronics in Agriculture&lt;/secondary-title&gt;&lt;/titles&gt;&lt;periodical&gt;&lt;full-title&gt;Computers and Electronics in Agriculture&lt;/full-title&gt;&lt;/periodical&gt;&lt;volume&gt;74&lt;/volume&gt;&lt;number&gt;1&lt;/number&gt;&lt;keywords&gt;&lt;keyword&gt;Hyperspectral reflectance&lt;/keyword&gt;&lt;keyword&gt;Vegetation indices&lt;/keyword&gt;&lt;keyword&gt;Support Vector Machines&lt;/keyword&gt;&lt;keyword&gt;Automatic non-linear classification&lt;/keyword&gt;&lt;keyword&gt;Early detection&lt;/keyword&gt;&lt;keyword&gt;Cercospora beticola&lt;/keyword&gt;&lt;keyword&gt;Uromyces betae&lt;/keyword&gt;&lt;keyword&gt;Erysiphe betae&lt;/keyword&gt;&lt;keyword&gt;Sugar beet&lt;/keyword&gt;&lt;/keywords&gt;&lt;dates&gt;&lt;year&gt;2010&lt;/year&gt;&lt;/dates&gt;&lt;isbn&gt;0168-1699&lt;/isbn&gt;&lt;urls&gt;&lt;/urls&gt;&lt;remote-database-provider&gt;Cnki&lt;/remote-database-provider&gt;&lt;/record&gt;&lt;/Cite&gt;&lt;/EndNote&gt;</w:instrText>
      </w:r>
      <w:r w:rsidR="005503DA">
        <w:rPr>
          <w:rFonts w:ascii="宋体" w:hAnsi="宋体"/>
          <w:color w:val="000000"/>
          <w:szCs w:val="21"/>
        </w:rPr>
        <w:fldChar w:fldCharType="separate"/>
      </w:r>
      <w:r w:rsidR="005503DA" w:rsidRPr="005503DA">
        <w:rPr>
          <w:rFonts w:ascii="宋体" w:hAnsi="宋体"/>
          <w:noProof/>
          <w:color w:val="000000"/>
          <w:szCs w:val="21"/>
          <w:vertAlign w:val="superscript"/>
        </w:rPr>
        <w:t>[2]</w:t>
      </w:r>
      <w:r w:rsidR="005503DA">
        <w:rPr>
          <w:rFonts w:ascii="宋体" w:hAnsi="宋体"/>
          <w:color w:val="000000"/>
          <w:szCs w:val="21"/>
        </w:rPr>
        <w:fldChar w:fldCharType="end"/>
      </w:r>
      <w:ins w:id="513" w:author="xujiawei" w:date="2022-08-19T23:05:00Z">
        <w:r w:rsidR="001327FC">
          <w:rPr>
            <w:rFonts w:ascii="宋体" w:hAnsi="宋体" w:hint="eastAsia"/>
            <w:color w:val="000000"/>
            <w:szCs w:val="21"/>
          </w:rPr>
          <w:t>.</w:t>
        </w:r>
      </w:ins>
      <w:ins w:id="514" w:author="xujiawei" w:date="2022-08-20T00:44:00Z">
        <w:r w:rsidR="00EE46F8" w:rsidRPr="00EE46F8">
          <w:rPr>
            <w:rFonts w:hint="eastAsia"/>
          </w:rPr>
          <w:t xml:space="preserve"> </w:t>
        </w:r>
      </w:ins>
      <w:proofErr w:type="spellStart"/>
      <w:ins w:id="515" w:author="xujiawei" w:date="2022-08-20T00:48:00Z">
        <w:r w:rsidR="00720475" w:rsidRPr="00720475">
          <w:t>Albashish</w:t>
        </w:r>
        <w:proofErr w:type="spellEnd"/>
        <w:r w:rsidR="00720475">
          <w:rPr>
            <w:rFonts w:hint="eastAsia"/>
          </w:rPr>
          <w:t>提出</w:t>
        </w:r>
      </w:ins>
      <w:ins w:id="516" w:author="xujiawei" w:date="2022-08-20T00:56:00Z">
        <w:r w:rsidR="008B4CA8">
          <w:rPr>
            <w:rFonts w:hint="eastAsia"/>
          </w:rPr>
          <w:t>四</w:t>
        </w:r>
      </w:ins>
      <w:ins w:id="517" w:author="xujiawei" w:date="2022-08-20T00:49:00Z">
        <w:r w:rsidR="000263FD">
          <w:rPr>
            <w:rFonts w:hint="eastAsia"/>
          </w:rPr>
          <w:t>阶段病害识别算法，</w:t>
        </w:r>
      </w:ins>
      <w:ins w:id="518" w:author="xujiawei" w:date="2022-08-20T00:52:00Z">
        <w:r w:rsidR="000263FD">
          <w:rPr>
            <w:rFonts w:hint="eastAsia"/>
          </w:rPr>
          <w:t>首先对</w:t>
        </w:r>
      </w:ins>
      <w:ins w:id="519" w:author="xujiawei" w:date="2022-08-20T00:53:00Z">
        <w:r w:rsidR="000263FD">
          <w:rPr>
            <w:rFonts w:hint="eastAsia"/>
          </w:rPr>
          <w:t>叶片图片</w:t>
        </w:r>
      </w:ins>
      <w:ins w:id="520" w:author="xujiawei" w:date="2022-08-20T00:52:00Z">
        <w:r w:rsidR="000263FD">
          <w:rPr>
            <w:rFonts w:hint="eastAsia"/>
          </w:rPr>
          <w:t>的颜色空间进行</w:t>
        </w:r>
      </w:ins>
      <w:ins w:id="521" w:author="xujiawei" w:date="2022-08-20T00:53:00Z">
        <w:r w:rsidR="006C34AD">
          <w:rPr>
            <w:rFonts w:hint="eastAsia"/>
          </w:rPr>
          <w:t>设备独立</w:t>
        </w:r>
      </w:ins>
      <w:ins w:id="522" w:author="xujiawei" w:date="2022-08-20T00:54:00Z">
        <w:r w:rsidR="002A3542">
          <w:rPr>
            <w:rFonts w:hint="eastAsia"/>
          </w:rPr>
          <w:t>性</w:t>
        </w:r>
      </w:ins>
      <w:ins w:id="523" w:author="xujiawei" w:date="2022-08-20T00:53:00Z">
        <w:r w:rsidR="006C34AD">
          <w:rPr>
            <w:rFonts w:hint="eastAsia"/>
          </w:rPr>
          <w:t>的</w:t>
        </w:r>
      </w:ins>
      <w:ins w:id="524" w:author="xujiawei" w:date="2022-08-20T00:52:00Z">
        <w:r w:rsidR="000263FD">
          <w:rPr>
            <w:rFonts w:hint="eastAsia"/>
          </w:rPr>
          <w:t>预处理，</w:t>
        </w:r>
      </w:ins>
      <w:ins w:id="525" w:author="xujiawei" w:date="2022-08-20T00:54:00Z">
        <w:r w:rsidR="00385714">
          <w:rPr>
            <w:rFonts w:hint="eastAsia"/>
          </w:rPr>
          <w:t>然后</w:t>
        </w:r>
      </w:ins>
      <w:ins w:id="526" w:author="xujiawei" w:date="2022-08-20T00:52:00Z">
        <w:r w:rsidR="000263FD">
          <w:rPr>
            <w:rFonts w:hint="eastAsia"/>
          </w:rPr>
          <w:t>使用</w:t>
        </w:r>
      </w:ins>
      <w:ins w:id="527" w:author="xujiawei" w:date="2022-08-20T00:44:00Z">
        <w:r w:rsidR="00EE46F8" w:rsidRPr="00EE46F8">
          <w:rPr>
            <w:rFonts w:ascii="宋体" w:hAnsi="宋体" w:hint="eastAsia"/>
            <w:color w:val="000000"/>
            <w:szCs w:val="21"/>
          </w:rPr>
          <w:t>K-Means聚类分割患病区域，然后</w:t>
        </w:r>
      </w:ins>
      <w:ins w:id="528" w:author="xujiawei" w:date="2022-08-20T00:56:00Z">
        <w:r w:rsidR="00000037">
          <w:rPr>
            <w:rFonts w:ascii="宋体" w:hAnsi="宋体" w:hint="eastAsia"/>
            <w:color w:val="000000"/>
            <w:szCs w:val="21"/>
          </w:rPr>
          <w:t>对分割</w:t>
        </w:r>
        <w:proofErr w:type="gramStart"/>
        <w:r w:rsidR="00000037">
          <w:rPr>
            <w:rFonts w:ascii="宋体" w:hAnsi="宋体" w:hint="eastAsia"/>
            <w:color w:val="000000"/>
            <w:szCs w:val="21"/>
          </w:rPr>
          <w:t>后图片</w:t>
        </w:r>
        <w:proofErr w:type="gramEnd"/>
        <w:r w:rsidR="00000037">
          <w:rPr>
            <w:rFonts w:ascii="宋体" w:hAnsi="宋体" w:hint="eastAsia"/>
            <w:color w:val="000000"/>
            <w:szCs w:val="21"/>
          </w:rPr>
          <w:t>进行</w:t>
        </w:r>
      </w:ins>
      <w:ins w:id="529" w:author="xujiawei" w:date="2022-08-20T00:44:00Z">
        <w:r w:rsidR="00EE46F8" w:rsidRPr="00EE46F8">
          <w:rPr>
            <w:rFonts w:ascii="宋体" w:hAnsi="宋体" w:hint="eastAsia"/>
            <w:color w:val="000000"/>
            <w:szCs w:val="21"/>
          </w:rPr>
          <w:t>基于颜色和纹理的特征提取，</w:t>
        </w:r>
      </w:ins>
      <w:ins w:id="530" w:author="xujiawei" w:date="2022-08-20T00:55:00Z">
        <w:r w:rsidR="00813972">
          <w:rPr>
            <w:rFonts w:ascii="宋体" w:hAnsi="宋体" w:hint="eastAsia"/>
            <w:color w:val="000000"/>
            <w:szCs w:val="21"/>
          </w:rPr>
          <w:t>最后</w:t>
        </w:r>
      </w:ins>
      <w:ins w:id="531" w:author="xujiawei" w:date="2022-08-20T00:56:00Z">
        <w:r w:rsidR="00AE51AA">
          <w:rPr>
            <w:rFonts w:ascii="宋体" w:hAnsi="宋体" w:hint="eastAsia"/>
            <w:color w:val="000000"/>
            <w:szCs w:val="21"/>
          </w:rPr>
          <w:t>通过</w:t>
        </w:r>
      </w:ins>
      <w:ins w:id="532" w:author="xujiawei" w:date="2022-08-20T00:55:00Z">
        <w:r w:rsidR="00813972">
          <w:rPr>
            <w:rFonts w:hint="eastAsia"/>
            <w:color w:val="000000"/>
          </w:rPr>
          <w:t>浅层非卷积</w:t>
        </w:r>
        <w:r w:rsidR="00813972" w:rsidRPr="007366B5">
          <w:rPr>
            <w:rFonts w:hint="eastAsia"/>
            <w:color w:val="000000"/>
          </w:rPr>
          <w:t>神经网络</w:t>
        </w:r>
      </w:ins>
      <w:ins w:id="533" w:author="xujiawei" w:date="2022-08-20T00:44:00Z">
        <w:r w:rsidR="00EE46F8" w:rsidRPr="00EE46F8">
          <w:rPr>
            <w:rFonts w:ascii="宋体" w:hAnsi="宋体" w:hint="eastAsia"/>
            <w:color w:val="000000"/>
            <w:szCs w:val="21"/>
          </w:rPr>
          <w:t>进行分类</w:t>
        </w:r>
      </w:ins>
      <w:ins w:id="534" w:author="xujiawei" w:date="2022-08-20T00:57:00Z">
        <w:r w:rsidR="00160A14">
          <w:rPr>
            <w:color w:val="000000"/>
          </w:rPr>
          <w:fldChar w:fldCharType="begin"/>
        </w:r>
        <w:r w:rsidR="00160A14">
          <w:rPr>
            <w:color w:val="000000"/>
          </w:rPr>
          <w:instrText xml:space="preserve"> ADDIN EN.CITE &lt;EndNote&gt;&lt;Cite&gt;&lt;Author&gt;Bashish&lt;/Author&gt;&lt;Year&gt;2011&lt;/Year&gt;&lt;RecNum&gt;7&lt;/RecNum&gt;&lt;DisplayText&gt;&lt;style face="superscript"&gt;[3]&lt;/style&gt;&lt;/DisplayText&gt;&lt;record&gt;&lt;rec-number&gt;7&lt;/rec-number&gt;&lt;foreign-keys&gt;&lt;key app="EN" db-id="tdxpsrdro0a2z7e9ta95tfx4erzzav090dft" timestamp="1660926319"&gt;7&lt;/key&gt;&lt;/foreign-keys&gt;&lt;ref-type name="Journal Article"&gt;17&lt;/ref-type&gt;&lt;contributors&gt;&lt;authors&gt;&lt;author&gt;Dheeb Al Bashish&lt;/author&gt;&lt;author&gt;Malik Braik&lt;/author&gt;&lt;author&gt;Sulieman Bani-Ahmad&lt;/author&gt;&lt;/authors&gt;&lt;/contributors&gt;&lt;titles&gt;&lt;title&gt;Detection and Classification of Leaf Diseases using K-means-based Segmentation and Neural-networks-based Classification&lt;/title&gt;&lt;secondary-title&gt;Information Technology Journal&lt;/secondary-title&gt;&lt;/titles&gt;&lt;periodical&gt;&lt;full-title&gt;Information Technology Journal&lt;/full-title&gt;&lt;/periodical&gt;&lt;volume&gt;10&lt;/volume&gt;&lt;number&gt;2&lt;/number&gt;&lt;keywords&gt;&lt;keyword&gt;image segmentation&lt;/keyword&gt;&lt;keyword&gt;neural networks&lt;/keyword&gt;&lt;keyword&gt;K-means&lt;/keyword&gt;&lt;keyword&gt;Leaf diseases&lt;/keyword&gt;&lt;keyword&gt;hue saturation intensity&lt;/keyword&gt;&lt;keyword&gt;texture features&lt;/keyword&gt;&lt;/keywords&gt;&lt;dates&gt;&lt;year&gt;2011&lt;/year&gt;&lt;/dates&gt;&lt;isbn&gt;1812-5638&lt;/isbn&gt;&lt;urls&gt;&lt;/urls&gt;&lt;remote-database-provider&gt;Cnki&lt;/remote-database-provider&gt;&lt;/record&gt;&lt;/Cite&gt;&lt;/EndNote&gt;</w:instrText>
        </w:r>
        <w:r w:rsidR="00160A14">
          <w:rPr>
            <w:color w:val="000000"/>
          </w:rPr>
          <w:fldChar w:fldCharType="separate"/>
        </w:r>
        <w:r w:rsidR="00160A14" w:rsidRPr="00660AA5">
          <w:rPr>
            <w:noProof/>
            <w:color w:val="000000"/>
            <w:vertAlign w:val="superscript"/>
          </w:rPr>
          <w:t>[3]</w:t>
        </w:r>
        <w:r w:rsidR="00160A14">
          <w:rPr>
            <w:color w:val="000000"/>
          </w:rPr>
          <w:fldChar w:fldCharType="end"/>
        </w:r>
      </w:ins>
      <w:ins w:id="535" w:author="xujiawei" w:date="2022-08-29T09:24:00Z">
        <w:r w:rsidR="00B166C5">
          <w:rPr>
            <w:rFonts w:ascii="宋体" w:hAnsi="宋体" w:hint="eastAsia"/>
            <w:color w:val="000000"/>
            <w:szCs w:val="21"/>
          </w:rPr>
          <w:t>。</w:t>
        </w:r>
      </w:ins>
    </w:p>
    <w:p w14:paraId="54EA754B" w14:textId="37A73EA0" w:rsidR="001D2FDA" w:rsidRPr="002B5B14" w:rsidRDefault="009038CD" w:rsidP="00071B6D">
      <w:pPr>
        <w:rPr>
          <w:ins w:id="536" w:author="xujiawei" w:date="2022-08-09T10:47:00Z"/>
          <w:rPrChange w:id="537" w:author="xujiawei" w:date="2022-09-06T16:44:00Z">
            <w:rPr>
              <w:ins w:id="538" w:author="xujiawei" w:date="2022-08-09T10:47:00Z"/>
              <w:rFonts w:ascii="PingFang SC" w:hAnsi="PingFang SC"/>
              <w:color w:val="1D2129"/>
              <w:shd w:val="clear" w:color="auto" w:fill="FFFFFF"/>
            </w:rPr>
          </w:rPrChange>
        </w:rPr>
      </w:pPr>
      <w:ins w:id="539" w:author="xujiawei" w:date="2022-08-08T15:39:00Z">
        <w:r>
          <w:rPr>
            <w:rFonts w:ascii="黑体" w:eastAsia="黑体" w:hAnsi="黑体"/>
            <w:b/>
            <w:bCs/>
            <w:color w:val="000000"/>
            <w:sz w:val="24"/>
            <w:szCs w:val="32"/>
          </w:rPr>
          <w:tab/>
        </w:r>
      </w:ins>
      <w:ins w:id="540" w:author="xujiawei" w:date="2022-08-08T16:42:00Z">
        <w:r w:rsidR="002D5F16" w:rsidRPr="002D5F16">
          <w:t>Edna Chebet Too</w:t>
        </w:r>
        <w:r w:rsidR="002D5F16">
          <w:rPr>
            <w:rFonts w:hint="eastAsia"/>
          </w:rPr>
          <w:t>等人比较</w:t>
        </w:r>
        <w:r w:rsidR="002D5F16" w:rsidRPr="002D5F16">
          <w:t xml:space="preserve">VGG 16, Inception V4, ResNet50, </w:t>
        </w:r>
      </w:ins>
      <w:ins w:id="541" w:author="xujiawei" w:date="2022-08-08T16:43:00Z">
        <w:r w:rsidR="002D5F16" w:rsidRPr="002D5F16">
          <w:t>ResNet</w:t>
        </w:r>
      </w:ins>
      <w:ins w:id="542" w:author="xujiawei" w:date="2022-08-08T16:42:00Z">
        <w:r w:rsidR="002D5F16" w:rsidRPr="002D5F16">
          <w:t>101</w:t>
        </w:r>
      </w:ins>
      <w:ins w:id="543" w:author="xujiawei" w:date="2022-08-08T16:43:00Z">
        <w:r w:rsidR="002D5F16">
          <w:rPr>
            <w:rFonts w:hint="eastAsia"/>
          </w:rPr>
          <w:t>和</w:t>
        </w:r>
        <w:r w:rsidR="002D5F16" w:rsidRPr="002D5F16">
          <w:t>ResNet</w:t>
        </w:r>
      </w:ins>
      <w:ins w:id="544" w:author="xujiawei" w:date="2022-08-08T16:42:00Z">
        <w:r w:rsidR="002D5F16" w:rsidRPr="002D5F16">
          <w:t xml:space="preserve">152 </w:t>
        </w:r>
      </w:ins>
      <w:ins w:id="545" w:author="xujiawei" w:date="2022-08-08T16:43:00Z">
        <w:r w:rsidR="002D5F16">
          <w:rPr>
            <w:rFonts w:hint="eastAsia"/>
          </w:rPr>
          <w:t>以及</w:t>
        </w:r>
      </w:ins>
      <w:ins w:id="546" w:author="xujiawei" w:date="2022-08-08T16:42:00Z">
        <w:r w:rsidR="002D5F16" w:rsidRPr="002D5F16">
          <w:t>DenseNet</w:t>
        </w:r>
      </w:ins>
      <w:ins w:id="547" w:author="xujiawei" w:date="2022-08-08T16:43:00Z">
        <w:r w:rsidR="002D5F16">
          <w:t>121</w:t>
        </w:r>
      </w:ins>
      <w:ins w:id="548" w:author="xujiawei" w:date="2022-08-08T16:44:00Z">
        <w:r w:rsidR="00771EB6">
          <w:t>,</w:t>
        </w:r>
      </w:ins>
      <w:ins w:id="549" w:author="xujiawei" w:date="2022-08-08T16:45:00Z">
        <w:r w:rsidR="005173F7" w:rsidRPr="00F37951">
          <w:rPr>
            <w:rPrChange w:id="550" w:author="xujiawei" w:date="2022-09-02T20:51:00Z">
              <w:rPr>
                <w:rFonts w:ascii="PingFang SC" w:hAnsi="PingFang SC"/>
                <w:color w:val="1D2129"/>
                <w:shd w:val="clear" w:color="auto" w:fill="FFFFFF"/>
              </w:rPr>
            </w:rPrChange>
          </w:rPr>
          <w:t xml:space="preserve"> </w:t>
        </w:r>
      </w:ins>
      <w:ins w:id="551" w:author="xujiawei" w:date="2022-08-08T16:49:00Z">
        <w:r w:rsidR="00CD0CBE" w:rsidRPr="00F37951">
          <w:rPr>
            <w:rFonts w:hint="eastAsia"/>
            <w:rPrChange w:id="552" w:author="xujiawei" w:date="2022-09-02T20:51:00Z">
              <w:rPr>
                <w:rFonts w:ascii="PingFang SC" w:hAnsi="PingFang SC" w:hint="eastAsia"/>
                <w:color w:val="1D2129"/>
                <w:shd w:val="clear" w:color="auto" w:fill="FFFFFF"/>
              </w:rPr>
            </w:rPrChange>
          </w:rPr>
          <w:t>在</w:t>
        </w:r>
      </w:ins>
      <w:proofErr w:type="spellStart"/>
      <w:ins w:id="553" w:author="xujiawei" w:date="2022-08-08T16:45:00Z">
        <w:r w:rsidR="005173F7" w:rsidRPr="00F37951">
          <w:rPr>
            <w:rPrChange w:id="554" w:author="xujiawei" w:date="2022-09-02T20:51:00Z">
              <w:rPr>
                <w:rFonts w:ascii="PingFang SC" w:hAnsi="PingFang SC"/>
                <w:color w:val="1D2129"/>
                <w:shd w:val="clear" w:color="auto" w:fill="FFFFFF"/>
              </w:rPr>
            </w:rPrChange>
          </w:rPr>
          <w:t>PlantVillage</w:t>
        </w:r>
      </w:ins>
      <w:proofErr w:type="spellEnd"/>
      <w:ins w:id="555" w:author="xujiawei" w:date="2022-08-31T10:51:00Z">
        <w:r w:rsidR="00723E35" w:rsidRPr="00F37951">
          <w:rPr>
            <w:rPrChange w:id="556" w:author="xujiawei" w:date="2022-09-02T20:51:00Z">
              <w:rPr>
                <w:rFonts w:ascii="PingFang SC" w:hAnsi="PingFang SC"/>
                <w:color w:val="1D2129"/>
                <w:shd w:val="clear" w:color="auto" w:fill="FFFFFF"/>
              </w:rPr>
            </w:rPrChange>
          </w:rPr>
          <w:t xml:space="preserve"> </w:t>
        </w:r>
      </w:ins>
      <w:ins w:id="557" w:author="xujiawei" w:date="2022-08-08T16:45:00Z">
        <w:r w:rsidR="005173F7" w:rsidRPr="00F37951">
          <w:rPr>
            <w:rPrChange w:id="558" w:author="xujiawei" w:date="2022-09-02T20:51:00Z">
              <w:rPr>
                <w:rFonts w:ascii="PingFang SC" w:hAnsi="PingFang SC"/>
                <w:color w:val="1D2129"/>
                <w:shd w:val="clear" w:color="auto" w:fill="FFFFFF"/>
              </w:rPr>
            </w:rPrChange>
          </w:rPr>
          <w:t>14</w:t>
        </w:r>
        <w:r w:rsidR="005173F7" w:rsidRPr="00F37951">
          <w:rPr>
            <w:rPrChange w:id="559" w:author="xujiawei" w:date="2022-09-02T20:51:00Z">
              <w:rPr>
                <w:rFonts w:ascii="PingFang SC" w:hAnsi="PingFang SC"/>
                <w:color w:val="1D2129"/>
                <w:shd w:val="clear" w:color="auto" w:fill="FFFFFF"/>
              </w:rPr>
            </w:rPrChange>
          </w:rPr>
          <w:t>种植物的</w:t>
        </w:r>
        <w:r w:rsidR="005173F7" w:rsidRPr="00F37951">
          <w:rPr>
            <w:rPrChange w:id="560" w:author="xujiawei" w:date="2022-09-02T20:51:00Z">
              <w:rPr>
                <w:rFonts w:ascii="PingFang SC" w:hAnsi="PingFang SC"/>
                <w:color w:val="1D2129"/>
                <w:shd w:val="clear" w:color="auto" w:fill="FFFFFF"/>
              </w:rPr>
            </w:rPrChange>
          </w:rPr>
          <w:t>38</w:t>
        </w:r>
        <w:r w:rsidR="005173F7" w:rsidRPr="00F37951">
          <w:rPr>
            <w:rPrChange w:id="561" w:author="xujiawei" w:date="2022-09-02T20:51:00Z">
              <w:rPr>
                <w:rFonts w:ascii="PingFang SC" w:hAnsi="PingFang SC"/>
                <w:color w:val="1D2129"/>
                <w:shd w:val="clear" w:color="auto" w:fill="FFFFFF"/>
              </w:rPr>
            </w:rPrChange>
          </w:rPr>
          <w:t>个不同类别</w:t>
        </w:r>
      </w:ins>
      <w:ins w:id="562" w:author="xujiawei" w:date="2022-08-08T16:49:00Z">
        <w:r w:rsidR="00CD0CBE" w:rsidRPr="00F37951">
          <w:rPr>
            <w:rFonts w:hint="eastAsia"/>
            <w:rPrChange w:id="563" w:author="xujiawei" w:date="2022-09-02T20:51:00Z">
              <w:rPr>
                <w:rFonts w:ascii="PingFang SC" w:hAnsi="PingFang SC" w:hint="eastAsia"/>
                <w:color w:val="1D2129"/>
                <w:shd w:val="clear" w:color="auto" w:fill="FFFFFF"/>
              </w:rPr>
            </w:rPrChange>
          </w:rPr>
          <w:t>（</w:t>
        </w:r>
      </w:ins>
      <w:ins w:id="564" w:author="xujiawei" w:date="2022-08-08T16:45:00Z">
        <w:r w:rsidR="005173F7" w:rsidRPr="00F37951">
          <w:rPr>
            <w:rPrChange w:id="565" w:author="xujiawei" w:date="2022-09-02T20:51:00Z">
              <w:rPr>
                <w:rFonts w:ascii="PingFang SC" w:hAnsi="PingFang SC"/>
                <w:color w:val="1D2129"/>
                <w:shd w:val="clear" w:color="auto" w:fill="FFFFFF"/>
              </w:rPr>
            </w:rPrChange>
          </w:rPr>
          <w:t>包括病</w:t>
        </w:r>
        <w:r w:rsidR="005173F7">
          <w:rPr>
            <w:rFonts w:ascii="PingFang SC" w:hAnsi="PingFang SC"/>
            <w:color w:val="1D2129"/>
            <w:shd w:val="clear" w:color="auto" w:fill="FFFFFF"/>
          </w:rPr>
          <w:t>叶和健康叶图像</w:t>
        </w:r>
      </w:ins>
      <w:ins w:id="566" w:author="xujiawei" w:date="2022-08-08T16:49:00Z">
        <w:r w:rsidR="00CD0CBE">
          <w:rPr>
            <w:rFonts w:ascii="PingFang SC" w:hAnsi="PingFang SC" w:hint="eastAsia"/>
            <w:color w:val="1D2129"/>
            <w:shd w:val="clear" w:color="auto" w:fill="FFFFFF"/>
          </w:rPr>
          <w:t>），</w:t>
        </w:r>
        <w:r w:rsidR="00CD0CBE" w:rsidRPr="00771EB6">
          <w:rPr>
            <w:rFonts w:hint="eastAsia"/>
          </w:rPr>
          <w:t>DenseNet</w:t>
        </w:r>
        <w:r w:rsidR="00CD0CBE">
          <w:t>121</w:t>
        </w:r>
        <w:r w:rsidR="00CD0CBE" w:rsidRPr="00771EB6">
          <w:rPr>
            <w:rFonts w:hint="eastAsia"/>
          </w:rPr>
          <w:t>需要更少的参数和合理的计算时间来实现最先进的性能</w:t>
        </w:r>
      </w:ins>
      <w:ins w:id="567" w:author="xujiawei" w:date="2022-08-08T16:50:00Z">
        <w:r w:rsidR="00CD0CBE">
          <w:rPr>
            <w:rFonts w:hint="eastAsia"/>
          </w:rPr>
          <w:t>，</w:t>
        </w:r>
        <w:r w:rsidR="00CD0CBE" w:rsidRPr="00CD0CBE">
          <w:rPr>
            <w:rFonts w:hint="eastAsia"/>
          </w:rPr>
          <w:t>测试准确率达到了</w:t>
        </w:r>
        <w:r w:rsidR="00CD0CBE" w:rsidRPr="00CD0CBE">
          <w:rPr>
            <w:rFonts w:hint="eastAsia"/>
          </w:rPr>
          <w:t>99.75%</w:t>
        </w:r>
      </w:ins>
      <w:r w:rsidR="006378D5">
        <w:fldChar w:fldCharType="begin"/>
      </w:r>
      <w:r w:rsidR="002A2243">
        <w:instrText xml:space="preserve"> ADDIN EN.CITE &lt;EndNote&gt;&lt;Cite&gt;&lt;Author&gt;Too&lt;/Author&gt;&lt;Year&gt;2019&lt;/Year&gt;&lt;RecNum&gt;26&lt;/RecNum&gt;&lt;DisplayText&gt;&lt;style face="superscript"&gt;[7]&lt;/style&gt;&lt;/DisplayText&gt;&lt;record&gt;&lt;rec-number&gt;26&lt;/rec-number&gt;&lt;foreign-keys&gt;&lt;key app="EN" db-id="tdxpsrdro0a2z7e9ta95tfx4erzzav090dft" timestamp="1661653924"&gt;26&lt;/key&gt;&lt;/foreign-keys&gt;&lt;ref-type name="Journal Article"&gt;17&lt;/ref-type&gt;&lt;contributors&gt;&lt;authors&gt;&lt;author&gt;Edna Chebet Too&lt;/author&gt;&lt;author&gt;Li Yujian&lt;/author&gt;&lt;author&gt;Sam Njuki&lt;/author&gt;&lt;author&gt;Liu Yingchun&lt;/author&gt;&lt;/authors&gt;&lt;/contributors&gt;&lt;auth-address&gt;Beijing University of Technology, Department of Computer Science, Beijing, China;;Academy of Forest Inventory and Planning, State Forestry Administration, Beijing 100714, China&lt;/auth-address&gt;&lt;titles&gt;&lt;title&gt;A comparative study of fine-tuning deep learning models for plant disease identification&lt;/title&gt;&lt;secondary-title&gt;Computers and Electronics in Agriculture&lt;/secondary-title&gt;&lt;/titles&gt;&lt;periodical&gt;&lt;full-title&gt;Computers and Electronics in Agriculture&lt;/full-title&gt;&lt;/periodical&gt;&lt;volume&gt;161&lt;/volume&gt;&lt;keywords&gt;&lt;keyword&gt;Plant disease identification&lt;/keyword&gt;&lt;keyword&gt;Deep learning&lt;/keyword&gt;&lt;keyword&gt;Convolutional neural networks&lt;/keyword&gt;&lt;keyword&gt;Image recognition&lt;/keyword&gt;&lt;keyword&gt;Fine-tuning&lt;/keyword&gt;&lt;/keywords&gt;&lt;dates&gt;&lt;year&gt;2019&lt;/year&gt;&lt;/dates&gt;&lt;isbn&gt;0168-1699&lt;/isbn&gt;&lt;urls&gt;&lt;/urls&gt;&lt;remote-database-provider&gt;Cnki&lt;/remote-database-provider&gt;&lt;/record&gt;&lt;/Cite&gt;&lt;/EndNote&gt;</w:instrText>
      </w:r>
      <w:r w:rsidR="006378D5">
        <w:fldChar w:fldCharType="separate"/>
      </w:r>
      <w:r w:rsidR="002A2243" w:rsidRPr="002A2243">
        <w:rPr>
          <w:noProof/>
          <w:vertAlign w:val="superscript"/>
        </w:rPr>
        <w:t>[7]</w:t>
      </w:r>
      <w:r w:rsidR="006378D5">
        <w:fldChar w:fldCharType="end"/>
      </w:r>
      <w:ins w:id="568" w:author="xujiawei" w:date="2022-08-28T10:28:00Z">
        <w:r w:rsidR="00195DDB">
          <w:rPr>
            <w:rFonts w:hint="eastAsia"/>
          </w:rPr>
          <w:t>。</w:t>
        </w:r>
      </w:ins>
      <w:proofErr w:type="spellStart"/>
      <w:ins w:id="569" w:author="xujiawei" w:date="2022-08-08T16:52:00Z">
        <w:r w:rsidR="00CD0CBE" w:rsidRPr="00CD0CBE">
          <w:rPr>
            <w:rFonts w:hint="eastAsia"/>
          </w:rPr>
          <w:t>Atila</w:t>
        </w:r>
        <w:proofErr w:type="spellEnd"/>
        <w:r w:rsidR="00CD0CBE" w:rsidRPr="00CD0CBE">
          <w:rPr>
            <w:rFonts w:hint="eastAsia"/>
          </w:rPr>
          <w:t>等人</w:t>
        </w:r>
        <w:r w:rsidR="00CD0CBE">
          <w:rPr>
            <w:rFonts w:hint="eastAsia"/>
          </w:rPr>
          <w:t>在</w:t>
        </w:r>
        <w:proofErr w:type="spellStart"/>
        <w:r w:rsidR="00CD0CBE" w:rsidRPr="00CD0CBE">
          <w:rPr>
            <w:rFonts w:hint="eastAsia"/>
          </w:rPr>
          <w:t>effecentnet</w:t>
        </w:r>
        <w:proofErr w:type="spellEnd"/>
        <w:r w:rsidR="00CD0CBE" w:rsidRPr="00CD0CBE">
          <w:rPr>
            <w:rFonts w:hint="eastAsia"/>
          </w:rPr>
          <w:t>架构</w:t>
        </w:r>
        <w:r w:rsidR="00CD0CBE">
          <w:rPr>
            <w:rFonts w:hint="eastAsia"/>
          </w:rPr>
          <w:t>基础上加上迁移</w:t>
        </w:r>
        <w:r w:rsidR="00CD0CBE" w:rsidRPr="00704BDF">
          <w:rPr>
            <w:rFonts w:ascii="PingFang SC" w:hAnsi="PingFang SC" w:hint="eastAsia"/>
            <w:color w:val="1D2129"/>
            <w:shd w:val="clear" w:color="auto" w:fill="FFFFFF"/>
            <w:rPrChange w:id="570" w:author="xujiawei" w:date="2022-08-09T10:45:00Z">
              <w:rPr>
                <w:rFonts w:hint="eastAsia"/>
              </w:rPr>
            </w:rPrChange>
          </w:rPr>
          <w:t>学习</w:t>
        </w:r>
      </w:ins>
      <w:ins w:id="571" w:author="xujiawei" w:date="2022-08-09T10:21:00Z">
        <w:r w:rsidR="00F872E9" w:rsidRPr="00704BDF">
          <w:rPr>
            <w:rFonts w:ascii="PingFang SC" w:hAnsi="PingFang SC" w:hint="eastAsia"/>
            <w:color w:val="1D2129"/>
            <w:shd w:val="clear" w:color="auto" w:fill="FFFFFF"/>
            <w:rPrChange w:id="572" w:author="xujiawei" w:date="2022-08-09T10:45:00Z">
              <w:rPr>
                <w:rFonts w:hint="eastAsia"/>
              </w:rPr>
            </w:rPrChange>
          </w:rPr>
          <w:t>在</w:t>
        </w:r>
      </w:ins>
      <w:ins w:id="573" w:author="xujiawei" w:date="2022-08-09T10:25:00Z">
        <w:r w:rsidR="00C66FB3" w:rsidRPr="00704BDF">
          <w:rPr>
            <w:rFonts w:ascii="PingFang SC" w:hAnsi="PingFang SC" w:hint="eastAsia"/>
            <w:color w:val="1D2129"/>
            <w:shd w:val="clear" w:color="auto" w:fill="FFFFFF"/>
            <w:rPrChange w:id="574" w:author="xujiawei" w:date="2022-08-09T10:45:00Z">
              <w:rPr>
                <w:rFonts w:hint="eastAsia"/>
              </w:rPr>
            </w:rPrChange>
          </w:rPr>
          <w:t>增强的</w:t>
        </w:r>
      </w:ins>
      <w:proofErr w:type="spellStart"/>
      <w:ins w:id="575" w:author="xujiawei" w:date="2022-08-09T10:24:00Z">
        <w:r w:rsidR="00C66FB3" w:rsidRPr="00E856B3">
          <w:rPr>
            <w:rPrChange w:id="576" w:author="xujiawei" w:date="2022-09-04T10:35:00Z">
              <w:rPr>
                <w:rFonts w:ascii="PingFang SC" w:hAnsi="PingFang SC"/>
                <w:color w:val="1D2129"/>
                <w:shd w:val="clear" w:color="auto" w:fill="FFFFFF"/>
              </w:rPr>
            </w:rPrChange>
          </w:rPr>
          <w:t>PlantVillage</w:t>
        </w:r>
        <w:proofErr w:type="spellEnd"/>
        <w:r w:rsidR="00C66FB3" w:rsidRPr="00E856B3">
          <w:rPr>
            <w:rFonts w:hint="eastAsia"/>
            <w:rPrChange w:id="577" w:author="xujiawei" w:date="2022-09-04T10:35:00Z">
              <w:rPr>
                <w:rFonts w:ascii="PingFang SC" w:hAnsi="PingFang SC" w:hint="eastAsia"/>
                <w:color w:val="1D2129"/>
                <w:shd w:val="clear" w:color="auto" w:fill="FFFFFF"/>
              </w:rPr>
            </w:rPrChange>
          </w:rPr>
          <w:t>数</w:t>
        </w:r>
        <w:r w:rsidR="00C66FB3">
          <w:rPr>
            <w:rFonts w:ascii="PingFang SC" w:hAnsi="PingFang SC" w:hint="eastAsia"/>
            <w:color w:val="1D2129"/>
            <w:shd w:val="clear" w:color="auto" w:fill="FFFFFF"/>
          </w:rPr>
          <w:t>据</w:t>
        </w:r>
      </w:ins>
      <w:ins w:id="578" w:author="xujiawei" w:date="2022-08-09T10:25:00Z">
        <w:r w:rsidR="00C66FB3">
          <w:rPr>
            <w:rFonts w:ascii="PingFang SC" w:hAnsi="PingFang SC" w:hint="eastAsia"/>
            <w:color w:val="1D2129"/>
            <w:shd w:val="clear" w:color="auto" w:fill="FFFFFF"/>
          </w:rPr>
          <w:t>集上</w:t>
        </w:r>
        <w:r w:rsidR="00A27F9E">
          <w:rPr>
            <w:rFonts w:ascii="PingFang SC" w:hAnsi="PingFang SC" w:hint="eastAsia"/>
            <w:color w:val="1D2129"/>
            <w:shd w:val="clear" w:color="auto" w:fill="FFFFFF"/>
          </w:rPr>
          <w:t>识别精度</w:t>
        </w:r>
        <w:r w:rsidR="00C66FB3">
          <w:rPr>
            <w:rFonts w:ascii="PingFang SC" w:hAnsi="PingFang SC" w:hint="eastAsia"/>
            <w:color w:val="1D2129"/>
            <w:shd w:val="clear" w:color="auto" w:fill="FFFFFF"/>
          </w:rPr>
          <w:t>达到</w:t>
        </w:r>
        <w:r w:rsidR="00C66FB3" w:rsidRPr="00730373">
          <w:rPr>
            <w:rPrChange w:id="579" w:author="xujiawei" w:date="2022-09-02T20:52:00Z">
              <w:rPr>
                <w:rFonts w:ascii="PingFang SC" w:hAnsi="PingFang SC"/>
                <w:color w:val="1D2129"/>
                <w:shd w:val="clear" w:color="auto" w:fill="FFFFFF"/>
              </w:rPr>
            </w:rPrChange>
          </w:rPr>
          <w:t>99.39%</w:t>
        </w:r>
      </w:ins>
      <w:r w:rsidR="006378D5" w:rsidRPr="00730373">
        <w:rPr>
          <w:rFonts w:hint="eastAsia"/>
          <w:rPrChange w:id="580" w:author="xujiawei" w:date="2022-09-02T20:52:00Z">
            <w:rPr>
              <w:rFonts w:ascii="PingFang SC" w:hAnsi="PingFang SC" w:hint="eastAsia"/>
              <w:color w:val="1D2129"/>
              <w:shd w:val="clear" w:color="auto" w:fill="FFFFFF"/>
            </w:rPr>
          </w:rPrChange>
        </w:rPr>
        <w:fldChar w:fldCharType="begin"/>
      </w:r>
      <w:r w:rsidR="002A2243" w:rsidRPr="00730373">
        <w:rPr>
          <w:rFonts w:hint="eastAsia"/>
          <w:rPrChange w:id="581" w:author="xujiawei" w:date="2022-09-02T20:52:00Z">
            <w:rPr>
              <w:rFonts w:ascii="PingFang SC" w:hAnsi="PingFang SC" w:hint="eastAsia"/>
              <w:color w:val="1D2129"/>
              <w:shd w:val="clear" w:color="auto" w:fill="FFFFFF"/>
            </w:rPr>
          </w:rPrChange>
        </w:rPr>
        <w:instrText xml:space="preserve"> ADDIN EN.CITE &lt;EndNote&gt;&lt;Cite&gt;&lt;Author&gt;Ümit&lt;/Author&gt;&lt;Year&gt;2021&lt;/Year&gt;&lt;RecNum&gt;25&lt;/RecNum&gt;&lt;DisplayText&gt;&lt;style face="superscript"&gt;[8]&lt;/style&gt;&lt;/DisplayText&gt;&lt;record&gt;&lt;rec-number&gt;25&lt;/rec-number&gt;&lt;foreign-keys&gt;&lt;key app="EN" db-id="tdxpsrdro0a2z7e9ta95tfx4erzzav090dft" timestamp="1661653924"&gt;25&lt;/key&gt;&lt;/foreign-keys&gt;&lt;ref-type name="Journal Article"&gt;17&lt;/ref-type&gt;&lt;contributors&gt;&lt;authors&gt;&lt;author&gt;Atila Ümit&lt;/author&gt;&lt;author&gt;Uçar Murat&lt;/author&gt;&lt;author&gt;Akyol Kemal&lt;/author&gt;&lt;author&gt;Uçar Emine&lt;/author&gt;&lt;/authors&gt;&lt;/contributors&gt;&lt;auth-address&gt;Department of Computer Engineering, Faculty of Engineering, Karabuk University, Karabuk, Turkey;Department of Management Information Systems, Faculty of Business and Management Science, Iskenderun Technical University, Hatay, Turkey;Department of Computer Engineering, Faculty of Engineering, Kastamonu University, Kastamonu, Turkey&lt;/auth-address&gt;&lt;titles&gt;&lt;title&gt;Plant leaf disease classification using EfficientNet deep learning model&lt;/title&gt;&lt;secondary-title&gt;Ecological Informatics&lt;/secondary-title&gt;&lt;/titles&gt;&lt;periodical&gt;&lt;full-title&gt;Ecological Informatics&lt;/full-title&gt;&lt;/periodical&gt;&lt;volume&gt;61&lt;/volume&gt;&lt;keywords&gt;&lt;keyword&gt;Plant disease&lt;/keyword&gt;&lt;keyword&gt;Leaf image&lt;/keyword&gt;&lt;keyword&gt;Deep learning&lt;/keyword&gt;&lt;keyword&gt;Transfer learning&lt;/keyword&gt;&lt;/keywords&gt;&lt;dates&gt;&lt;year&gt;2021&lt;/year&gt;&lt;/dates&gt;&lt;isbn&gt;1574-9541&lt;/isbn&gt;&lt;urls&gt;&lt;/urls&gt;&lt;remote-database-provider&gt;Cnki&lt;/remote-database-provider&gt;&lt;/record&gt;&lt;/Cite&gt;&lt;/EndNote&gt;</w:instrText>
      </w:r>
      <w:r w:rsidR="006378D5" w:rsidRPr="00730373">
        <w:rPr>
          <w:rFonts w:hint="eastAsia"/>
          <w:rPrChange w:id="582" w:author="xujiawei" w:date="2022-09-02T20:52:00Z">
            <w:rPr>
              <w:rFonts w:ascii="PingFang SC" w:hAnsi="PingFang SC" w:hint="eastAsia"/>
              <w:color w:val="1D2129"/>
              <w:shd w:val="clear" w:color="auto" w:fill="FFFFFF"/>
            </w:rPr>
          </w:rPrChange>
        </w:rPr>
        <w:fldChar w:fldCharType="separate"/>
      </w:r>
      <w:r w:rsidR="002A2243" w:rsidRPr="00730373">
        <w:rPr>
          <w:rPrChange w:id="583" w:author="xujiawei" w:date="2022-09-02T20:52:00Z">
            <w:rPr>
              <w:rFonts w:ascii="PingFang SC" w:hAnsi="PingFang SC"/>
              <w:noProof/>
              <w:color w:val="1D2129"/>
              <w:shd w:val="clear" w:color="auto" w:fill="FFFFFF"/>
              <w:vertAlign w:val="superscript"/>
            </w:rPr>
          </w:rPrChange>
        </w:rPr>
        <w:t>[8]</w:t>
      </w:r>
      <w:r w:rsidR="006378D5" w:rsidRPr="00730373">
        <w:rPr>
          <w:rFonts w:hint="eastAsia"/>
          <w:rPrChange w:id="584" w:author="xujiawei" w:date="2022-09-02T20:52:00Z">
            <w:rPr>
              <w:rFonts w:ascii="PingFang SC" w:hAnsi="PingFang SC" w:hint="eastAsia"/>
              <w:color w:val="1D2129"/>
              <w:shd w:val="clear" w:color="auto" w:fill="FFFFFF"/>
            </w:rPr>
          </w:rPrChange>
        </w:rPr>
        <w:fldChar w:fldCharType="end"/>
      </w:r>
      <w:ins w:id="585" w:author="xujiawei" w:date="2022-08-09T10:26:00Z">
        <w:r w:rsidR="00E17112" w:rsidRPr="00730373">
          <w:rPr>
            <w:rPrChange w:id="586" w:author="xujiawei" w:date="2022-09-02T20:52:00Z">
              <w:rPr>
                <w:rFonts w:ascii="PingFang SC" w:hAnsi="PingFang SC"/>
                <w:color w:val="1D2129"/>
                <w:shd w:val="clear" w:color="auto" w:fill="FFFFFF"/>
              </w:rPr>
            </w:rPrChange>
          </w:rPr>
          <w:t>.</w:t>
        </w:r>
      </w:ins>
      <w:ins w:id="587" w:author="xujiawei" w:date="2022-08-09T10:34:00Z">
        <w:r w:rsidR="00536DF5" w:rsidRPr="00730373">
          <w:rPr>
            <w:rFonts w:hint="eastAsia"/>
            <w:rPrChange w:id="588" w:author="xujiawei" w:date="2022-09-02T20:52:00Z">
              <w:rPr>
                <w:rFonts w:ascii="PingFang SC" w:hAnsi="PingFang SC" w:hint="eastAsia"/>
                <w:color w:val="1D2129"/>
                <w:shd w:val="clear" w:color="auto" w:fill="FFFFFF"/>
              </w:rPr>
            </w:rPrChange>
          </w:rPr>
          <w:t>尽管</w:t>
        </w:r>
      </w:ins>
      <w:ins w:id="589" w:author="xujiawei" w:date="2022-08-09T10:41:00Z">
        <w:r w:rsidR="00592159" w:rsidRPr="00730373">
          <w:rPr>
            <w:rFonts w:hint="eastAsia"/>
            <w:rPrChange w:id="590" w:author="xujiawei" w:date="2022-09-02T20:52:00Z">
              <w:rPr>
                <w:rFonts w:ascii="PingFang SC" w:hAnsi="PingFang SC" w:hint="eastAsia"/>
                <w:color w:val="1D2129"/>
                <w:shd w:val="clear" w:color="auto" w:fill="FFFFFF"/>
              </w:rPr>
            </w:rPrChange>
          </w:rPr>
          <w:t>上述工作</w:t>
        </w:r>
      </w:ins>
      <w:ins w:id="591" w:author="xujiawei" w:date="2022-08-09T10:35:00Z">
        <w:r w:rsidR="00536DF5" w:rsidRPr="00730373">
          <w:rPr>
            <w:rFonts w:hint="eastAsia"/>
            <w:rPrChange w:id="592" w:author="xujiawei" w:date="2022-09-02T20:52:00Z">
              <w:rPr>
                <w:rFonts w:hint="eastAsia"/>
                <w:color w:val="000000"/>
              </w:rPr>
            </w:rPrChange>
          </w:rPr>
          <w:t>已经取得了非常好的结果，但</w:t>
        </w:r>
      </w:ins>
      <w:ins w:id="593" w:author="xujiawei" w:date="2022-08-09T10:37:00Z">
        <w:r w:rsidR="00536DF5" w:rsidRPr="00730373">
          <w:rPr>
            <w:rFonts w:hint="eastAsia"/>
            <w:rPrChange w:id="594" w:author="xujiawei" w:date="2022-09-02T20:52:00Z">
              <w:rPr>
                <w:rFonts w:hint="eastAsia"/>
                <w:color w:val="000000"/>
              </w:rPr>
            </w:rPrChange>
          </w:rPr>
          <w:t>对图像添加噪声</w:t>
        </w:r>
      </w:ins>
      <w:ins w:id="595" w:author="xujiawei" w:date="2022-08-09T10:38:00Z">
        <w:r w:rsidR="00536DF5" w:rsidRPr="00730373">
          <w:rPr>
            <w:rFonts w:hint="eastAsia"/>
            <w:rPrChange w:id="596" w:author="xujiawei" w:date="2022-09-02T20:52:00Z">
              <w:rPr>
                <w:rFonts w:hint="eastAsia"/>
                <w:color w:val="000000"/>
              </w:rPr>
            </w:rPrChange>
          </w:rPr>
          <w:t>，模拟自然环境</w:t>
        </w:r>
      </w:ins>
      <w:ins w:id="597" w:author="xujiawei" w:date="2022-08-09T10:39:00Z">
        <w:r w:rsidR="00536DF5" w:rsidRPr="00730373">
          <w:rPr>
            <w:rFonts w:hint="eastAsia"/>
            <w:rPrChange w:id="598" w:author="xujiawei" w:date="2022-09-02T20:52:00Z">
              <w:rPr>
                <w:rFonts w:hint="eastAsia"/>
                <w:color w:val="000000"/>
              </w:rPr>
            </w:rPrChange>
          </w:rPr>
          <w:t>常见的图像变异时，</w:t>
        </w:r>
      </w:ins>
      <w:ins w:id="599" w:author="xujiawei" w:date="2022-08-09T10:41:00Z">
        <w:r w:rsidR="00592159" w:rsidRPr="00730373">
          <w:rPr>
            <w:rFonts w:hint="eastAsia"/>
            <w:rPrChange w:id="600" w:author="xujiawei" w:date="2022-09-02T20:52:00Z">
              <w:rPr>
                <w:rFonts w:hint="eastAsia"/>
                <w:color w:val="000000"/>
              </w:rPr>
            </w:rPrChange>
          </w:rPr>
          <w:t>识别准确率严重下降</w:t>
        </w:r>
      </w:ins>
      <w:del w:id="601" w:author="xujiawei" w:date="2022-08-28T10:36:00Z">
        <w:r w:rsidR="006378D5" w:rsidRPr="00730373" w:rsidDel="006378D5">
          <w:rPr>
            <w:rFonts w:hint="eastAsia"/>
            <w:rPrChange w:id="602" w:author="xujiawei" w:date="2022-09-02T20:52:00Z">
              <w:rPr>
                <w:rFonts w:ascii="PingFang SC" w:hAnsi="PingFang SC" w:hint="eastAsia"/>
                <w:color w:val="1D2129"/>
                <w:shd w:val="clear" w:color="auto" w:fill="FFFFFF"/>
              </w:rPr>
            </w:rPrChange>
          </w:rPr>
          <w:fldChar w:fldCharType="begin"/>
        </w:r>
        <w:r w:rsidR="006378D5" w:rsidRPr="00730373" w:rsidDel="006378D5">
          <w:rPr>
            <w:rPrChange w:id="603" w:author="xujiawei" w:date="2022-09-02T20:52:00Z">
              <w:rPr>
                <w:rFonts w:ascii="PingFang SC" w:hAnsi="PingFang SC"/>
                <w:color w:val="1D2129"/>
                <w:shd w:val="clear" w:color="auto" w:fill="FFFFFF"/>
              </w:rPr>
            </w:rPrChange>
          </w:rPr>
          <w:delInstrText xml:space="preserve"> ADDIN EN.CITE &lt;EndNote&gt;&lt;Cite&gt;&lt;Author&gt;Zhang&lt;/Author&gt;&lt;Year&gt;2017&lt;/Year&gt;&lt;RecNum&gt;27&lt;/RecNum&gt;&lt;DisplayText&gt;&lt;style face="superscript"&gt;[1]&lt;/style&gt;&lt;/DisplayText&gt;&lt;record&gt;&lt;rec-number&gt;27&lt;/rec-number&gt;&lt;foreign-keys&gt;&lt;key app="EN" db-id="tdxpsrdro0a2z7e9ta95tfx4erzzav090dft" timestamp="1661653924"&gt;27&lt;/key&gt;&lt;/foreign-keys&gt;&lt;ref-type name="Journal Article"&gt;17&lt;/ref-type&gt;&lt;contributors&gt;&lt;authors&gt;&lt;author&gt;Shanwen Zhang&lt;/author&gt;&lt;author&gt;Xiaowei Wu&lt;/author&gt;&lt;author&gt;Zhuhong You&lt;/author&gt;&lt;author&gt;Liqing Zhang&lt;/author&gt;&lt;/authors&gt;&lt;/contributors&gt;&lt;auth-address&gt;Department of Electronics and Information Engineering, XiJing University, Xi</w:delInstrText>
        </w:r>
        <w:r w:rsidR="006378D5" w:rsidRPr="00730373" w:rsidDel="006378D5">
          <w:rPr>
            <w:rFonts w:hint="eastAsia"/>
            <w:rPrChange w:id="604" w:author="xujiawei" w:date="2022-09-02T20:52:00Z">
              <w:rPr>
                <w:rFonts w:ascii="PingFang SC" w:hAnsi="PingFang SC" w:hint="eastAsia"/>
                <w:color w:val="1D2129"/>
                <w:shd w:val="clear" w:color="auto" w:fill="FFFFFF"/>
              </w:rPr>
            </w:rPrChange>
          </w:rPr>
          <w:delInstrText>’</w:delInstrText>
        </w:r>
        <w:r w:rsidR="006378D5" w:rsidRPr="00730373" w:rsidDel="006378D5">
          <w:rPr>
            <w:rPrChange w:id="605" w:author="xujiawei" w:date="2022-09-02T20:52:00Z">
              <w:rPr>
                <w:rFonts w:ascii="PingFang SC" w:hAnsi="PingFang SC"/>
                <w:color w:val="1D2129"/>
                <w:shd w:val="clear" w:color="auto" w:fill="FFFFFF"/>
              </w:rPr>
            </w:rPrChange>
          </w:rPr>
          <w:delInstrText>an 710123, China;;Department of Computer Science, Virginia Tech, Blacksburg, VA 24061, USA;;Department of Statistics, Virginia Tech, Blacksburg, VA 24061, USA&lt;/auth-address&gt;&lt;titles&gt;&lt;title&gt;Leaf image based cucumber disease recognition using sparse representation classification&lt;/title&gt;&lt;secondary-title&gt;Computers and Electronics in Agriculture&lt;/secondary-title&gt;&lt;/titles&gt;&lt;periodical&gt;&lt;full-title&gt;Computers and Electronics in Agriculture&lt;/full-title&gt;&lt;/periodical&gt;&lt;volume&gt;134&lt;/volume&gt;&lt;keywords&gt;&lt;keyword&gt;Cucumber diseased leaf image&lt;/keyword&gt;&lt;keyword&gt;Cucumber disease recognition&lt;/keyword&gt;&lt;keyword&gt;Sparse representation classification (SRC)&lt;/keyword&gt;&lt;keyword&gt;Sparse coefficient&lt;/keyword&gt;&lt;/keywords&gt;&lt;dates&gt;&lt;year&gt;2017&lt;/year&gt;&lt;/dates&gt;&lt;isbn&gt;0168-1699&lt;/isbn&gt;&lt;urls&gt;&lt;/urls&gt;&lt;remote-database-provider&gt;Cnki&lt;/remote-database-provider&gt;&lt;/record&gt;&lt;/Cite&gt;&lt;/EndNote&gt;</w:delInstrText>
        </w:r>
        <w:r w:rsidR="006378D5" w:rsidRPr="00730373" w:rsidDel="006378D5">
          <w:rPr>
            <w:rFonts w:hint="eastAsia"/>
            <w:rPrChange w:id="606" w:author="xujiawei" w:date="2022-09-02T20:52:00Z">
              <w:rPr>
                <w:rFonts w:ascii="PingFang SC" w:hAnsi="PingFang SC" w:hint="eastAsia"/>
                <w:color w:val="1D2129"/>
                <w:shd w:val="clear" w:color="auto" w:fill="FFFFFF"/>
              </w:rPr>
            </w:rPrChange>
          </w:rPr>
          <w:fldChar w:fldCharType="separate"/>
        </w:r>
        <w:r w:rsidR="006378D5" w:rsidRPr="00730373" w:rsidDel="006378D5">
          <w:rPr>
            <w:rPrChange w:id="607" w:author="xujiawei" w:date="2022-09-02T20:52:00Z">
              <w:rPr>
                <w:rFonts w:ascii="PingFang SC" w:hAnsi="PingFang SC"/>
                <w:noProof/>
                <w:color w:val="1D2129"/>
                <w:shd w:val="clear" w:color="auto" w:fill="FFFFFF"/>
                <w:vertAlign w:val="superscript"/>
              </w:rPr>
            </w:rPrChange>
          </w:rPr>
          <w:delText>[1]</w:delText>
        </w:r>
        <w:r w:rsidR="006378D5" w:rsidRPr="00730373" w:rsidDel="006378D5">
          <w:rPr>
            <w:rFonts w:hint="eastAsia"/>
            <w:rPrChange w:id="608" w:author="xujiawei" w:date="2022-09-02T20:52:00Z">
              <w:rPr>
                <w:rFonts w:ascii="PingFang SC" w:hAnsi="PingFang SC" w:hint="eastAsia"/>
                <w:color w:val="1D2129"/>
                <w:shd w:val="clear" w:color="auto" w:fill="FFFFFF"/>
              </w:rPr>
            </w:rPrChange>
          </w:rPr>
          <w:fldChar w:fldCharType="end"/>
        </w:r>
      </w:del>
      <w:ins w:id="609" w:author="xujiawei" w:date="2022-08-09T10:41:00Z">
        <w:r w:rsidR="00592159" w:rsidRPr="00730373">
          <w:rPr>
            <w:rPrChange w:id="610" w:author="xujiawei" w:date="2022-09-02T20:52:00Z">
              <w:rPr>
                <w:color w:val="000000"/>
              </w:rPr>
            </w:rPrChange>
          </w:rPr>
          <w:t>.</w:t>
        </w:r>
      </w:ins>
      <w:ins w:id="611" w:author="xujiawei" w:date="2022-08-09T10:42:00Z">
        <w:r w:rsidR="00592159" w:rsidRPr="00730373">
          <w:t xml:space="preserve"> </w:t>
        </w:r>
        <w:r w:rsidR="00592159" w:rsidRPr="00730373">
          <w:rPr>
            <w:rPrChange w:id="612" w:author="xujiawei" w:date="2022-09-02T20:52:00Z">
              <w:rPr>
                <w:color w:val="000000"/>
              </w:rPr>
            </w:rPrChange>
          </w:rPr>
          <w:t>Joao Paulo</w:t>
        </w:r>
        <w:r w:rsidR="00592159" w:rsidRPr="00730373">
          <w:rPr>
            <w:rFonts w:hint="eastAsia"/>
            <w:rPrChange w:id="613" w:author="xujiawei" w:date="2022-09-02T20:52:00Z">
              <w:rPr>
                <w:rFonts w:hint="eastAsia"/>
                <w:color w:val="000000"/>
              </w:rPr>
            </w:rPrChange>
          </w:rPr>
          <w:t>等人提出可以将图像由</w:t>
        </w:r>
        <w:r w:rsidR="00592159" w:rsidRPr="00730373">
          <w:rPr>
            <w:rPrChange w:id="614" w:author="xujiawei" w:date="2022-09-02T20:52:00Z">
              <w:rPr>
                <w:color w:val="000000"/>
              </w:rPr>
            </w:rPrChange>
          </w:rPr>
          <w:t>RGB</w:t>
        </w:r>
        <w:r w:rsidR="00592159" w:rsidRPr="00730373">
          <w:rPr>
            <w:rFonts w:hint="eastAsia"/>
            <w:rPrChange w:id="615" w:author="xujiawei" w:date="2022-09-02T20:52:00Z">
              <w:rPr>
                <w:rFonts w:hint="eastAsia"/>
                <w:color w:val="000000"/>
              </w:rPr>
            </w:rPrChange>
          </w:rPr>
          <w:t>颜色通道转换为</w:t>
        </w:r>
        <w:r w:rsidR="00592159" w:rsidRPr="00730373">
          <w:rPr>
            <w:rPrChange w:id="616" w:author="xujiawei" w:date="2022-09-02T20:52:00Z">
              <w:rPr>
                <w:color w:val="000000"/>
              </w:rPr>
            </w:rPrChange>
          </w:rPr>
          <w:t>CIE-LAB</w:t>
        </w:r>
      </w:ins>
      <w:ins w:id="617" w:author="xujiawei" w:date="2022-08-09T10:43:00Z">
        <w:r w:rsidR="00592159" w:rsidRPr="00730373">
          <w:rPr>
            <w:rFonts w:hint="eastAsia"/>
            <w:rPrChange w:id="618" w:author="xujiawei" w:date="2022-09-02T20:52:00Z">
              <w:rPr>
                <w:rFonts w:hint="eastAsia"/>
                <w:color w:val="000000"/>
              </w:rPr>
            </w:rPrChange>
          </w:rPr>
          <w:t>，</w:t>
        </w:r>
        <w:r w:rsidR="00592159" w:rsidRPr="00730373">
          <w:rPr>
            <w:rPrChange w:id="619" w:author="xujiawei" w:date="2022-09-02T20:52:00Z">
              <w:rPr>
                <w:color w:val="000000"/>
              </w:rPr>
            </w:rPrChange>
          </w:rPr>
          <w:t>L</w:t>
        </w:r>
        <w:r w:rsidR="00592159" w:rsidRPr="00730373">
          <w:rPr>
            <w:rFonts w:hint="eastAsia"/>
            <w:rPrChange w:id="620" w:author="xujiawei" w:date="2022-09-02T20:52:00Z">
              <w:rPr>
                <w:rFonts w:hint="eastAsia"/>
                <w:color w:val="000000"/>
              </w:rPr>
            </w:rPrChange>
          </w:rPr>
          <w:t>和</w:t>
        </w:r>
        <w:r w:rsidR="00592159" w:rsidRPr="00730373">
          <w:rPr>
            <w:rPrChange w:id="621" w:author="xujiawei" w:date="2022-09-02T20:52:00Z">
              <w:rPr>
                <w:color w:val="000000"/>
              </w:rPr>
            </w:rPrChange>
          </w:rPr>
          <w:t>AB</w:t>
        </w:r>
        <w:r w:rsidR="00592159" w:rsidRPr="00730373">
          <w:rPr>
            <w:rFonts w:hint="eastAsia"/>
            <w:rPrChange w:id="622" w:author="xujiawei" w:date="2022-09-02T20:52:00Z">
              <w:rPr>
                <w:rFonts w:hint="eastAsia"/>
                <w:color w:val="000000"/>
              </w:rPr>
            </w:rPrChange>
          </w:rPr>
          <w:t>通</w:t>
        </w:r>
      </w:ins>
      <w:ins w:id="623" w:author="xujiawei" w:date="2022-08-09T10:46:00Z">
        <w:r w:rsidR="00704BDF" w:rsidRPr="00730373">
          <w:rPr>
            <w:rFonts w:hint="eastAsia"/>
            <w:rPrChange w:id="624" w:author="xujiawei" w:date="2022-09-02T20:52:00Z">
              <w:rPr>
                <w:rFonts w:ascii="PingFang SC" w:hAnsi="PingFang SC" w:hint="eastAsia"/>
                <w:color w:val="1D2129"/>
                <w:shd w:val="clear" w:color="auto" w:fill="FFFFFF"/>
              </w:rPr>
            </w:rPrChange>
          </w:rPr>
          <w:t>分</w:t>
        </w:r>
        <w:proofErr w:type="gramStart"/>
        <w:r w:rsidR="00704BDF" w:rsidRPr="00730373">
          <w:rPr>
            <w:rFonts w:hint="eastAsia"/>
            <w:rPrChange w:id="625" w:author="xujiawei" w:date="2022-09-02T20:52:00Z">
              <w:rPr>
                <w:rFonts w:ascii="PingFang SC" w:hAnsi="PingFang SC" w:hint="eastAsia"/>
                <w:color w:val="1D2129"/>
                <w:shd w:val="clear" w:color="auto" w:fill="FFFFFF"/>
              </w:rPr>
            </w:rPrChange>
          </w:rPr>
          <w:t>别进入</w:t>
        </w:r>
      </w:ins>
      <w:proofErr w:type="gramEnd"/>
      <w:ins w:id="626" w:author="xujiawei" w:date="2022-08-09T10:43:00Z">
        <w:r w:rsidR="00592159" w:rsidRPr="00730373">
          <w:rPr>
            <w:rFonts w:hint="eastAsia"/>
            <w:rPrChange w:id="627" w:author="xujiawei" w:date="2022-09-02T20:52:00Z">
              <w:rPr>
                <w:rFonts w:hint="eastAsia"/>
                <w:color w:val="000000"/>
              </w:rPr>
            </w:rPrChange>
          </w:rPr>
          <w:t>修改后的</w:t>
        </w:r>
        <w:r w:rsidR="00592159" w:rsidRPr="00730373">
          <w:rPr>
            <w:rPrChange w:id="628" w:author="xujiawei" w:date="2022-09-02T20:52:00Z">
              <w:rPr>
                <w:color w:val="000000"/>
              </w:rPr>
            </w:rPrChange>
          </w:rPr>
          <w:t>Inception V3</w:t>
        </w:r>
        <w:r w:rsidR="00592159" w:rsidRPr="00730373">
          <w:rPr>
            <w:rFonts w:hint="eastAsia"/>
            <w:rPrChange w:id="629" w:author="xujiawei" w:date="2022-09-02T20:52:00Z">
              <w:rPr>
                <w:rFonts w:hint="eastAsia"/>
                <w:color w:val="000000"/>
              </w:rPr>
            </w:rPrChange>
          </w:rPr>
          <w:t>架构的前三层的</w:t>
        </w:r>
      </w:ins>
      <w:ins w:id="630" w:author="xujiawei" w:date="2022-08-09T10:46:00Z">
        <w:r w:rsidR="00704BDF" w:rsidRPr="00730373">
          <w:rPr>
            <w:rFonts w:hint="eastAsia"/>
            <w:rPrChange w:id="631" w:author="xujiawei" w:date="2022-09-02T20:52:00Z">
              <w:rPr>
                <w:rFonts w:ascii="PingFang SC" w:hAnsi="PingFang SC" w:hint="eastAsia"/>
                <w:color w:val="1D2129"/>
                <w:shd w:val="clear" w:color="auto" w:fill="FFFFFF"/>
              </w:rPr>
            </w:rPrChange>
          </w:rPr>
          <w:t>不同</w:t>
        </w:r>
      </w:ins>
      <w:ins w:id="632" w:author="xujiawei" w:date="2022-08-09T10:43:00Z">
        <w:r w:rsidR="00592159" w:rsidRPr="00730373">
          <w:rPr>
            <w:rFonts w:hint="eastAsia"/>
            <w:rPrChange w:id="633" w:author="xujiawei" w:date="2022-09-02T20:52:00Z">
              <w:rPr>
                <w:rFonts w:hint="eastAsia"/>
                <w:color w:val="000000"/>
              </w:rPr>
            </w:rPrChange>
          </w:rPr>
          <w:t>分支</w:t>
        </w:r>
      </w:ins>
      <w:ins w:id="634" w:author="xujiawei" w:date="2022-08-09T10:46:00Z">
        <w:r w:rsidR="00704BDF" w:rsidRPr="00730373">
          <w:rPr>
            <w:rFonts w:hint="eastAsia"/>
            <w:rPrChange w:id="635" w:author="xujiawei" w:date="2022-09-02T20:52:00Z">
              <w:rPr>
                <w:rFonts w:ascii="PingFang SC" w:hAnsi="PingFang SC" w:hint="eastAsia"/>
                <w:color w:val="1D2129"/>
                <w:shd w:val="clear" w:color="auto" w:fill="FFFFFF"/>
              </w:rPr>
            </w:rPrChange>
          </w:rPr>
          <w:t>中提取特征</w:t>
        </w:r>
      </w:ins>
      <w:ins w:id="636" w:author="xujiawei" w:date="2022-08-09T10:43:00Z">
        <w:r w:rsidR="004F4E6D" w:rsidRPr="00730373">
          <w:rPr>
            <w:rFonts w:hint="eastAsia"/>
            <w:rPrChange w:id="637" w:author="xujiawei" w:date="2022-09-02T20:52:00Z">
              <w:rPr>
                <w:rFonts w:hint="eastAsia"/>
                <w:color w:val="000000"/>
              </w:rPr>
            </w:rPrChange>
          </w:rPr>
          <w:t>，这种方法不仅节约了网络的</w:t>
        </w:r>
      </w:ins>
      <w:ins w:id="638" w:author="xujiawei" w:date="2022-08-09T10:44:00Z">
        <w:r w:rsidR="004F4E6D" w:rsidRPr="00730373">
          <w:rPr>
            <w:rFonts w:hint="eastAsia"/>
            <w:rPrChange w:id="639" w:author="xujiawei" w:date="2022-09-02T20:52:00Z">
              <w:rPr>
                <w:rFonts w:hint="eastAsia"/>
                <w:color w:val="000000"/>
              </w:rPr>
            </w:rPrChange>
          </w:rPr>
          <w:t>参数，而且面对噪声干扰时</w:t>
        </w:r>
      </w:ins>
      <w:ins w:id="640" w:author="xujiawei" w:date="2022-08-09T10:45:00Z">
        <w:r w:rsidR="004F4E6D" w:rsidRPr="00730373">
          <w:rPr>
            <w:rFonts w:hint="eastAsia"/>
            <w:rPrChange w:id="641" w:author="xujiawei" w:date="2022-09-02T20:52:00Z">
              <w:rPr>
                <w:rFonts w:hint="eastAsia"/>
                <w:color w:val="000000"/>
              </w:rPr>
            </w:rPrChange>
          </w:rPr>
          <w:t>有更好的鲁棒性</w:t>
        </w:r>
      </w:ins>
      <w:r w:rsidR="000C07F4" w:rsidRPr="002B5B14">
        <w:rPr>
          <w:rFonts w:hint="eastAsia"/>
          <w:rPrChange w:id="642" w:author="xujiawei" w:date="2022-09-06T16:44:00Z">
            <w:rPr>
              <w:rFonts w:ascii="PingFang SC" w:hAnsi="PingFang SC" w:hint="eastAsia"/>
              <w:color w:val="1D2129"/>
              <w:shd w:val="clear" w:color="auto" w:fill="FFFFFF"/>
            </w:rPr>
          </w:rPrChange>
        </w:rPr>
        <w:fldChar w:fldCharType="begin"/>
      </w:r>
      <w:r w:rsidR="002A2243" w:rsidRPr="002B5B14">
        <w:rPr>
          <w:rPrChange w:id="643" w:author="xujiawei" w:date="2022-09-06T16:44:00Z">
            <w:rPr>
              <w:rFonts w:ascii="PingFang SC" w:hAnsi="PingFang SC"/>
              <w:color w:val="1D2129"/>
              <w:shd w:val="clear" w:color="auto" w:fill="FFFFFF"/>
            </w:rPr>
          </w:rPrChange>
        </w:rPr>
        <w:instrText xml:space="preserve"> ADDIN EN.CITE &lt;EndNote&gt;&lt;Cite&gt;&lt;Author&gt;Schuler&lt;/Author&gt;&lt;Year&gt;2022&lt;/Year&gt;&lt;RecNum&gt;30&lt;/RecNum&gt;&lt;DisplayText&gt;&lt;style face="superscript"&gt;[9]&lt;/style&gt;&lt;/DisplayText&gt;&lt;record&gt;&lt;rec-number&gt;30&lt;/rec-number&gt;&lt;foreign-keys&gt;&lt;key app="EN" db-id="tdxpsrdro0a2z7e9ta95tfx4erzzav090dft" timestamp="1661655712"&gt;30&lt;/key&gt;&lt;/foreign-keys&gt;&lt;ref-type name="Conference Proceedings"&gt;10&lt;/ref-type&gt;&lt;contributors&gt;&lt;authors&gt;&lt;author&gt;Schuler, Joao Paulo Schwarz&lt;/author&gt;&lt;author&gt;Romani, Santiago&lt;/author&gt;&lt;author&gt;Abdel-Nasser, Mohamed&lt;/author&gt;&lt;author&gt;Rashwan, Hatem&lt;/author&gt;&lt;author&gt;Puig, Domenec&lt;/author&gt;&lt;/authors&gt;&lt;/contributors&gt;&lt;titles&gt;&lt;title&gt;Color-Aware Two-Branch DCNN for Efficient Plant Disease Classification&lt;/title&gt;&lt;secondary-title&gt;MENDEL&lt;/secondary-title&gt;&lt;/titles&gt;&lt;pages&gt;55-62&lt;/pages&gt;&lt;volume&gt;28&lt;/volume&gt;&lt;number&gt;1&lt;/number&gt;&lt;dates&gt;&lt;year&gt;2022&lt;/year&gt;&lt;/dates&gt;&lt;isbn&gt;2571-3701&lt;/isbn&gt;&lt;urls&gt;&lt;/urls&gt;&lt;/record&gt;&lt;/Cite&gt;&lt;/EndNote&gt;</w:instrText>
      </w:r>
      <w:r w:rsidR="000C07F4" w:rsidRPr="002B5B14">
        <w:rPr>
          <w:rFonts w:hint="eastAsia"/>
          <w:rPrChange w:id="644" w:author="xujiawei" w:date="2022-09-06T16:44:00Z">
            <w:rPr>
              <w:rFonts w:ascii="PingFang SC" w:hAnsi="PingFang SC" w:hint="eastAsia"/>
              <w:color w:val="1D2129"/>
              <w:shd w:val="clear" w:color="auto" w:fill="FFFFFF"/>
            </w:rPr>
          </w:rPrChange>
        </w:rPr>
        <w:fldChar w:fldCharType="separate"/>
      </w:r>
      <w:r w:rsidR="002A2243" w:rsidRPr="002B5B14">
        <w:rPr>
          <w:rPrChange w:id="645" w:author="xujiawei" w:date="2022-09-06T16:44:00Z">
            <w:rPr>
              <w:rFonts w:ascii="PingFang SC" w:hAnsi="PingFang SC"/>
              <w:noProof/>
              <w:color w:val="1D2129"/>
              <w:shd w:val="clear" w:color="auto" w:fill="FFFFFF"/>
              <w:vertAlign w:val="superscript"/>
            </w:rPr>
          </w:rPrChange>
        </w:rPr>
        <w:t>[9]</w:t>
      </w:r>
      <w:r w:rsidR="000C07F4" w:rsidRPr="002B5B14">
        <w:rPr>
          <w:rFonts w:hint="eastAsia"/>
          <w:rPrChange w:id="646" w:author="xujiawei" w:date="2022-09-06T16:44:00Z">
            <w:rPr>
              <w:rFonts w:ascii="PingFang SC" w:hAnsi="PingFang SC" w:hint="eastAsia"/>
              <w:color w:val="1D2129"/>
              <w:shd w:val="clear" w:color="auto" w:fill="FFFFFF"/>
            </w:rPr>
          </w:rPrChange>
        </w:rPr>
        <w:fldChar w:fldCharType="end"/>
      </w:r>
      <w:ins w:id="647" w:author="xujiawei" w:date="2022-08-29T09:24:00Z">
        <w:r w:rsidR="00B166C5" w:rsidRPr="002B5B14">
          <w:rPr>
            <w:rFonts w:hint="eastAsia"/>
            <w:rPrChange w:id="648" w:author="xujiawei" w:date="2022-09-06T16:44:00Z">
              <w:rPr>
                <w:rFonts w:ascii="PingFang SC" w:hAnsi="PingFang SC" w:hint="eastAsia"/>
                <w:color w:val="1D2129"/>
                <w:shd w:val="clear" w:color="auto" w:fill="FFFFFF"/>
              </w:rPr>
            </w:rPrChange>
          </w:rPr>
          <w:t>。</w:t>
        </w:r>
      </w:ins>
    </w:p>
    <w:p w14:paraId="41A2A4E6" w14:textId="6ADCBCBC" w:rsidR="00352CDF" w:rsidRPr="00CF193D" w:rsidRDefault="00B73ECC" w:rsidP="001D2FDA">
      <w:pPr>
        <w:ind w:firstLine="420"/>
        <w:rPr>
          <w:ins w:id="649" w:author="xujiawei" w:date="2022-08-09T14:58:00Z"/>
          <w:color w:val="000000"/>
          <w:rPrChange w:id="650" w:author="xujiawei" w:date="2022-08-09T15:19:00Z">
            <w:rPr>
              <w:ins w:id="651" w:author="xujiawei" w:date="2022-08-09T14:58:00Z"/>
              <w:rFonts w:ascii="PingFang SC" w:hAnsi="PingFang SC"/>
              <w:color w:val="1D2129"/>
              <w:shd w:val="clear" w:color="auto" w:fill="FFFFFF"/>
            </w:rPr>
          </w:rPrChange>
        </w:rPr>
      </w:pPr>
      <w:ins w:id="652" w:author="xujiawei" w:date="2022-08-28T11:49:00Z">
        <w:r w:rsidRPr="002B5B14">
          <w:rPr>
            <w:rFonts w:hint="eastAsia"/>
            <w:rPrChange w:id="653" w:author="xujiawei" w:date="2022-09-06T16:44:00Z">
              <w:rPr>
                <w:rFonts w:hint="eastAsia"/>
                <w:color w:val="000000"/>
              </w:rPr>
            </w:rPrChange>
          </w:rPr>
          <w:t>与</w:t>
        </w:r>
      </w:ins>
      <w:ins w:id="654" w:author="xujiawei" w:date="2022-08-09T10:47:00Z">
        <w:r w:rsidR="001D2FDA" w:rsidRPr="002B5B14">
          <w:rPr>
            <w:rFonts w:hint="eastAsia"/>
            <w:rPrChange w:id="655" w:author="xujiawei" w:date="2022-09-06T16:44:00Z">
              <w:rPr>
                <w:rFonts w:ascii="PingFang SC" w:hAnsi="PingFang SC" w:hint="eastAsia"/>
                <w:color w:val="1D2129"/>
                <w:shd w:val="clear" w:color="auto" w:fill="FFFFFF"/>
              </w:rPr>
            </w:rPrChange>
          </w:rPr>
          <w:t>卷积神经网络</w:t>
        </w:r>
      </w:ins>
      <w:ins w:id="656" w:author="xujiawei" w:date="2022-08-09T10:48:00Z">
        <w:r w:rsidR="001D2FDA" w:rsidRPr="002B5B14">
          <w:rPr>
            <w:rFonts w:hint="eastAsia"/>
            <w:rPrChange w:id="657" w:author="xujiawei" w:date="2022-09-06T16:44:00Z">
              <w:rPr>
                <w:rFonts w:ascii="PingFang SC" w:hAnsi="PingFang SC" w:hint="eastAsia"/>
                <w:color w:val="1D2129"/>
                <w:shd w:val="clear" w:color="auto" w:fill="FFFFFF"/>
              </w:rPr>
            </w:rPrChange>
          </w:rPr>
          <w:t>中</w:t>
        </w:r>
      </w:ins>
      <w:ins w:id="658" w:author="xujiawei" w:date="2022-08-28T11:49:00Z">
        <w:r w:rsidRPr="002B5B14">
          <w:rPr>
            <w:rFonts w:hint="eastAsia"/>
            <w:rPrChange w:id="659" w:author="xujiawei" w:date="2022-09-06T16:44:00Z">
              <w:rPr>
                <w:rFonts w:hint="eastAsia"/>
                <w:color w:val="000000"/>
              </w:rPr>
            </w:rPrChange>
          </w:rPr>
          <w:t>固定的</w:t>
        </w:r>
      </w:ins>
      <w:ins w:id="660" w:author="xujiawei" w:date="2022-08-09T10:48:00Z">
        <w:r w:rsidR="001D2FDA" w:rsidRPr="002B5B14">
          <w:rPr>
            <w:rFonts w:hint="eastAsia"/>
            <w:rPrChange w:id="661" w:author="xujiawei" w:date="2022-09-06T16:44:00Z">
              <w:rPr>
                <w:rFonts w:ascii="PingFang SC" w:hAnsi="PingFang SC" w:hint="eastAsia"/>
                <w:color w:val="1D2129"/>
                <w:shd w:val="clear" w:color="auto" w:fill="FFFFFF"/>
              </w:rPr>
            </w:rPrChange>
          </w:rPr>
          <w:t>卷积运算</w:t>
        </w:r>
      </w:ins>
      <w:ins w:id="662" w:author="xujiawei" w:date="2022-08-28T11:49:00Z">
        <w:r w:rsidRPr="002B5B14">
          <w:rPr>
            <w:rFonts w:hint="eastAsia"/>
            <w:rPrChange w:id="663" w:author="xujiawei" w:date="2022-09-06T16:44:00Z">
              <w:rPr>
                <w:rFonts w:hint="eastAsia"/>
                <w:color w:val="000000"/>
              </w:rPr>
            </w:rPrChange>
          </w:rPr>
          <w:t>不同</w:t>
        </w:r>
      </w:ins>
      <w:ins w:id="664" w:author="xujiawei" w:date="2022-08-09T10:49:00Z">
        <w:r w:rsidR="001D2FDA" w:rsidRPr="002B5B14">
          <w:rPr>
            <w:rFonts w:hint="eastAsia"/>
            <w:rPrChange w:id="665" w:author="xujiawei" w:date="2022-09-06T16:44:00Z">
              <w:rPr>
                <w:rFonts w:ascii="PingFang SC" w:hAnsi="PingFang SC" w:hint="eastAsia"/>
                <w:color w:val="1D2129"/>
                <w:shd w:val="clear" w:color="auto" w:fill="FFFFFF"/>
              </w:rPr>
            </w:rPrChange>
          </w:rPr>
          <w:t>，</w:t>
        </w:r>
        <w:r w:rsidR="001D2FDA" w:rsidRPr="002B5B14">
          <w:rPr>
            <w:rPrChange w:id="666" w:author="xujiawei" w:date="2022-09-06T16:44:00Z">
              <w:rPr>
                <w:rFonts w:ascii="PingFang SC" w:hAnsi="PingFang SC"/>
                <w:color w:val="1D2129"/>
                <w:shd w:val="clear" w:color="auto" w:fill="FFFFFF"/>
              </w:rPr>
            </w:rPrChange>
          </w:rPr>
          <w:t>Transformer</w:t>
        </w:r>
        <w:r w:rsidR="001D2FDA" w:rsidRPr="002B5B14">
          <w:rPr>
            <w:rFonts w:hint="eastAsia"/>
            <w:rPrChange w:id="667" w:author="xujiawei" w:date="2022-09-06T16:44:00Z">
              <w:rPr>
                <w:rFonts w:ascii="PingFang SC" w:hAnsi="PingFang SC" w:hint="eastAsia"/>
                <w:color w:val="1D2129"/>
                <w:shd w:val="clear" w:color="auto" w:fill="FFFFFF"/>
              </w:rPr>
            </w:rPrChange>
          </w:rPr>
          <w:t>中的</w:t>
        </w:r>
        <w:r w:rsidR="001D2FDA" w:rsidRPr="002B5B14">
          <w:rPr>
            <w:rPrChange w:id="668" w:author="xujiawei" w:date="2022-09-06T16:44:00Z">
              <w:rPr>
                <w:rFonts w:ascii="PingFang SC" w:hAnsi="PingFang SC"/>
                <w:color w:val="1D2129"/>
                <w:shd w:val="clear" w:color="auto" w:fill="FFFFFF"/>
              </w:rPr>
            </w:rPrChange>
          </w:rPr>
          <w:t>Self-Attention</w:t>
        </w:r>
        <w:r w:rsidR="001D2FDA" w:rsidRPr="002B5B14">
          <w:rPr>
            <w:rFonts w:hint="eastAsia"/>
            <w:rPrChange w:id="669" w:author="xujiawei" w:date="2022-09-06T16:44:00Z">
              <w:rPr>
                <w:rFonts w:ascii="PingFang SC" w:hAnsi="PingFang SC" w:hint="eastAsia"/>
                <w:color w:val="1D2129"/>
                <w:shd w:val="clear" w:color="auto" w:fill="FFFFFF"/>
              </w:rPr>
            </w:rPrChange>
          </w:rPr>
          <w:t>机</w:t>
        </w:r>
        <w:r w:rsidR="001D2FDA" w:rsidRPr="00CF193D">
          <w:rPr>
            <w:rFonts w:hint="eastAsia"/>
            <w:color w:val="000000"/>
            <w:rPrChange w:id="670" w:author="xujiawei" w:date="2022-08-09T15:19:00Z">
              <w:rPr>
                <w:rFonts w:ascii="PingFang SC" w:hAnsi="PingFang SC" w:hint="eastAsia"/>
                <w:color w:val="1D2129"/>
                <w:shd w:val="clear" w:color="auto" w:fill="FFFFFF"/>
              </w:rPr>
            </w:rPrChange>
          </w:rPr>
          <w:t>制让</w:t>
        </w:r>
      </w:ins>
      <w:ins w:id="671" w:author="xujiawei" w:date="2022-08-09T10:50:00Z">
        <w:r w:rsidR="001D2FDA" w:rsidRPr="00CF193D">
          <w:rPr>
            <w:rFonts w:hint="eastAsia"/>
            <w:color w:val="000000"/>
            <w:rPrChange w:id="672" w:author="xujiawei" w:date="2022-08-09T15:19:00Z">
              <w:rPr>
                <w:rFonts w:ascii="PingFang SC" w:hAnsi="PingFang SC" w:hint="eastAsia"/>
                <w:color w:val="1D2129"/>
                <w:shd w:val="clear" w:color="auto" w:fill="FFFFFF"/>
              </w:rPr>
            </w:rPrChange>
          </w:rPr>
          <w:t>其可以</w:t>
        </w:r>
      </w:ins>
      <w:ins w:id="673" w:author="xujiawei" w:date="2022-08-28T11:49:00Z">
        <w:r w:rsidR="00FB3E12" w:rsidRPr="005E5731">
          <w:rPr>
            <w:rFonts w:hint="eastAsia"/>
            <w:color w:val="000000"/>
          </w:rPr>
          <w:t>更加灵活</w:t>
        </w:r>
      </w:ins>
      <w:ins w:id="674" w:author="xujiawei" w:date="2022-08-09T10:50:00Z">
        <w:r w:rsidR="001D2FDA" w:rsidRPr="00CF193D">
          <w:rPr>
            <w:rFonts w:hint="eastAsia"/>
            <w:color w:val="000000"/>
            <w:rPrChange w:id="675" w:author="xujiawei" w:date="2022-08-09T15:19:00Z">
              <w:rPr>
                <w:rFonts w:ascii="PingFang SC" w:hAnsi="PingFang SC" w:hint="eastAsia"/>
                <w:color w:val="1D2129"/>
                <w:shd w:val="clear" w:color="auto" w:fill="FFFFFF"/>
              </w:rPr>
            </w:rPrChange>
          </w:rPr>
          <w:t>捕捉远距离信息</w:t>
        </w:r>
      </w:ins>
      <w:ins w:id="676" w:author="xujiawei" w:date="2022-08-09T10:55:00Z">
        <w:r w:rsidR="00222B5B" w:rsidRPr="00CF193D">
          <w:rPr>
            <w:color w:val="000000"/>
            <w:rPrChange w:id="677" w:author="xujiawei" w:date="2022-08-09T15:19:00Z">
              <w:rPr>
                <w:rFonts w:ascii="PingFang SC" w:hAnsi="PingFang SC"/>
                <w:color w:val="1D2129"/>
                <w:shd w:val="clear" w:color="auto" w:fill="FFFFFF"/>
              </w:rPr>
            </w:rPrChange>
          </w:rPr>
          <w:t>.</w:t>
        </w:r>
        <w:r w:rsidR="00222B5B" w:rsidRPr="00222B5B">
          <w:rPr>
            <w:color w:val="000000"/>
          </w:rPr>
          <w:t xml:space="preserve"> </w:t>
        </w:r>
      </w:ins>
      <w:ins w:id="678" w:author="xujiawei" w:date="2022-08-28T20:35:00Z">
        <w:r w:rsidR="00E3016E">
          <w:rPr>
            <w:rFonts w:hint="eastAsia"/>
            <w:color w:val="000000"/>
          </w:rPr>
          <w:t>因此，</w:t>
        </w:r>
        <w:r w:rsidR="00E3016E">
          <w:rPr>
            <w:rFonts w:hint="eastAsia"/>
            <w:color w:val="000000"/>
          </w:rPr>
          <w:t>Trans</w:t>
        </w:r>
        <w:r w:rsidR="00E3016E">
          <w:rPr>
            <w:color w:val="000000"/>
          </w:rPr>
          <w:t>former</w:t>
        </w:r>
      </w:ins>
      <w:ins w:id="679" w:author="xujiawei" w:date="2022-08-28T20:36:00Z">
        <w:r w:rsidR="00E3016E">
          <w:rPr>
            <w:rFonts w:hint="eastAsia"/>
            <w:color w:val="000000"/>
          </w:rPr>
          <w:t>网络比</w:t>
        </w:r>
        <w:r w:rsidR="00E3016E">
          <w:rPr>
            <w:rFonts w:hint="eastAsia"/>
            <w:color w:val="000000"/>
          </w:rPr>
          <w:t>D</w:t>
        </w:r>
        <w:r w:rsidR="00E3016E">
          <w:rPr>
            <w:color w:val="000000"/>
          </w:rPr>
          <w:t>CNN</w:t>
        </w:r>
        <w:r w:rsidR="00E3016E">
          <w:rPr>
            <w:rFonts w:hint="eastAsia"/>
            <w:color w:val="000000"/>
          </w:rPr>
          <w:t>网络更加强大，更加灵活，在</w:t>
        </w:r>
      </w:ins>
      <w:ins w:id="680" w:author="xujiawei" w:date="2022-08-28T20:37:00Z">
        <w:r w:rsidR="00E3016E">
          <w:rPr>
            <w:rFonts w:hint="eastAsia"/>
            <w:color w:val="000000"/>
          </w:rPr>
          <w:t>计算机视觉领域</w:t>
        </w:r>
        <w:r w:rsidR="00701681">
          <w:rPr>
            <w:rFonts w:hint="eastAsia"/>
            <w:color w:val="000000"/>
          </w:rPr>
          <w:t>会</w:t>
        </w:r>
        <w:r w:rsidR="00E3016E">
          <w:rPr>
            <w:rFonts w:hint="eastAsia"/>
            <w:color w:val="000000"/>
          </w:rPr>
          <w:t>有更大的进步</w:t>
        </w:r>
      </w:ins>
      <w:r w:rsidR="004636D9">
        <w:rPr>
          <w:color w:val="000000"/>
        </w:rPr>
        <w:fldChar w:fldCharType="begin"/>
      </w:r>
      <w:r w:rsidR="002A2243">
        <w:rPr>
          <w:color w:val="000000"/>
        </w:rPr>
        <w:instrText xml:space="preserve"> ADDIN EN.CITE &lt;EndNote&gt;&lt;Cite&gt;&lt;Author&gt;Duong&lt;/Author&gt;&lt;Year&gt;2021&lt;/Year&gt;&lt;RecNum&gt;33&lt;/RecNum&gt;&lt;DisplayText&gt;&lt;style face="superscript"&gt;[10]&lt;/style&gt;&lt;/DisplayText&gt;&lt;record&gt;&lt;rec-number&gt;33&lt;/rec-number&gt;&lt;foreign-keys&gt;&lt;key app="EN" db-id="tdxpsrdro0a2z7e9ta95tfx4erzzav090dft" timestamp="1661690325"&gt;33&lt;/key&gt;&lt;/foreign-keys&gt;&lt;ref-type name="Journal Article"&gt;17&lt;/ref-type&gt;&lt;contributors&gt;&lt;authors&gt;&lt;author&gt;Duong, Linh T&lt;/author&gt;&lt;author&gt;Le, Nhi H&lt;/author&gt;&lt;author&gt;Tran, Toan B&lt;/author&gt;&lt;author&gt;Ngo, Vuong M&lt;/author&gt;&lt;author&gt;Nguyen, Phuong T&lt;/author&gt;&lt;/authors&gt;&lt;/contributors&gt;&lt;titles&gt;&lt;title&gt;Detection of tuberculosis from chest X-ray images: boosting the performance with vision transformer and transfer learning&lt;/title&gt;&lt;secondary-title&gt;Expert Systems with Applications&lt;/secondary-title&gt;&lt;/titles&gt;&lt;periodical&gt;&lt;full-title&gt;Expert Systems with Applications&lt;/full-title&gt;&lt;/periodical&gt;&lt;pages&gt;115519&lt;/pages&gt;&lt;volume&gt;184&lt;/volume&gt;&lt;dates&gt;&lt;year&gt;2021&lt;/year&gt;&lt;/dates&gt;&lt;isbn&gt;0957-4174&lt;/isbn&gt;&lt;urls&gt;&lt;/urls&gt;&lt;/record&gt;&lt;/Cite&gt;&lt;/EndNote&gt;</w:instrText>
      </w:r>
      <w:r w:rsidR="004636D9">
        <w:rPr>
          <w:color w:val="000000"/>
        </w:rPr>
        <w:fldChar w:fldCharType="separate"/>
      </w:r>
      <w:r w:rsidR="002A2243" w:rsidRPr="002A2243">
        <w:rPr>
          <w:noProof/>
          <w:color w:val="000000"/>
          <w:vertAlign w:val="superscript"/>
        </w:rPr>
        <w:t>[10]</w:t>
      </w:r>
      <w:r w:rsidR="004636D9">
        <w:rPr>
          <w:color w:val="000000"/>
        </w:rPr>
        <w:fldChar w:fldCharType="end"/>
      </w:r>
      <w:ins w:id="681" w:author="xujiawei" w:date="2022-08-28T20:37:00Z">
        <w:r w:rsidR="00E3016E">
          <w:rPr>
            <w:rFonts w:hint="eastAsia"/>
            <w:color w:val="000000"/>
          </w:rPr>
          <w:t>。</w:t>
        </w:r>
      </w:ins>
      <w:ins w:id="682" w:author="xujiawei" w:date="2022-08-09T10:55:00Z">
        <w:r w:rsidR="00222B5B" w:rsidRPr="00DD5FFA">
          <w:rPr>
            <w:color w:val="000000"/>
          </w:rPr>
          <w:t>Alexey</w:t>
        </w:r>
      </w:ins>
      <w:ins w:id="683" w:author="xujiawei" w:date="2022-08-09T10:56:00Z">
        <w:r w:rsidR="00222B5B">
          <w:rPr>
            <w:rFonts w:hint="eastAsia"/>
            <w:color w:val="000000"/>
          </w:rPr>
          <w:t>等人提出</w:t>
        </w:r>
      </w:ins>
      <w:ins w:id="684" w:author="xujiawei" w:date="2022-08-28T20:39:00Z">
        <w:r w:rsidR="004636D9">
          <w:rPr>
            <w:rFonts w:hint="eastAsia"/>
            <w:color w:val="000000"/>
          </w:rPr>
          <w:t>的</w:t>
        </w:r>
      </w:ins>
      <w:proofErr w:type="spellStart"/>
      <w:ins w:id="685" w:author="xujiawei" w:date="2022-08-09T10:56:00Z">
        <w:r w:rsidR="00222B5B">
          <w:rPr>
            <w:rFonts w:hint="eastAsia"/>
            <w:color w:val="000000"/>
          </w:rPr>
          <w:t>ViT</w:t>
        </w:r>
        <w:proofErr w:type="spellEnd"/>
        <w:r w:rsidR="00222B5B">
          <w:rPr>
            <w:rFonts w:hint="eastAsia"/>
            <w:color w:val="000000"/>
          </w:rPr>
          <w:t>模型</w:t>
        </w:r>
      </w:ins>
      <w:ins w:id="686" w:author="xujiawei" w:date="2022-08-09T11:09:00Z">
        <w:r w:rsidR="00705BAA" w:rsidRPr="00CF193D">
          <w:rPr>
            <w:rFonts w:hint="eastAsia"/>
            <w:color w:val="000000"/>
            <w:rPrChange w:id="687" w:author="xujiawei" w:date="2022-08-09T15:19:00Z">
              <w:rPr>
                <w:rFonts w:ascii="PingFang SC" w:hAnsi="PingFang SC" w:hint="eastAsia"/>
                <w:color w:val="1D2129"/>
                <w:shd w:val="clear" w:color="auto" w:fill="FFFFFF"/>
              </w:rPr>
            </w:rPrChange>
          </w:rPr>
          <w:t>用完全用线性映射的取代标准卷积运算，</w:t>
        </w:r>
      </w:ins>
      <w:ins w:id="688" w:author="xujiawei" w:date="2022-08-29T08:59:00Z">
        <w:r w:rsidR="00A676DB">
          <w:rPr>
            <w:rFonts w:hint="eastAsia"/>
            <w:color w:val="000000"/>
          </w:rPr>
          <w:t>证明</w:t>
        </w:r>
      </w:ins>
      <w:ins w:id="689" w:author="xujiawei" w:date="2022-08-09T11:10:00Z">
        <w:r w:rsidR="00705BAA" w:rsidRPr="00CF193D">
          <w:rPr>
            <w:rFonts w:hint="eastAsia"/>
            <w:color w:val="000000"/>
            <w:rPrChange w:id="690" w:author="xujiawei" w:date="2022-08-09T15:19:00Z">
              <w:rPr>
                <w:rFonts w:ascii="PingFang SC" w:hAnsi="PingFang SC" w:hint="eastAsia"/>
                <w:color w:val="1D2129"/>
                <w:shd w:val="clear" w:color="auto" w:fill="FFFFFF"/>
              </w:rPr>
            </w:rPrChange>
          </w:rPr>
          <w:t>纯粹的</w:t>
        </w:r>
        <w:r w:rsidR="00705BAA" w:rsidRPr="00CF193D">
          <w:rPr>
            <w:color w:val="000000"/>
            <w:rPrChange w:id="691" w:author="xujiawei" w:date="2022-08-09T15:19:00Z">
              <w:rPr>
                <w:rFonts w:ascii="PingFang SC" w:hAnsi="PingFang SC"/>
                <w:color w:val="1D2129"/>
                <w:shd w:val="clear" w:color="auto" w:fill="FFFFFF"/>
              </w:rPr>
            </w:rPrChange>
          </w:rPr>
          <w:t>transformer</w:t>
        </w:r>
        <w:r w:rsidR="00705BAA" w:rsidRPr="00CF193D">
          <w:rPr>
            <w:rFonts w:hint="eastAsia"/>
            <w:color w:val="000000"/>
            <w:rPrChange w:id="692" w:author="xujiawei" w:date="2022-08-09T15:19:00Z">
              <w:rPr>
                <w:rFonts w:ascii="PingFang SC" w:hAnsi="PingFang SC" w:hint="eastAsia"/>
                <w:color w:val="1D2129"/>
                <w:shd w:val="clear" w:color="auto" w:fill="FFFFFF"/>
              </w:rPr>
            </w:rPrChange>
          </w:rPr>
          <w:t>也可以表现出与最先进的</w:t>
        </w:r>
      </w:ins>
      <w:ins w:id="693" w:author="xujiawei" w:date="2022-08-09T11:11:00Z">
        <w:r w:rsidR="00705BAA" w:rsidRPr="00CF193D">
          <w:rPr>
            <w:rFonts w:hint="eastAsia"/>
            <w:color w:val="000000"/>
            <w:rPrChange w:id="694" w:author="xujiawei" w:date="2022-08-09T15:19:00Z">
              <w:rPr>
                <w:rFonts w:ascii="PingFang SC" w:hAnsi="PingFang SC" w:hint="eastAsia"/>
                <w:color w:val="1D2129"/>
                <w:shd w:val="clear" w:color="auto" w:fill="FFFFFF"/>
              </w:rPr>
            </w:rPrChange>
          </w:rPr>
          <w:t>卷积神经网络一样好的性能</w:t>
        </w:r>
      </w:ins>
      <w:ins w:id="695" w:author="xujiawei" w:date="2022-08-28T20:40:00Z">
        <w:r w:rsidR="00E44CDC">
          <w:rPr>
            <w:color w:val="000000"/>
          </w:rPr>
          <w:fldChar w:fldCharType="begin"/>
        </w:r>
      </w:ins>
      <w:r w:rsidR="002A2243">
        <w:rPr>
          <w:color w:val="000000"/>
        </w:rPr>
        <w:instrText xml:space="preserve"> ADDIN EN.CITE &lt;EndNote&gt;&lt;Cite&gt;&lt;Author&gt;Dosovitskiy&lt;/Author&gt;&lt;Year&gt;2020&lt;/Year&gt;&lt;RecNum&gt;32&lt;/RecNum&gt;&lt;DisplayText&gt;&lt;style face="superscript"&gt;[6]&lt;/style&gt;&lt;/DisplayText&gt;&lt;record&gt;&lt;rec-number&gt;32&lt;/rec-number&gt;&lt;foreign-keys&gt;&lt;key app="EN" db-id="tdxpsrdro0a2z7e9ta95tfx4erzzav090dft" timestamp="1661656678"&gt;32&lt;/key&gt;&lt;/foreign-keys&gt;&lt;ref-type name="Journal Article"&gt;17&lt;/ref-type&gt;&lt;contributors&gt;&lt;authors&gt;&lt;author&gt;Dosovitskiy, Alexey&lt;/author&gt;&lt;author&gt;Beyer, Lucas&lt;/author&gt;&lt;author&gt;Kolesnikov, Alexander&lt;/author&gt;&lt;author&gt;Weissenborn, Dirk&lt;/author&gt;&lt;author&gt;Zhai, Xiaohua&lt;/author&gt;&lt;author&gt;Unterthiner, Thomas&lt;/author&gt;&lt;author&gt;Dehghani, Mostafa&lt;/author&gt;&lt;author&gt;Minderer, Matthias&lt;/author&gt;&lt;author&gt;Heigold, Georg&lt;/author&gt;&lt;author&gt;Gelly, Sylvain&lt;/author&gt;&lt;/authors&gt;&lt;/contributors&gt;&lt;titles&gt;&lt;title&gt;An image is worth 16x16 words: Transformers for image recognition at scale&lt;/title&gt;&lt;secondary-title&gt;arXiv preprint arXiv:2010.11929&lt;/secondary-title&gt;&lt;/titles&gt;&lt;periodical&gt;&lt;full-title&gt;arXiv preprint arXiv:2010.11929&lt;/full-title&gt;&lt;/periodical&gt;&lt;dates&gt;&lt;year&gt;2020&lt;/year&gt;&lt;/dates&gt;&lt;urls&gt;&lt;/urls&gt;&lt;/record&gt;&lt;/Cite&gt;&lt;/EndNote&gt;</w:instrText>
      </w:r>
      <w:ins w:id="696" w:author="xujiawei" w:date="2022-08-28T20:40:00Z">
        <w:r w:rsidR="00E44CDC">
          <w:rPr>
            <w:color w:val="000000"/>
          </w:rPr>
          <w:fldChar w:fldCharType="separate"/>
        </w:r>
      </w:ins>
      <w:r w:rsidR="002A2243" w:rsidRPr="002A2243">
        <w:rPr>
          <w:noProof/>
          <w:color w:val="000000"/>
          <w:vertAlign w:val="superscript"/>
        </w:rPr>
        <w:t>[6]</w:t>
      </w:r>
      <w:ins w:id="697" w:author="xujiawei" w:date="2022-08-28T20:40:00Z">
        <w:r w:rsidR="00E44CDC">
          <w:rPr>
            <w:color w:val="000000"/>
          </w:rPr>
          <w:fldChar w:fldCharType="end"/>
        </w:r>
      </w:ins>
      <w:ins w:id="698" w:author="xujiawei" w:date="2022-08-29T09:24:00Z">
        <w:r w:rsidR="00B166C5">
          <w:rPr>
            <w:rFonts w:hint="eastAsia"/>
            <w:color w:val="000000"/>
          </w:rPr>
          <w:t>。</w:t>
        </w:r>
      </w:ins>
    </w:p>
    <w:p w14:paraId="179CDF8D" w14:textId="3364637D" w:rsidR="00536DF5" w:rsidRDefault="00352CDF">
      <w:pPr>
        <w:ind w:firstLine="420"/>
        <w:rPr>
          <w:ins w:id="699" w:author="xujiawei" w:date="2022-08-29T09:10:00Z"/>
          <w:color w:val="000000"/>
        </w:rPr>
      </w:pPr>
      <w:ins w:id="700" w:author="xujiawei" w:date="2022-08-09T14:58:00Z">
        <w:r w:rsidRPr="00CF193D">
          <w:rPr>
            <w:rFonts w:hint="eastAsia"/>
            <w:color w:val="000000"/>
            <w:rPrChange w:id="701" w:author="xujiawei" w:date="2022-08-09T15:19:00Z">
              <w:rPr>
                <w:rFonts w:ascii="PingFang SC" w:hAnsi="PingFang SC" w:hint="eastAsia"/>
                <w:color w:val="1D2129"/>
                <w:shd w:val="clear" w:color="auto" w:fill="FFFFFF"/>
              </w:rPr>
            </w:rPrChange>
          </w:rPr>
          <w:t>然而</w:t>
        </w:r>
      </w:ins>
      <w:ins w:id="702" w:author="xujiawei" w:date="2022-08-28T20:41:00Z">
        <w:r w:rsidR="00735B45">
          <w:rPr>
            <w:rFonts w:hint="eastAsia"/>
            <w:color w:val="000000"/>
          </w:rPr>
          <w:t>，</w:t>
        </w:r>
        <w:r w:rsidR="00F131C3">
          <w:rPr>
            <w:rFonts w:hint="eastAsia"/>
            <w:color w:val="000000"/>
          </w:rPr>
          <w:t>又</w:t>
        </w:r>
      </w:ins>
      <w:ins w:id="703" w:author="xujiawei" w:date="2022-08-09T15:02:00Z">
        <w:r w:rsidR="00CC049B" w:rsidRPr="00CF193D">
          <w:rPr>
            <w:rFonts w:hint="eastAsia"/>
            <w:color w:val="000000"/>
            <w:rPrChange w:id="704" w:author="xujiawei" w:date="2022-08-09T15:19:00Z">
              <w:rPr>
                <w:rFonts w:ascii="PingFang SC" w:hAnsi="PingFang SC" w:hint="eastAsia"/>
                <w:color w:val="1D2129"/>
                <w:shd w:val="clear" w:color="auto" w:fill="FFFFFF"/>
              </w:rPr>
            </w:rPrChange>
          </w:rPr>
          <w:t>有学者</w:t>
        </w:r>
      </w:ins>
      <w:ins w:id="705" w:author="xujiawei" w:date="2022-08-09T14:58:00Z">
        <w:r w:rsidRPr="00CF193D">
          <w:rPr>
            <w:rFonts w:hint="eastAsia"/>
            <w:color w:val="000000"/>
            <w:rPrChange w:id="706" w:author="xujiawei" w:date="2022-08-09T15:19:00Z">
              <w:rPr>
                <w:rFonts w:ascii="PingFang SC" w:hAnsi="PingFang SC" w:hint="eastAsia"/>
                <w:color w:val="1D2129"/>
                <w:shd w:val="clear" w:color="auto" w:fill="FFFFFF"/>
              </w:rPr>
            </w:rPrChange>
          </w:rPr>
          <w:t>证实</w:t>
        </w:r>
      </w:ins>
      <w:ins w:id="707" w:author="xujiawei" w:date="2022-08-09T14:59:00Z">
        <w:r w:rsidRPr="00CF193D">
          <w:rPr>
            <w:rFonts w:hint="eastAsia"/>
            <w:color w:val="000000"/>
            <w:rPrChange w:id="708" w:author="xujiawei" w:date="2022-08-09T15:19:00Z">
              <w:rPr>
                <w:rFonts w:ascii="PingFang SC" w:hAnsi="PingFang SC" w:hint="eastAsia"/>
                <w:color w:val="1D2129"/>
                <w:shd w:val="clear" w:color="auto" w:fill="FFFFFF"/>
              </w:rPr>
            </w:rPrChange>
          </w:rPr>
          <w:t>如果缺少预训练</w:t>
        </w:r>
      </w:ins>
      <w:ins w:id="709" w:author="xujiawei" w:date="2022-08-09T15:02:00Z">
        <w:r w:rsidR="00CC049B" w:rsidRPr="00CF193D">
          <w:rPr>
            <w:rFonts w:hint="eastAsia"/>
            <w:color w:val="000000"/>
            <w:rPrChange w:id="710" w:author="xujiawei" w:date="2022-08-09T15:19:00Z">
              <w:rPr>
                <w:rFonts w:ascii="PingFang SC" w:hAnsi="PingFang SC" w:hint="eastAsia"/>
                <w:color w:val="1D2129"/>
                <w:shd w:val="clear" w:color="auto" w:fill="FFFFFF"/>
              </w:rPr>
            </w:rPrChange>
          </w:rPr>
          <w:t>，</w:t>
        </w:r>
        <w:proofErr w:type="spellStart"/>
        <w:r w:rsidR="00CC049B" w:rsidRPr="00CF193D">
          <w:rPr>
            <w:color w:val="000000"/>
            <w:rPrChange w:id="711" w:author="xujiawei" w:date="2022-08-09T15:19:00Z">
              <w:rPr>
                <w:rFonts w:ascii="PingFang SC" w:hAnsi="PingFang SC"/>
                <w:color w:val="1D2129"/>
                <w:shd w:val="clear" w:color="auto" w:fill="FFFFFF"/>
              </w:rPr>
            </w:rPrChange>
          </w:rPr>
          <w:t>ViT</w:t>
        </w:r>
        <w:proofErr w:type="spellEnd"/>
        <w:r w:rsidR="00CC049B" w:rsidRPr="00CF193D">
          <w:rPr>
            <w:rFonts w:hint="eastAsia"/>
            <w:color w:val="000000"/>
            <w:rPrChange w:id="712" w:author="xujiawei" w:date="2022-08-09T15:19:00Z">
              <w:rPr>
                <w:rFonts w:ascii="PingFang SC" w:hAnsi="PingFang SC" w:hint="eastAsia"/>
                <w:color w:val="1D2129"/>
                <w:shd w:val="clear" w:color="auto" w:fill="FFFFFF"/>
              </w:rPr>
            </w:rPrChange>
          </w:rPr>
          <w:t>在图像分类任务中表现不佳</w:t>
        </w:r>
      </w:ins>
      <w:r w:rsidR="009053BC">
        <w:rPr>
          <w:color w:val="000000"/>
        </w:rPr>
        <w:fldChar w:fldCharType="begin"/>
      </w:r>
      <w:r w:rsidR="002A2243">
        <w:rPr>
          <w:color w:val="000000"/>
        </w:rPr>
        <w:instrText xml:space="preserve"> ADDIN EN.CITE &lt;EndNote&gt;&lt;Cite&gt;&lt;Author&gt;Touvron&lt;/Author&gt;&lt;Year&gt;2021&lt;/Year&gt;&lt;RecNum&gt;34&lt;/RecNum&gt;&lt;DisplayText&gt;&lt;style face="superscript"&gt;[11]&lt;/style&gt;&lt;/DisplayText&gt;&lt;record&gt;&lt;rec-number&gt;34&lt;/rec-number&gt;&lt;foreign-keys&gt;&lt;key app="EN" db-id="tdxpsrdro0a2z7e9ta95tfx4erzzav090dft" timestamp="1661690487"&gt;34&lt;/key&gt;&lt;/foreign-keys&gt;&lt;ref-type name="Conference Proceedings"&gt;10&lt;/ref-type&gt;&lt;contributors&gt;&lt;authors&gt;&lt;author&gt;Touvron, Hugo&lt;/author&gt;&lt;author&gt;Cord, Matthieu&lt;/author&gt;&lt;author&gt;Douze, Matthijs&lt;/author&gt;&lt;author&gt;Massa, Francisco&lt;/author&gt;&lt;author&gt;Sablayrolles, Alexandre&lt;/author&gt;&lt;author&gt;Jégou, Hervé&lt;/author&gt;&lt;/authors&gt;&lt;/contributors&gt;&lt;titles&gt;&lt;title&gt;Training data-efficient image transformers &amp;amp; distillation through attention&lt;/title&gt;&lt;secondary-title&gt;International Conference on Machine Learning&lt;/secondary-title&gt;&lt;/titles&gt;&lt;pages&gt;10347-10357&lt;/pages&gt;&lt;dates&gt;&lt;year&gt;2021&lt;/year&gt;&lt;/dates&gt;&lt;publisher&gt;PMLR&lt;/publisher&gt;&lt;isbn&gt;2640-3498&lt;/isbn&gt;&lt;urls&gt;&lt;/urls&gt;&lt;/record&gt;&lt;/Cite&gt;&lt;/EndNote&gt;</w:instrText>
      </w:r>
      <w:r w:rsidR="009053BC">
        <w:rPr>
          <w:color w:val="000000"/>
        </w:rPr>
        <w:fldChar w:fldCharType="separate"/>
      </w:r>
      <w:r w:rsidR="002A2243" w:rsidRPr="002A2243">
        <w:rPr>
          <w:noProof/>
          <w:color w:val="000000"/>
          <w:vertAlign w:val="superscript"/>
        </w:rPr>
        <w:t>[11]</w:t>
      </w:r>
      <w:r w:rsidR="009053BC">
        <w:rPr>
          <w:color w:val="000000"/>
        </w:rPr>
        <w:fldChar w:fldCharType="end"/>
      </w:r>
      <w:ins w:id="713" w:author="xujiawei" w:date="2022-08-09T15:02:00Z">
        <w:r w:rsidR="00CC049B" w:rsidRPr="00CF193D">
          <w:rPr>
            <w:rFonts w:hint="eastAsia"/>
            <w:color w:val="000000"/>
            <w:rPrChange w:id="714" w:author="xujiawei" w:date="2022-08-09T15:19:00Z">
              <w:rPr>
                <w:rFonts w:ascii="PingFang SC" w:hAnsi="PingFang SC" w:hint="eastAsia"/>
                <w:color w:val="1D2129"/>
                <w:shd w:val="clear" w:color="auto" w:fill="FFFFFF"/>
              </w:rPr>
            </w:rPrChange>
          </w:rPr>
          <w:t>。这是由于</w:t>
        </w:r>
      </w:ins>
      <w:proofErr w:type="spellStart"/>
      <w:ins w:id="715" w:author="xujiawei" w:date="2022-08-09T15:03:00Z">
        <w:r w:rsidR="00CC049B" w:rsidRPr="00CF193D">
          <w:rPr>
            <w:color w:val="000000"/>
            <w:rPrChange w:id="716" w:author="xujiawei" w:date="2022-08-09T15:19:00Z">
              <w:rPr>
                <w:rFonts w:ascii="PingFang SC" w:hAnsi="PingFang SC"/>
                <w:color w:val="1D2129"/>
                <w:shd w:val="clear" w:color="auto" w:fill="FFFFFF"/>
              </w:rPr>
            </w:rPrChange>
          </w:rPr>
          <w:t>ViT</w:t>
        </w:r>
        <w:proofErr w:type="spellEnd"/>
        <w:r w:rsidR="00CC049B" w:rsidRPr="00CF193D">
          <w:rPr>
            <w:rFonts w:hint="eastAsia"/>
            <w:color w:val="000000"/>
            <w:rPrChange w:id="717" w:author="xujiawei" w:date="2022-08-09T15:19:00Z">
              <w:rPr>
                <w:rFonts w:ascii="PingFang SC" w:hAnsi="PingFang SC" w:hint="eastAsia"/>
                <w:color w:val="1D2129"/>
                <w:shd w:val="clear" w:color="auto" w:fill="FFFFFF"/>
              </w:rPr>
            </w:rPrChange>
          </w:rPr>
          <w:t>缺少</w:t>
        </w:r>
      </w:ins>
      <w:ins w:id="718" w:author="xujiawei" w:date="2022-08-09T15:04:00Z">
        <w:r w:rsidR="00CC049B" w:rsidRPr="00CF193D">
          <w:rPr>
            <w:rFonts w:hint="eastAsia"/>
            <w:color w:val="000000"/>
            <w:rPrChange w:id="719" w:author="xujiawei" w:date="2022-08-09T15:19:00Z">
              <w:rPr>
                <w:rFonts w:ascii="PingFang SC" w:hAnsi="PingFang SC" w:hint="eastAsia"/>
                <w:color w:val="1D2129"/>
                <w:shd w:val="clear" w:color="auto" w:fill="FFFFFF"/>
              </w:rPr>
            </w:rPrChange>
          </w:rPr>
          <w:t>像卷积神经网络那样的归纳偏置</w:t>
        </w:r>
      </w:ins>
      <w:ins w:id="720" w:author="xujiawei" w:date="2022-08-09T15:06:00Z">
        <w:r w:rsidR="00CC049B" w:rsidRPr="00CF193D">
          <w:rPr>
            <w:rFonts w:hint="eastAsia"/>
            <w:color w:val="000000"/>
            <w:rPrChange w:id="721" w:author="xujiawei" w:date="2022-08-09T15:19:00Z">
              <w:rPr>
                <w:rFonts w:ascii="PingFang SC" w:hAnsi="PingFang SC" w:hint="eastAsia"/>
                <w:color w:val="1D2129"/>
                <w:shd w:val="clear" w:color="auto" w:fill="FFFFFF"/>
              </w:rPr>
            </w:rPrChange>
          </w:rPr>
          <w:t>，并且</w:t>
        </w:r>
        <w:proofErr w:type="spellStart"/>
        <w:r w:rsidR="00CC049B" w:rsidRPr="00CF193D">
          <w:rPr>
            <w:color w:val="000000"/>
            <w:rPrChange w:id="722" w:author="xujiawei" w:date="2022-08-09T15:19:00Z">
              <w:rPr>
                <w:rFonts w:ascii="PingFang SC" w:hAnsi="PingFang SC"/>
                <w:color w:val="1D2129"/>
                <w:shd w:val="clear" w:color="auto" w:fill="FFFFFF"/>
              </w:rPr>
            </w:rPrChange>
          </w:rPr>
          <w:t>ViT</w:t>
        </w:r>
        <w:proofErr w:type="spellEnd"/>
        <w:r w:rsidR="00CC049B" w:rsidRPr="00CF193D">
          <w:rPr>
            <w:rFonts w:hint="eastAsia"/>
            <w:color w:val="000000"/>
            <w:rPrChange w:id="723" w:author="xujiawei" w:date="2022-08-09T15:19:00Z">
              <w:rPr>
                <w:rFonts w:ascii="PingFang SC" w:hAnsi="PingFang SC" w:hint="eastAsia"/>
                <w:color w:val="1D2129"/>
                <w:shd w:val="clear" w:color="auto" w:fill="FFFFFF"/>
              </w:rPr>
            </w:rPrChange>
          </w:rPr>
          <w:t>的模型容量很大，在小规模数据集上面</w:t>
        </w:r>
      </w:ins>
      <w:ins w:id="724" w:author="xujiawei" w:date="2022-08-09T15:07:00Z">
        <w:r w:rsidR="00CC049B" w:rsidRPr="00CF193D">
          <w:rPr>
            <w:rFonts w:hint="eastAsia"/>
            <w:color w:val="000000"/>
            <w:rPrChange w:id="725" w:author="xujiawei" w:date="2022-08-09T15:19:00Z">
              <w:rPr>
                <w:rFonts w:ascii="PingFang SC" w:hAnsi="PingFang SC" w:hint="eastAsia"/>
                <w:color w:val="1D2129"/>
                <w:shd w:val="clear" w:color="auto" w:fill="FFFFFF"/>
              </w:rPr>
            </w:rPrChange>
          </w:rPr>
          <w:t>容易造成过拟合。为了让</w:t>
        </w:r>
        <w:proofErr w:type="spellStart"/>
        <w:r w:rsidR="00CC049B" w:rsidRPr="00CF193D">
          <w:rPr>
            <w:color w:val="000000"/>
            <w:rPrChange w:id="726" w:author="xujiawei" w:date="2022-08-09T15:19:00Z">
              <w:rPr>
                <w:rFonts w:ascii="PingFang SC" w:hAnsi="PingFang SC"/>
                <w:color w:val="1D2129"/>
                <w:shd w:val="clear" w:color="auto" w:fill="FFFFFF"/>
              </w:rPr>
            </w:rPrChange>
          </w:rPr>
          <w:t>ViT</w:t>
        </w:r>
        <w:proofErr w:type="spellEnd"/>
        <w:r w:rsidR="00CC049B" w:rsidRPr="00CF193D">
          <w:rPr>
            <w:rFonts w:hint="eastAsia"/>
            <w:color w:val="000000"/>
            <w:rPrChange w:id="727" w:author="xujiawei" w:date="2022-08-09T15:19:00Z">
              <w:rPr>
                <w:rFonts w:ascii="PingFang SC" w:hAnsi="PingFang SC" w:hint="eastAsia"/>
                <w:color w:val="1D2129"/>
                <w:shd w:val="clear" w:color="auto" w:fill="FFFFFF"/>
              </w:rPr>
            </w:rPrChange>
          </w:rPr>
          <w:t>模型</w:t>
        </w:r>
      </w:ins>
      <w:ins w:id="728" w:author="xujiawei" w:date="2022-08-09T15:08:00Z">
        <w:r w:rsidR="0039602A" w:rsidRPr="00CF193D">
          <w:rPr>
            <w:rFonts w:hint="eastAsia"/>
            <w:color w:val="000000"/>
            <w:rPrChange w:id="729" w:author="xujiawei" w:date="2022-08-09T15:19:00Z">
              <w:rPr>
                <w:rFonts w:ascii="PingFang SC" w:hAnsi="PingFang SC" w:hint="eastAsia"/>
                <w:color w:val="1D2129"/>
                <w:shd w:val="clear" w:color="auto" w:fill="FFFFFF"/>
              </w:rPr>
            </w:rPrChange>
          </w:rPr>
          <w:t>具有一定的归纳偏置，并且规范其模型容量，</w:t>
        </w:r>
      </w:ins>
      <w:proofErr w:type="spellStart"/>
      <w:ins w:id="730" w:author="xujiawei" w:date="2022-08-29T09:05:00Z">
        <w:r w:rsidR="00DA7E68">
          <w:rPr>
            <w:rFonts w:hint="eastAsia"/>
            <w:color w:val="000000"/>
          </w:rPr>
          <w:t>liu</w:t>
        </w:r>
        <w:proofErr w:type="spellEnd"/>
        <w:r w:rsidR="00DA7E68">
          <w:rPr>
            <w:rFonts w:hint="eastAsia"/>
            <w:color w:val="000000"/>
          </w:rPr>
          <w:t>等人提出的</w:t>
        </w:r>
        <w:proofErr w:type="spellStart"/>
        <w:r w:rsidR="00DA7E68" w:rsidRPr="00726950">
          <w:rPr>
            <w:color w:val="000000"/>
            <w:rPrChange w:id="731" w:author="xujiawei" w:date="2022-09-04T10:35:00Z">
              <w:rPr>
                <w:rFonts w:ascii="PingFang SC" w:hAnsi="PingFang SC"/>
                <w:color w:val="1D2129"/>
                <w:shd w:val="clear" w:color="auto" w:fill="FFFFFF"/>
              </w:rPr>
            </w:rPrChange>
          </w:rPr>
          <w:t>Swin</w:t>
        </w:r>
        <w:proofErr w:type="spellEnd"/>
        <w:r w:rsidR="00DA7E68" w:rsidRPr="00726950">
          <w:rPr>
            <w:color w:val="000000"/>
            <w:rPrChange w:id="732" w:author="xujiawei" w:date="2022-09-04T10:35:00Z">
              <w:rPr>
                <w:rFonts w:ascii="PingFang SC" w:hAnsi="PingFang SC"/>
                <w:color w:val="1D2129"/>
                <w:shd w:val="clear" w:color="auto" w:fill="FFFFFF"/>
              </w:rPr>
            </w:rPrChange>
          </w:rPr>
          <w:t xml:space="preserve"> Transformer</w:t>
        </w:r>
        <w:r w:rsidR="00DA7E68" w:rsidRPr="00726950">
          <w:rPr>
            <w:rFonts w:hint="eastAsia"/>
            <w:color w:val="000000"/>
            <w:rPrChange w:id="733" w:author="xujiawei" w:date="2022-09-04T10:35:00Z">
              <w:rPr>
                <w:rFonts w:ascii="PingFang SC" w:hAnsi="PingFang SC" w:hint="eastAsia"/>
                <w:color w:val="1D2129"/>
                <w:shd w:val="clear" w:color="auto" w:fill="FFFFFF"/>
              </w:rPr>
            </w:rPrChange>
          </w:rPr>
          <w:t>通过</w:t>
        </w:r>
      </w:ins>
      <w:ins w:id="734" w:author="xujiawei" w:date="2022-08-09T15:14:00Z">
        <w:r w:rsidR="00DC2954" w:rsidRPr="00CF193D">
          <w:rPr>
            <w:rFonts w:hint="eastAsia"/>
            <w:color w:val="000000"/>
            <w:rPrChange w:id="735" w:author="xujiawei" w:date="2022-08-09T15:19:00Z">
              <w:rPr>
                <w:rFonts w:ascii="PingFang SC" w:hAnsi="PingFang SC" w:hint="eastAsia"/>
                <w:color w:val="1D2129"/>
                <w:shd w:val="clear" w:color="auto" w:fill="FFFFFF"/>
              </w:rPr>
            </w:rPrChange>
          </w:rPr>
          <w:t>引入</w:t>
        </w:r>
      </w:ins>
      <w:ins w:id="736" w:author="xujiawei" w:date="2022-08-29T08:51:00Z">
        <w:r w:rsidR="00287DB3">
          <w:rPr>
            <w:rFonts w:hint="eastAsia"/>
            <w:color w:val="000000"/>
          </w:rPr>
          <w:t>像</w:t>
        </w:r>
      </w:ins>
      <w:ins w:id="737" w:author="xujiawei" w:date="2022-09-07T09:26:00Z">
        <w:r w:rsidR="00D67BC0">
          <w:rPr>
            <w:rFonts w:hint="eastAsia"/>
            <w:color w:val="000000"/>
          </w:rPr>
          <w:t>DCNNs</w:t>
        </w:r>
      </w:ins>
      <w:ins w:id="738" w:author="xujiawei" w:date="2022-08-29T08:51:00Z">
        <w:r w:rsidR="00287DB3">
          <w:rPr>
            <w:rFonts w:hint="eastAsia"/>
            <w:color w:val="000000"/>
          </w:rPr>
          <w:t>网络的</w:t>
        </w:r>
      </w:ins>
      <w:ins w:id="739" w:author="xujiawei" w:date="2022-08-09T15:14:00Z">
        <w:r w:rsidR="00DC2954" w:rsidRPr="00CF193D">
          <w:rPr>
            <w:rFonts w:hint="eastAsia"/>
            <w:color w:val="000000"/>
            <w:rPrChange w:id="740" w:author="xujiawei" w:date="2022-08-09T15:19:00Z">
              <w:rPr>
                <w:rFonts w:ascii="PingFang SC" w:hAnsi="PingFang SC" w:hint="eastAsia"/>
                <w:color w:val="1D2129"/>
                <w:shd w:val="clear" w:color="auto" w:fill="FFFFFF"/>
              </w:rPr>
            </w:rPrChange>
          </w:rPr>
          <w:t>层次结构</w:t>
        </w:r>
      </w:ins>
      <w:ins w:id="741" w:author="xujiawei" w:date="2022-08-29T08:56:00Z">
        <w:r w:rsidR="004A44D5">
          <w:rPr>
            <w:rFonts w:hint="eastAsia"/>
            <w:color w:val="000000"/>
          </w:rPr>
          <w:t>来</w:t>
        </w:r>
      </w:ins>
      <w:ins w:id="742" w:author="xujiawei" w:date="2022-08-29T08:52:00Z">
        <w:r w:rsidR="00287DB3">
          <w:rPr>
            <w:rFonts w:hint="eastAsia"/>
            <w:color w:val="000000"/>
          </w:rPr>
          <w:t>接收不同的感受野</w:t>
        </w:r>
      </w:ins>
      <w:r w:rsidR="004A44D5">
        <w:rPr>
          <w:color w:val="000000"/>
        </w:rPr>
        <w:fldChar w:fldCharType="begin"/>
      </w:r>
      <w:r w:rsidR="002A2243">
        <w:rPr>
          <w:color w:val="000000"/>
        </w:rPr>
        <w:instrText xml:space="preserve"> ADDIN EN.CITE &lt;EndNote&gt;&lt;Cite&gt;&lt;Author&gt;Liu&lt;/Author&gt;&lt;Year&gt;2021&lt;/Year&gt;&lt;RecNum&gt;35&lt;/RecNum&gt;&lt;DisplayText&gt;&lt;style face="superscript"&gt;[12]&lt;/style&gt;&lt;/DisplayText&gt;&lt;record&gt;&lt;rec-number&gt;35&lt;/rec-number&gt;&lt;foreign-keys&gt;&lt;key app="EN" db-id="tdxpsrdro0a2z7e9ta95tfx4erzzav090dft" timestamp="1661734559"&gt;35&lt;/key&gt;&lt;/foreign-keys&gt;&lt;ref-type name="Conference Proceedings"&gt;10&lt;/ref-type&gt;&lt;contributors&gt;&lt;authors&gt;&lt;author&gt;Liu, Ze&lt;/author&gt;&lt;author&gt;Lin, Yutong&lt;/author&gt;&lt;author&gt;Cao, Yue&lt;/author&gt;&lt;author&gt;Hu, Han&lt;/author&gt;&lt;author&gt;Wei, Yixuan&lt;/author&gt;&lt;author&gt;Zhang, Zheng&lt;/author&gt;&lt;author&gt;Lin, Stephen&lt;/author&gt;&lt;author&gt;Guo, Baining&lt;/author&gt;&lt;/authors&gt;&lt;/contributors&gt;&lt;titles&gt;&lt;title&gt;Swin transformer: Hierarchical vision transformer using shifted windows&lt;/title&gt;&lt;secondary-title&gt;Proceedings of the IEEE/CVF International Conference on Computer Vision&lt;/secondary-title&gt;&lt;/titles&gt;&lt;pages&gt;10012-10022&lt;/pages&gt;&lt;dates&gt;&lt;year&gt;2021&lt;/year&gt;&lt;/dates&gt;&lt;urls&gt;&lt;/urls&gt;&lt;/record&gt;&lt;/Cite&gt;&lt;/EndNote&gt;</w:instrText>
      </w:r>
      <w:r w:rsidR="004A44D5">
        <w:rPr>
          <w:color w:val="000000"/>
        </w:rPr>
        <w:fldChar w:fldCharType="separate"/>
      </w:r>
      <w:r w:rsidR="002A2243" w:rsidRPr="002A2243">
        <w:rPr>
          <w:noProof/>
          <w:color w:val="000000"/>
          <w:vertAlign w:val="superscript"/>
        </w:rPr>
        <w:t>[12]</w:t>
      </w:r>
      <w:r w:rsidR="004A44D5">
        <w:rPr>
          <w:color w:val="000000"/>
        </w:rPr>
        <w:fldChar w:fldCharType="end"/>
      </w:r>
      <w:ins w:id="743" w:author="xujiawei" w:date="2022-08-29T09:06:00Z">
        <w:r w:rsidR="00DA7E68">
          <w:rPr>
            <w:rFonts w:hint="eastAsia"/>
            <w:color w:val="000000"/>
          </w:rPr>
          <w:t>。</w:t>
        </w:r>
      </w:ins>
      <w:ins w:id="744" w:author="xujiawei" w:date="2022-08-29T09:07:00Z">
        <w:r w:rsidR="00647D68">
          <w:rPr>
            <w:color w:val="000000"/>
          </w:rPr>
          <w:t>Li</w:t>
        </w:r>
        <w:r w:rsidR="00647D68">
          <w:rPr>
            <w:rFonts w:hint="eastAsia"/>
            <w:color w:val="000000"/>
          </w:rPr>
          <w:t>等人</w:t>
        </w:r>
      </w:ins>
      <w:ins w:id="745" w:author="xujiawei" w:date="2022-08-29T08:56:00Z">
        <w:r w:rsidR="00A676DB">
          <w:rPr>
            <w:rFonts w:hint="eastAsia"/>
            <w:color w:val="000000"/>
          </w:rPr>
          <w:t>则</w:t>
        </w:r>
      </w:ins>
      <w:ins w:id="746" w:author="xujiawei" w:date="2022-08-29T08:52:00Z">
        <w:r w:rsidR="00287DB3">
          <w:rPr>
            <w:rFonts w:hint="eastAsia"/>
            <w:color w:val="000000"/>
          </w:rPr>
          <w:t>通过优化</w:t>
        </w:r>
      </w:ins>
      <w:ins w:id="747" w:author="xujiawei" w:date="2022-08-09T15:15:00Z">
        <w:r w:rsidR="00DC2954" w:rsidRPr="00CF193D">
          <w:rPr>
            <w:rFonts w:hint="eastAsia"/>
            <w:color w:val="000000"/>
            <w:rPrChange w:id="748" w:author="xujiawei" w:date="2022-08-09T15:19:00Z">
              <w:rPr>
                <w:rFonts w:ascii="PingFang SC" w:hAnsi="PingFang SC" w:hint="eastAsia"/>
                <w:color w:val="1D2129"/>
                <w:shd w:val="clear" w:color="auto" w:fill="FFFFFF"/>
              </w:rPr>
            </w:rPrChange>
          </w:rPr>
          <w:t>优化</w:t>
        </w:r>
      </w:ins>
      <w:ins w:id="749" w:author="xujiawei" w:date="2022-08-29T08:52:00Z">
        <w:r w:rsidR="00287DB3">
          <w:rPr>
            <w:rFonts w:hint="eastAsia"/>
            <w:color w:val="000000"/>
          </w:rPr>
          <w:t>自注意力机制</w:t>
        </w:r>
      </w:ins>
      <w:ins w:id="750" w:author="xujiawei" w:date="2022-08-09T15:09:00Z">
        <w:r w:rsidR="0039602A" w:rsidRPr="00CF193D">
          <w:rPr>
            <w:rFonts w:hint="eastAsia"/>
            <w:color w:val="000000"/>
            <w:rPrChange w:id="751" w:author="xujiawei" w:date="2022-08-09T15:19:00Z">
              <w:rPr>
                <w:rFonts w:ascii="PingFang SC" w:hAnsi="PingFang SC" w:hint="eastAsia"/>
                <w:color w:val="1D2129"/>
                <w:shd w:val="clear" w:color="auto" w:fill="FFFFFF"/>
              </w:rPr>
            </w:rPrChange>
          </w:rPr>
          <w:t>对</w:t>
        </w:r>
        <w:proofErr w:type="spellStart"/>
        <w:r w:rsidR="0039602A" w:rsidRPr="00CF193D">
          <w:rPr>
            <w:color w:val="000000"/>
            <w:rPrChange w:id="752" w:author="xujiawei" w:date="2022-08-09T15:19:00Z">
              <w:rPr>
                <w:rFonts w:ascii="PingFang SC" w:hAnsi="PingFang SC"/>
                <w:color w:val="1D2129"/>
                <w:shd w:val="clear" w:color="auto" w:fill="FFFFFF"/>
              </w:rPr>
            </w:rPrChange>
          </w:rPr>
          <w:t>ViT</w:t>
        </w:r>
        <w:proofErr w:type="spellEnd"/>
        <w:r w:rsidR="0039602A" w:rsidRPr="00CF193D">
          <w:rPr>
            <w:rFonts w:hint="eastAsia"/>
            <w:color w:val="000000"/>
            <w:rPrChange w:id="753" w:author="xujiawei" w:date="2022-08-09T15:19:00Z">
              <w:rPr>
                <w:rFonts w:ascii="PingFang SC" w:hAnsi="PingFang SC" w:hint="eastAsia"/>
                <w:color w:val="1D2129"/>
                <w:shd w:val="clear" w:color="auto" w:fill="FFFFFF"/>
              </w:rPr>
            </w:rPrChange>
          </w:rPr>
          <w:t>模型进行改进</w:t>
        </w:r>
      </w:ins>
      <w:r w:rsidR="00A676DB">
        <w:rPr>
          <w:color w:val="000000"/>
        </w:rPr>
        <w:fldChar w:fldCharType="begin"/>
      </w:r>
      <w:r w:rsidR="002A2243">
        <w:rPr>
          <w:color w:val="000000"/>
        </w:rPr>
        <w:instrText xml:space="preserve"> ADDIN EN.CITE &lt;EndNote&gt;&lt;Cite&gt;&lt;Author&gt;Li&lt;/Author&gt;&lt;Year&gt;2021&lt;/Year&gt;&lt;RecNum&gt;36&lt;/RecNum&gt;&lt;DisplayText&gt;&lt;style face="superscript"&gt;[13]&lt;/style&gt;&lt;/DisplayText&gt;&lt;record&gt;&lt;rec-number&gt;36&lt;/rec-number&gt;&lt;foreign-keys&gt;&lt;key app="EN" db-id="tdxpsrdro0a2z7e9ta95tfx4erzzav090dft" timestamp="1661734661"&gt;36&lt;/key&gt;&lt;/foreign-keys&gt;&lt;ref-type name="Journal Article"&gt;17&lt;/ref-type&gt;&lt;contributors&gt;&lt;authors&gt;&lt;author&gt;Li, Yawei&lt;/author&gt;&lt;author&gt;Zhang, Kai&lt;/author&gt;&lt;author&gt;Cao, Jiezhang&lt;/author&gt;&lt;author&gt;Timofte, Radu&lt;/author&gt;&lt;author&gt;Van Gool, Luc&lt;/author&gt;&lt;/authors&gt;&lt;/contributors&gt;&lt;titles&gt;&lt;title&gt;Localvit: Bringing locality to vision transformers&lt;/title&gt;&lt;secondary-title&gt;arXiv preprint arXiv:2104.05707&lt;/secondary-title&gt;&lt;/titles&gt;&lt;periodical&gt;&lt;full-title&gt;arXiv preprint arXiv:2104.05707&lt;/full-title&gt;&lt;/periodical&gt;&lt;dates&gt;&lt;year&gt;2021&lt;/year&gt;&lt;/dates&gt;&lt;urls&gt;&lt;/urls&gt;&lt;/record&gt;&lt;/Cite&gt;&lt;/EndNote&gt;</w:instrText>
      </w:r>
      <w:r w:rsidR="00A676DB">
        <w:rPr>
          <w:color w:val="000000"/>
        </w:rPr>
        <w:fldChar w:fldCharType="separate"/>
      </w:r>
      <w:r w:rsidR="002A2243" w:rsidRPr="002A2243">
        <w:rPr>
          <w:noProof/>
          <w:color w:val="000000"/>
          <w:vertAlign w:val="superscript"/>
        </w:rPr>
        <w:t>[13]</w:t>
      </w:r>
      <w:r w:rsidR="00A676DB">
        <w:rPr>
          <w:color w:val="000000"/>
        </w:rPr>
        <w:fldChar w:fldCharType="end"/>
      </w:r>
      <w:ins w:id="754" w:author="xujiawei" w:date="2022-08-09T15:14:00Z">
        <w:r w:rsidR="00DC2954" w:rsidRPr="00CF193D">
          <w:rPr>
            <w:rFonts w:hint="eastAsia"/>
            <w:color w:val="000000"/>
            <w:rPrChange w:id="755" w:author="xujiawei" w:date="2022-08-09T15:19:00Z">
              <w:rPr>
                <w:rFonts w:ascii="PingFang SC" w:hAnsi="PingFang SC" w:hint="eastAsia"/>
                <w:color w:val="1D2129"/>
                <w:shd w:val="clear" w:color="auto" w:fill="FFFFFF"/>
              </w:rPr>
            </w:rPrChange>
          </w:rPr>
          <w:t>。</w:t>
        </w:r>
      </w:ins>
      <w:ins w:id="756" w:author="xujiawei" w:date="2022-08-29T08:58:00Z">
        <w:r w:rsidR="00A676DB">
          <w:rPr>
            <w:rFonts w:hint="eastAsia"/>
            <w:color w:val="000000"/>
          </w:rPr>
          <w:t>然而，这</w:t>
        </w:r>
      </w:ins>
      <w:ins w:id="757" w:author="xujiawei" w:date="2022-08-29T09:01:00Z">
        <w:r w:rsidR="00A676DB">
          <w:rPr>
            <w:rFonts w:hint="eastAsia"/>
            <w:color w:val="000000"/>
          </w:rPr>
          <w:t>些</w:t>
        </w:r>
      </w:ins>
      <w:ins w:id="758" w:author="xujiawei" w:date="2022-08-29T08:58:00Z">
        <w:r w:rsidR="00A676DB">
          <w:rPr>
            <w:rFonts w:hint="eastAsia"/>
            <w:color w:val="000000"/>
          </w:rPr>
          <w:t>优化</w:t>
        </w:r>
      </w:ins>
      <w:ins w:id="759" w:author="xujiawei" w:date="2022-08-29T09:00:00Z">
        <w:r w:rsidR="00A676DB">
          <w:rPr>
            <w:rFonts w:hint="eastAsia"/>
            <w:color w:val="000000"/>
          </w:rPr>
          <w:t>方法让</w:t>
        </w:r>
        <w:proofErr w:type="spellStart"/>
        <w:r w:rsidR="00A676DB">
          <w:rPr>
            <w:rFonts w:hint="eastAsia"/>
            <w:color w:val="000000"/>
          </w:rPr>
          <w:t>ViT</w:t>
        </w:r>
        <w:proofErr w:type="spellEnd"/>
        <w:r w:rsidR="00A676DB">
          <w:rPr>
            <w:rFonts w:hint="eastAsia"/>
            <w:color w:val="000000"/>
          </w:rPr>
          <w:t>模型在小规模数据</w:t>
        </w:r>
      </w:ins>
      <w:ins w:id="760" w:author="xujiawei" w:date="2022-08-29T09:01:00Z">
        <w:r w:rsidR="00A676DB">
          <w:rPr>
            <w:rFonts w:hint="eastAsia"/>
            <w:color w:val="000000"/>
          </w:rPr>
          <w:t>集从</w:t>
        </w:r>
        <w:proofErr w:type="gramStart"/>
        <w:r w:rsidR="00A676DB">
          <w:rPr>
            <w:rFonts w:hint="eastAsia"/>
            <w:color w:val="000000"/>
          </w:rPr>
          <w:t>零学习任</w:t>
        </w:r>
        <w:proofErr w:type="gramEnd"/>
        <w:r w:rsidR="00A676DB">
          <w:rPr>
            <w:rFonts w:hint="eastAsia"/>
            <w:color w:val="000000"/>
          </w:rPr>
          <w:t>具有挑战。</w:t>
        </w:r>
      </w:ins>
    </w:p>
    <w:p w14:paraId="5DAF1769" w14:textId="77777777" w:rsidR="009465DF" w:rsidRDefault="007558DF">
      <w:pPr>
        <w:ind w:firstLine="420"/>
        <w:rPr>
          <w:ins w:id="761" w:author="xujiawei" w:date="2022-09-06T17:14:00Z"/>
          <w:color w:val="000000"/>
        </w:rPr>
        <w:sectPr w:rsidR="009465DF" w:rsidSect="00DC2BDF">
          <w:footerReference w:type="default" r:id="rId12"/>
          <w:type w:val="continuous"/>
          <w:pgSz w:w="11906" w:h="16838" w:code="9"/>
          <w:pgMar w:top="1246" w:right="964" w:bottom="851" w:left="964" w:header="851" w:footer="992" w:gutter="0"/>
          <w:cols w:num="2" w:space="425"/>
          <w:docGrid w:type="lines" w:linePitch="312"/>
        </w:sectPr>
      </w:pPr>
      <w:ins w:id="762" w:author="xujiawei" w:date="2022-08-29T09:10:00Z">
        <w:r>
          <w:rPr>
            <w:rFonts w:hint="eastAsia"/>
            <w:color w:val="000000"/>
          </w:rPr>
          <w:t>为了让</w:t>
        </w:r>
        <w:proofErr w:type="spellStart"/>
        <w:r>
          <w:rPr>
            <w:rFonts w:hint="eastAsia"/>
            <w:color w:val="000000"/>
          </w:rPr>
          <w:t>Vi</w:t>
        </w:r>
        <w:r>
          <w:rPr>
            <w:color w:val="000000"/>
          </w:rPr>
          <w:t>T</w:t>
        </w:r>
      </w:ins>
      <w:proofErr w:type="spellEnd"/>
      <w:ins w:id="763" w:author="xujiawei" w:date="2022-08-29T09:11:00Z">
        <w:r>
          <w:rPr>
            <w:rFonts w:hint="eastAsia"/>
            <w:color w:val="000000"/>
          </w:rPr>
          <w:t>模型可以高效的在小规模数据集上</w:t>
        </w:r>
      </w:ins>
      <w:ins w:id="764" w:author="xujiawei" w:date="2022-09-06T17:14:00Z">
        <w:r w:rsidR="009465DF">
          <w:rPr>
            <w:color w:val="000000"/>
          </w:rPr>
          <w:br w:type="column"/>
        </w:r>
      </w:ins>
    </w:p>
    <w:p w14:paraId="3377038A" w14:textId="349B313C" w:rsidR="00D34615" w:rsidRDefault="000A5245" w:rsidP="000B3887">
      <w:pPr>
        <w:ind w:firstLineChars="200" w:firstLine="420"/>
        <w:rPr>
          <w:ins w:id="765" w:author="xujiawei" w:date="2022-09-06T17:14:00Z"/>
          <w:color w:val="000000"/>
        </w:rPr>
        <w:pPrChange w:id="766" w:author="xujiawei" w:date="2022-09-08T17:20:00Z">
          <w:pPr>
            <w:ind w:firstLine="420"/>
          </w:pPr>
        </w:pPrChange>
      </w:pPr>
      <w:ins w:id="767" w:author="xujiawei" w:date="2022-09-08T17:20:00Z">
        <w:r>
          <w:rPr>
            <w:noProof/>
          </w:rPr>
          <w:drawing>
            <wp:inline distT="0" distB="0" distL="0" distR="0" wp14:anchorId="1B88F2D4" wp14:editId="70EAC0F8">
              <wp:extent cx="6077857" cy="135857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07377" cy="1365175"/>
                      </a:xfrm>
                      <a:prstGeom prst="rect">
                        <a:avLst/>
                      </a:prstGeom>
                      <a:noFill/>
                      <a:ln>
                        <a:noFill/>
                      </a:ln>
                    </pic:spPr>
                  </pic:pic>
                </a:graphicData>
              </a:graphic>
            </wp:inline>
          </w:drawing>
        </w:r>
      </w:ins>
    </w:p>
    <w:p w14:paraId="0A127E15" w14:textId="30BFDFF7" w:rsidR="000E230E" w:rsidRDefault="000E230E" w:rsidP="000E230E">
      <w:pPr>
        <w:ind w:left="2940" w:firstLine="420"/>
        <w:rPr>
          <w:ins w:id="768" w:author="xujiawei" w:date="2022-09-06T17:45:00Z"/>
          <w:sz w:val="18"/>
          <w:szCs w:val="18"/>
        </w:rPr>
      </w:pPr>
      <w:ins w:id="769" w:author="xujiawei" w:date="2022-09-06T17:15:00Z">
        <w:r w:rsidRPr="00CB1FCB">
          <w:rPr>
            <w:rFonts w:hint="eastAsia"/>
            <w:sz w:val="18"/>
            <w:szCs w:val="18"/>
          </w:rPr>
          <w:t>图</w:t>
        </w:r>
        <w:r w:rsidRPr="00CB1FCB">
          <w:rPr>
            <w:rFonts w:hint="eastAsia"/>
            <w:sz w:val="18"/>
            <w:szCs w:val="18"/>
          </w:rPr>
          <w:t xml:space="preserve"> </w:t>
        </w:r>
        <w:r w:rsidRPr="00CB1FCB">
          <w:rPr>
            <w:sz w:val="18"/>
            <w:szCs w:val="18"/>
          </w:rPr>
          <w:fldChar w:fldCharType="begin"/>
        </w:r>
        <w:r w:rsidRPr="00CB1FCB">
          <w:rPr>
            <w:sz w:val="18"/>
            <w:szCs w:val="18"/>
          </w:rPr>
          <w:instrText xml:space="preserve"> </w:instrText>
        </w:r>
        <w:r w:rsidRPr="00CB1FCB">
          <w:rPr>
            <w:rFonts w:hint="eastAsia"/>
            <w:sz w:val="18"/>
            <w:szCs w:val="18"/>
          </w:rPr>
          <w:instrText xml:space="preserve">SEQ </w:instrText>
        </w:r>
        <w:r w:rsidRPr="00CB1FCB">
          <w:rPr>
            <w:rFonts w:hint="eastAsia"/>
            <w:sz w:val="18"/>
            <w:szCs w:val="18"/>
          </w:rPr>
          <w:instrText>图</w:instrText>
        </w:r>
        <w:r w:rsidRPr="00CB1FCB">
          <w:rPr>
            <w:rFonts w:hint="eastAsia"/>
            <w:sz w:val="18"/>
            <w:szCs w:val="18"/>
          </w:rPr>
          <w:instrText xml:space="preserve"> \* ARABIC</w:instrText>
        </w:r>
        <w:r w:rsidRPr="00CB1FCB">
          <w:rPr>
            <w:sz w:val="18"/>
            <w:szCs w:val="18"/>
          </w:rPr>
          <w:instrText xml:space="preserve"> </w:instrText>
        </w:r>
        <w:r w:rsidRPr="00CB1FCB">
          <w:rPr>
            <w:sz w:val="18"/>
            <w:szCs w:val="18"/>
          </w:rPr>
          <w:fldChar w:fldCharType="separate"/>
        </w:r>
        <w:r>
          <w:rPr>
            <w:noProof/>
            <w:sz w:val="18"/>
            <w:szCs w:val="18"/>
          </w:rPr>
          <w:t>1</w:t>
        </w:r>
        <w:r w:rsidRPr="00CB1FCB">
          <w:rPr>
            <w:sz w:val="18"/>
            <w:szCs w:val="18"/>
          </w:rPr>
          <w:fldChar w:fldCharType="end"/>
        </w:r>
        <w:r w:rsidRPr="00306173">
          <w:rPr>
            <w:rFonts w:hint="eastAsia"/>
            <w:sz w:val="18"/>
            <w:szCs w:val="18"/>
          </w:rPr>
          <w:t>基于</w:t>
        </w:r>
        <w:r w:rsidRPr="00306173">
          <w:rPr>
            <w:rFonts w:hint="eastAsia"/>
            <w:sz w:val="18"/>
            <w:szCs w:val="18"/>
          </w:rPr>
          <w:t xml:space="preserve"> EPE </w:t>
        </w:r>
        <w:r w:rsidRPr="00306173">
          <w:rPr>
            <w:rFonts w:hint="eastAsia"/>
            <w:sz w:val="18"/>
            <w:szCs w:val="18"/>
          </w:rPr>
          <w:t>和</w:t>
        </w:r>
        <w:r w:rsidRPr="00306173">
          <w:rPr>
            <w:rFonts w:hint="eastAsia"/>
            <w:sz w:val="18"/>
            <w:szCs w:val="18"/>
          </w:rPr>
          <w:t xml:space="preserve"> </w:t>
        </w:r>
        <w:r w:rsidR="00D92CDC">
          <w:rPr>
            <w:sz w:val="18"/>
            <w:szCs w:val="18"/>
          </w:rPr>
          <w:t>MMSA</w:t>
        </w:r>
        <w:r w:rsidRPr="00306173">
          <w:rPr>
            <w:rFonts w:hint="eastAsia"/>
            <w:sz w:val="18"/>
            <w:szCs w:val="18"/>
          </w:rPr>
          <w:t xml:space="preserve"> </w:t>
        </w:r>
        <w:r w:rsidRPr="00306173">
          <w:rPr>
            <w:rFonts w:hint="eastAsia"/>
            <w:sz w:val="18"/>
            <w:szCs w:val="18"/>
          </w:rPr>
          <w:t>的</w:t>
        </w:r>
        <w:proofErr w:type="spellStart"/>
        <w:r w:rsidR="00D92CDC">
          <w:rPr>
            <w:sz w:val="18"/>
            <w:szCs w:val="18"/>
          </w:rPr>
          <w:t>ViT</w:t>
        </w:r>
      </w:ins>
      <w:proofErr w:type="spellEnd"/>
      <w:ins w:id="770" w:author="xujiawei" w:date="2022-09-06T17:16:00Z">
        <w:r w:rsidR="00DD3347">
          <w:rPr>
            <w:rFonts w:hint="eastAsia"/>
            <w:sz w:val="18"/>
            <w:szCs w:val="18"/>
          </w:rPr>
          <w:t>整体结构</w:t>
        </w:r>
      </w:ins>
    </w:p>
    <w:p w14:paraId="4BFFD867" w14:textId="2CC24E90" w:rsidR="00A579E2" w:rsidRDefault="00A579E2" w:rsidP="00A579E2">
      <w:pPr>
        <w:ind w:left="420" w:firstLine="420"/>
        <w:rPr>
          <w:ins w:id="771" w:author="xujiawei" w:date="2022-09-06T17:45:00Z"/>
          <w:sz w:val="18"/>
          <w:szCs w:val="18"/>
        </w:rPr>
      </w:pPr>
      <w:ins w:id="772" w:author="xujiawei" w:date="2022-09-06T17:45:00Z">
        <w:r>
          <w:rPr>
            <w:noProof/>
          </w:rPr>
          <w:drawing>
            <wp:inline distT="0" distB="0" distL="0" distR="0" wp14:anchorId="4276885A" wp14:editId="145C6EE2">
              <wp:extent cx="5511452" cy="2078581"/>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33833" cy="2087022"/>
                      </a:xfrm>
                      <a:prstGeom prst="rect">
                        <a:avLst/>
                      </a:prstGeom>
                      <a:noFill/>
                      <a:ln>
                        <a:noFill/>
                      </a:ln>
                    </pic:spPr>
                  </pic:pic>
                </a:graphicData>
              </a:graphic>
            </wp:inline>
          </w:drawing>
        </w:r>
      </w:ins>
    </w:p>
    <w:p w14:paraId="354CA92E" w14:textId="38B08CBA" w:rsidR="00A579E2" w:rsidRDefault="00A579E2">
      <w:pPr>
        <w:ind w:left="2940" w:firstLineChars="500" w:firstLine="900"/>
        <w:rPr>
          <w:ins w:id="773" w:author="xujiawei" w:date="2022-09-06T17:43:00Z"/>
          <w:sz w:val="18"/>
          <w:szCs w:val="18"/>
        </w:rPr>
        <w:pPrChange w:id="774" w:author="xujiawei" w:date="2022-09-06T17:46:00Z">
          <w:pPr>
            <w:ind w:left="2940" w:firstLine="420"/>
          </w:pPr>
        </w:pPrChange>
      </w:pPr>
      <w:ins w:id="775" w:author="xujiawei" w:date="2022-09-06T17:45:00Z">
        <w:r w:rsidRPr="00CB1FCB">
          <w:rPr>
            <w:rFonts w:hint="eastAsia"/>
            <w:sz w:val="18"/>
            <w:szCs w:val="18"/>
          </w:rPr>
          <w:t>图</w:t>
        </w:r>
        <w:r w:rsidRPr="00CB1FCB">
          <w:rPr>
            <w:rFonts w:hint="eastAsia"/>
            <w:sz w:val="18"/>
            <w:szCs w:val="18"/>
          </w:rPr>
          <w:t xml:space="preserve"> </w:t>
        </w:r>
      </w:ins>
      <w:ins w:id="776" w:author="xujiawei" w:date="2022-09-06T17:46:00Z">
        <w:r>
          <w:rPr>
            <w:sz w:val="18"/>
            <w:szCs w:val="18"/>
          </w:rPr>
          <w:t>2</w:t>
        </w:r>
      </w:ins>
      <w:ins w:id="777" w:author="xujiawei" w:date="2022-09-06T17:45:00Z">
        <w:r>
          <w:rPr>
            <w:rFonts w:hint="eastAsia"/>
            <w:sz w:val="18"/>
            <w:szCs w:val="18"/>
          </w:rPr>
          <w:t>增强的</w:t>
        </w:r>
      </w:ins>
      <w:ins w:id="778" w:author="xujiawei" w:date="2022-09-07T09:30:00Z">
        <w:r w:rsidR="000B1FDC">
          <w:rPr>
            <w:rFonts w:hint="eastAsia"/>
            <w:sz w:val="18"/>
            <w:szCs w:val="18"/>
          </w:rPr>
          <w:t>分块</w:t>
        </w:r>
      </w:ins>
      <w:ins w:id="779" w:author="xujiawei" w:date="2022-09-06T17:46:00Z">
        <w:r>
          <w:rPr>
            <w:rFonts w:hint="eastAsia"/>
            <w:sz w:val="18"/>
            <w:szCs w:val="18"/>
          </w:rPr>
          <w:t>序列化</w:t>
        </w:r>
      </w:ins>
    </w:p>
    <w:p w14:paraId="2EB67EC1" w14:textId="027B9E36" w:rsidR="00B93512" w:rsidRDefault="00B93512">
      <w:pPr>
        <w:rPr>
          <w:ins w:id="780" w:author="xujiawei" w:date="2022-09-06T17:14:00Z"/>
          <w:color w:val="000000"/>
        </w:rPr>
        <w:sectPr w:rsidR="00B93512" w:rsidSect="009465DF">
          <w:type w:val="continuous"/>
          <w:pgSz w:w="11906" w:h="16838" w:code="9"/>
          <w:pgMar w:top="1246" w:right="964" w:bottom="851" w:left="964" w:header="851" w:footer="992" w:gutter="0"/>
          <w:cols w:num="1" w:space="425"/>
          <w:docGrid w:type="lines" w:linePitch="312"/>
          <w:sectPrChange w:id="781" w:author="xujiawei" w:date="2022-09-06T17:14:00Z">
            <w:sectPr w:rsidR="00B93512" w:rsidSect="009465DF">
              <w:pgMar w:top="1246" w:right="964" w:bottom="851" w:left="964" w:header="851" w:footer="992" w:gutter="0"/>
              <w:cols w:num="2"/>
            </w:sectPr>
          </w:sectPrChange>
        </w:sectPr>
        <w:pPrChange w:id="782" w:author="xujiawei" w:date="2022-09-06T17:46:00Z">
          <w:pPr>
            <w:ind w:firstLine="420"/>
          </w:pPr>
        </w:pPrChange>
      </w:pPr>
    </w:p>
    <w:p w14:paraId="5D0BDC38" w14:textId="2121F4BB" w:rsidR="007558DF" w:rsidRPr="00CF193D" w:rsidRDefault="007558DF">
      <w:pPr>
        <w:rPr>
          <w:ins w:id="783" w:author="xujiawei" w:date="2022-08-08T10:25:00Z"/>
          <w:color w:val="000000"/>
          <w:rPrChange w:id="784" w:author="xujiawei" w:date="2022-08-09T15:19:00Z">
            <w:rPr>
              <w:ins w:id="785" w:author="xujiawei" w:date="2022-08-08T10:25:00Z"/>
              <w:rFonts w:ascii="黑体" w:eastAsia="黑体" w:hAnsi="黑体"/>
              <w:b/>
              <w:bCs/>
              <w:color w:val="000000"/>
              <w:sz w:val="24"/>
              <w:szCs w:val="32"/>
            </w:rPr>
          </w:rPrChange>
        </w:rPr>
      </w:pPr>
      <w:ins w:id="786" w:author="xujiawei" w:date="2022-08-29T09:11:00Z">
        <w:r>
          <w:rPr>
            <w:rFonts w:hint="eastAsia"/>
            <w:color w:val="000000"/>
          </w:rPr>
          <w:t>从零学习，</w:t>
        </w:r>
        <w:r w:rsidRPr="007558DF">
          <w:rPr>
            <w:color w:val="000000"/>
          </w:rPr>
          <w:t xml:space="preserve">Seung </w:t>
        </w:r>
        <w:proofErr w:type="spellStart"/>
        <w:r w:rsidRPr="007558DF">
          <w:rPr>
            <w:color w:val="000000"/>
          </w:rPr>
          <w:t>Hoon</w:t>
        </w:r>
        <w:proofErr w:type="spellEnd"/>
        <w:r w:rsidRPr="007558DF">
          <w:rPr>
            <w:color w:val="000000"/>
          </w:rPr>
          <w:t xml:space="preserve"> Lee</w:t>
        </w:r>
        <w:r>
          <w:rPr>
            <w:rFonts w:hint="eastAsia"/>
            <w:color w:val="000000"/>
          </w:rPr>
          <w:t>等人提出</w:t>
        </w:r>
      </w:ins>
      <w:ins w:id="787" w:author="xujiawei" w:date="2022-08-29T09:15:00Z">
        <w:r>
          <w:rPr>
            <w:rFonts w:hint="eastAsia"/>
            <w:color w:val="000000"/>
          </w:rPr>
          <w:t>轮转分块序列化（</w:t>
        </w:r>
        <w:r w:rsidRPr="007558DF">
          <w:rPr>
            <w:color w:val="000000"/>
          </w:rPr>
          <w:t xml:space="preserve">Shifted Patch Tokenization </w:t>
        </w:r>
        <w:r>
          <w:rPr>
            <w:rFonts w:hint="eastAsia"/>
            <w:color w:val="000000"/>
          </w:rPr>
          <w:t>，</w:t>
        </w:r>
        <w:r w:rsidRPr="007558DF">
          <w:rPr>
            <w:color w:val="000000"/>
          </w:rPr>
          <w:t>SPT</w:t>
        </w:r>
        <w:r>
          <w:rPr>
            <w:rFonts w:hint="eastAsia"/>
            <w:color w:val="000000"/>
          </w:rPr>
          <w:t>）</w:t>
        </w:r>
      </w:ins>
      <w:ins w:id="788" w:author="xujiawei" w:date="2022-08-29T09:16:00Z">
        <w:r>
          <w:rPr>
            <w:rFonts w:hint="eastAsia"/>
            <w:color w:val="000000"/>
          </w:rPr>
          <w:t>，在</w:t>
        </w:r>
      </w:ins>
      <w:ins w:id="789" w:author="xujiawei" w:date="2022-08-29T09:17:00Z">
        <w:r w:rsidR="004A4AEB" w:rsidRPr="004A4AEB">
          <w:rPr>
            <w:color w:val="000000"/>
          </w:rPr>
          <w:t>Tiny</w:t>
        </w:r>
      </w:ins>
      <w:ins w:id="790" w:author="xujiawei" w:date="2022-08-29T09:19:00Z">
        <w:r w:rsidR="00916701">
          <w:rPr>
            <w:color w:val="000000"/>
          </w:rPr>
          <w:t>-</w:t>
        </w:r>
      </w:ins>
      <w:ins w:id="791" w:author="xujiawei" w:date="2022-08-29T09:17:00Z">
        <w:r w:rsidR="004A4AEB" w:rsidRPr="004A4AEB">
          <w:rPr>
            <w:color w:val="000000"/>
          </w:rPr>
          <w:t>ImageNet</w:t>
        </w:r>
        <w:r w:rsidR="004A4AEB">
          <w:rPr>
            <w:rFonts w:hint="eastAsia"/>
            <w:color w:val="000000"/>
          </w:rPr>
          <w:t>数据集上得到了</w:t>
        </w:r>
        <w:r w:rsidR="004A4AEB">
          <w:rPr>
            <w:rFonts w:hint="eastAsia"/>
            <w:color w:val="000000"/>
          </w:rPr>
          <w:t>2</w:t>
        </w:r>
        <w:r w:rsidR="004A4AEB">
          <w:rPr>
            <w:color w:val="000000"/>
          </w:rPr>
          <w:t>.96%</w:t>
        </w:r>
        <w:r w:rsidR="004A4AEB">
          <w:rPr>
            <w:rFonts w:hint="eastAsia"/>
            <w:color w:val="000000"/>
          </w:rPr>
          <w:t>的性能提升</w:t>
        </w:r>
      </w:ins>
      <w:r w:rsidR="00916701">
        <w:rPr>
          <w:color w:val="000000"/>
        </w:rPr>
        <w:fldChar w:fldCharType="begin"/>
      </w:r>
      <w:r w:rsidR="002A2243">
        <w:rPr>
          <w:color w:val="000000"/>
        </w:rPr>
        <w:instrText xml:space="preserve"> ADDIN EN.CITE &lt;EndNote&gt;&lt;Cite&gt;&lt;Author&gt;Lee&lt;/Author&gt;&lt;Year&gt;2021&lt;/Year&gt;&lt;RecNum&gt;37&lt;/RecNum&gt;&lt;DisplayText&gt;&lt;style face="superscript"&gt;[14]&lt;/style&gt;&lt;/DisplayText&gt;&lt;record&gt;&lt;rec-number&gt;37&lt;/rec-number&gt;&lt;foreign-keys&gt;&lt;key app="EN" db-id="tdxpsrdro0a2z7e9ta95tfx4erzzav090dft" timestamp="1661735552"&gt;37&lt;/key&gt;&lt;/foreign-keys&gt;&lt;ref-type name="Journal Article"&gt;17&lt;/ref-type&gt;&lt;contributors&gt;&lt;authors&gt;&lt;author&gt;Lee, Seung Hoon&lt;/author&gt;&lt;author&gt;Lee, Seunghyun&lt;/author&gt;&lt;author&gt;Song, Byung Cheol&lt;/author&gt;&lt;/authors&gt;&lt;/contributors&gt;&lt;titles&gt;&lt;title&gt;Vision transformer for small-size datasets&lt;/title&gt;&lt;secondary-title&gt;arXiv preprint arXiv:2112.13492&lt;/secondary-title&gt;&lt;/titles&gt;&lt;periodical&gt;&lt;full-title&gt;arXiv preprint arXiv:2112.13492&lt;/full-title&gt;&lt;/periodical&gt;&lt;dates&gt;&lt;year&gt;2021&lt;/year&gt;&lt;/dates&gt;&lt;urls&gt;&lt;/urls&gt;&lt;/record&gt;&lt;/Cite&gt;&lt;/EndNote&gt;</w:instrText>
      </w:r>
      <w:r w:rsidR="00916701">
        <w:rPr>
          <w:color w:val="000000"/>
        </w:rPr>
        <w:fldChar w:fldCharType="separate"/>
      </w:r>
      <w:r w:rsidR="002A2243" w:rsidRPr="002A2243">
        <w:rPr>
          <w:noProof/>
          <w:color w:val="000000"/>
          <w:vertAlign w:val="superscript"/>
        </w:rPr>
        <w:t>[14]</w:t>
      </w:r>
      <w:r w:rsidR="00916701">
        <w:rPr>
          <w:color w:val="000000"/>
        </w:rPr>
        <w:fldChar w:fldCharType="end"/>
      </w:r>
      <w:ins w:id="792" w:author="xujiawei" w:date="2022-08-29T09:17:00Z">
        <w:r w:rsidR="00916701">
          <w:rPr>
            <w:rFonts w:hint="eastAsia"/>
            <w:color w:val="000000"/>
          </w:rPr>
          <w:t>。因此，本文</w:t>
        </w:r>
      </w:ins>
      <w:ins w:id="793" w:author="xujiawei" w:date="2022-09-06T16:48:00Z">
        <w:r w:rsidR="00564EB5">
          <w:rPr>
            <w:rFonts w:hint="eastAsia"/>
            <w:color w:val="000000"/>
          </w:rPr>
          <w:t>受</w:t>
        </w:r>
      </w:ins>
      <w:ins w:id="794" w:author="xujiawei" w:date="2022-08-29T09:18:00Z">
        <w:r w:rsidR="00916701">
          <w:rPr>
            <w:rFonts w:hint="eastAsia"/>
            <w:color w:val="000000"/>
          </w:rPr>
          <w:t>上述工作</w:t>
        </w:r>
      </w:ins>
      <w:ins w:id="795" w:author="xujiawei" w:date="2022-09-06T16:48:00Z">
        <w:r w:rsidR="00564EB5">
          <w:rPr>
            <w:rFonts w:hint="eastAsia"/>
            <w:color w:val="000000"/>
          </w:rPr>
          <w:t>启发，</w:t>
        </w:r>
      </w:ins>
      <w:ins w:id="796" w:author="xujiawei" w:date="2022-08-29T09:18:00Z">
        <w:r w:rsidR="00916701">
          <w:rPr>
            <w:rFonts w:hint="eastAsia"/>
            <w:color w:val="000000"/>
          </w:rPr>
          <w:t>在农业病害识别领域引入</w:t>
        </w:r>
      </w:ins>
      <w:proofErr w:type="spellStart"/>
      <w:ins w:id="797" w:author="xujiawei" w:date="2022-08-29T09:20:00Z">
        <w:r w:rsidR="00916701">
          <w:rPr>
            <w:color w:val="000000"/>
          </w:rPr>
          <w:t>ViT</w:t>
        </w:r>
        <w:proofErr w:type="spellEnd"/>
        <w:r w:rsidR="00916701">
          <w:rPr>
            <w:rFonts w:hint="eastAsia"/>
            <w:color w:val="000000"/>
          </w:rPr>
          <w:t>模型，</w:t>
        </w:r>
      </w:ins>
      <w:ins w:id="798" w:author="xujiawei" w:date="2022-09-06T16:49:00Z">
        <w:r w:rsidR="005B2D79">
          <w:rPr>
            <w:rFonts w:hint="eastAsia"/>
            <w:color w:val="000000"/>
          </w:rPr>
          <w:t>同时</w:t>
        </w:r>
      </w:ins>
      <w:ins w:id="799" w:author="xujiawei" w:date="2022-08-29T09:20:00Z">
        <w:r w:rsidR="00916701">
          <w:rPr>
            <w:rFonts w:hint="eastAsia"/>
            <w:color w:val="000000"/>
          </w:rPr>
          <w:t>优化</w:t>
        </w:r>
      </w:ins>
      <w:ins w:id="800" w:author="xujiawei" w:date="2022-08-29T09:22:00Z">
        <w:r w:rsidR="00303BE3">
          <w:rPr>
            <w:rFonts w:hint="eastAsia"/>
            <w:color w:val="000000"/>
          </w:rPr>
          <w:t>的</w:t>
        </w:r>
      </w:ins>
      <w:proofErr w:type="spellStart"/>
      <w:ins w:id="801" w:author="xujiawei" w:date="2022-09-06T16:49:00Z">
        <w:r w:rsidR="005B2D79">
          <w:rPr>
            <w:rFonts w:hint="eastAsia"/>
            <w:color w:val="000000"/>
          </w:rPr>
          <w:t>ViT</w:t>
        </w:r>
      </w:ins>
      <w:proofErr w:type="spellEnd"/>
      <w:ins w:id="802" w:author="xujiawei" w:date="2022-08-29T09:20:00Z">
        <w:r w:rsidR="00916701">
          <w:rPr>
            <w:rFonts w:hint="eastAsia"/>
            <w:color w:val="000000"/>
          </w:rPr>
          <w:t>模型可以在小规模的病害数据集上</w:t>
        </w:r>
      </w:ins>
      <w:ins w:id="803" w:author="xujiawei" w:date="2022-09-06T16:57:00Z">
        <w:r w:rsidR="00EA5371">
          <w:rPr>
            <w:rFonts w:hint="eastAsia"/>
            <w:color w:val="000000"/>
          </w:rPr>
          <w:t>更高效</w:t>
        </w:r>
        <w:r w:rsidR="0061026A">
          <w:rPr>
            <w:rFonts w:hint="eastAsia"/>
            <w:color w:val="000000"/>
          </w:rPr>
          <w:t>得</w:t>
        </w:r>
      </w:ins>
      <w:ins w:id="804" w:author="xujiawei" w:date="2022-08-29T09:20:00Z">
        <w:r w:rsidR="00916701">
          <w:rPr>
            <w:rFonts w:hint="eastAsia"/>
            <w:color w:val="000000"/>
          </w:rPr>
          <w:t>从零学习</w:t>
        </w:r>
      </w:ins>
      <w:ins w:id="805" w:author="xujiawei" w:date="2022-08-29T09:21:00Z">
        <w:r w:rsidR="00916701">
          <w:rPr>
            <w:rFonts w:hint="eastAsia"/>
            <w:color w:val="000000"/>
          </w:rPr>
          <w:t>。</w:t>
        </w:r>
      </w:ins>
    </w:p>
    <w:p w14:paraId="7838EF73" w14:textId="77777777" w:rsidR="00386705" w:rsidRPr="00F65B01" w:rsidRDefault="00386705">
      <w:pPr>
        <w:rPr>
          <w:rFonts w:ascii="黑体" w:eastAsia="黑体" w:hAnsi="黑体"/>
          <w:b/>
          <w:bCs/>
          <w:color w:val="000000"/>
          <w:sz w:val="24"/>
          <w:szCs w:val="32"/>
        </w:rPr>
        <w:pPrChange w:id="806" w:author="许佳炜" w:date="2022-08-06T16:03:00Z">
          <w:pPr>
            <w:spacing w:beforeLines="100" w:before="312" w:afterLines="100" w:after="312"/>
            <w:ind w:left="241" w:hangingChars="100" w:hanging="241"/>
          </w:pPr>
        </w:pPrChange>
      </w:pPr>
      <w:r w:rsidRPr="00F65B01">
        <w:rPr>
          <w:rFonts w:ascii="黑体" w:eastAsia="黑体" w:hAnsi="黑体" w:hint="eastAsia"/>
          <w:b/>
          <w:bCs/>
          <w:color w:val="000000"/>
          <w:sz w:val="24"/>
          <w:szCs w:val="32"/>
        </w:rPr>
        <w:t>2</w:t>
      </w:r>
      <w:ins w:id="807" w:author="许佳炜" w:date="2022-08-06T15:49:00Z">
        <w:r w:rsidR="00042F26" w:rsidRPr="00042F26">
          <w:rPr>
            <w:rFonts w:ascii="黑体" w:eastAsia="黑体" w:hAnsi="黑体" w:hint="eastAsia"/>
            <w:b/>
            <w:bCs/>
            <w:color w:val="000000"/>
            <w:sz w:val="24"/>
            <w:szCs w:val="32"/>
          </w:rPr>
          <w:t>视觉Transformer病害识别模型</w:t>
        </w:r>
      </w:ins>
      <w:del w:id="808" w:author="许佳炜" w:date="2022-08-06T15:49:00Z">
        <w:r w:rsidR="00691F21" w:rsidRPr="00F65B01" w:rsidDel="00042F26">
          <w:rPr>
            <w:rFonts w:ascii="黑体" w:eastAsia="黑体" w:hAnsi="黑体" w:hint="eastAsia"/>
            <w:b/>
            <w:bCs/>
            <w:color w:val="000000"/>
            <w:sz w:val="24"/>
            <w:szCs w:val="32"/>
          </w:rPr>
          <w:delText>异质</w:delText>
        </w:r>
        <w:r w:rsidR="00691F21" w:rsidRPr="00F65B01" w:rsidDel="00042F26">
          <w:rPr>
            <w:rFonts w:ascii="黑体" w:eastAsia="黑体" w:hAnsi="黑体"/>
            <w:b/>
            <w:bCs/>
            <w:color w:val="000000"/>
            <w:sz w:val="24"/>
            <w:szCs w:val="32"/>
          </w:rPr>
          <w:delText>信息网络中的张量表示方法</w:delText>
        </w:r>
      </w:del>
    </w:p>
    <w:p w14:paraId="3B46F6B4" w14:textId="51D2F20B" w:rsidR="00386705" w:rsidRPr="00CF193D" w:rsidRDefault="00691F21">
      <w:pPr>
        <w:rPr>
          <w:color w:val="000000"/>
          <w:rPrChange w:id="809" w:author="xujiawei" w:date="2022-08-09T15:19:00Z">
            <w:rPr>
              <w:rFonts w:ascii="宋体" w:hAnsi="宋体"/>
              <w:color w:val="000000"/>
              <w:szCs w:val="21"/>
            </w:rPr>
          </w:rPrChange>
        </w:rPr>
      </w:pPr>
      <w:r w:rsidRPr="009F1D09">
        <w:rPr>
          <w:rFonts w:ascii="黑体" w:eastAsia="黑体" w:hint="eastAsia"/>
          <w:color w:val="000000"/>
          <w:sz w:val="24"/>
        </w:rPr>
        <w:t xml:space="preserve">    </w:t>
      </w:r>
      <w:del w:id="810" w:author="许佳炜" w:date="2022-08-06T15:51:00Z">
        <w:r w:rsidRPr="00CF193D" w:rsidDel="00CA7CA3">
          <w:rPr>
            <w:rFonts w:hint="eastAsia"/>
            <w:color w:val="000000"/>
            <w:rPrChange w:id="811" w:author="xujiawei" w:date="2022-08-09T15:19:00Z">
              <w:rPr>
                <w:rFonts w:ascii="宋体" w:hAnsi="宋体" w:hint="eastAsia"/>
                <w:color w:val="000000"/>
                <w:szCs w:val="21"/>
              </w:rPr>
            </w:rPrChange>
          </w:rPr>
          <w:delText>在</w:delText>
        </w:r>
        <w:r w:rsidR="00994F32" w:rsidRPr="00CF193D" w:rsidDel="00CA7CA3">
          <w:rPr>
            <w:rFonts w:hint="eastAsia"/>
            <w:color w:val="000000"/>
            <w:rPrChange w:id="812" w:author="xujiawei" w:date="2022-08-09T15:19:00Z">
              <w:rPr>
                <w:rFonts w:ascii="宋体" w:hAnsi="宋体" w:hint="eastAsia"/>
                <w:color w:val="000000"/>
                <w:szCs w:val="21"/>
              </w:rPr>
            </w:rPrChange>
          </w:rPr>
          <w:delText>本</w:delText>
        </w:r>
        <w:r w:rsidRPr="00CF193D" w:rsidDel="00CA7CA3">
          <w:rPr>
            <w:color w:val="000000"/>
            <w:rPrChange w:id="813" w:author="xujiawei" w:date="2022-08-09T15:19:00Z">
              <w:rPr>
                <w:rFonts w:ascii="宋体" w:hAnsi="宋体"/>
                <w:color w:val="000000"/>
                <w:szCs w:val="21"/>
              </w:rPr>
            </w:rPrChange>
          </w:rPr>
          <w:delText>节中</w:delText>
        </w:r>
        <w:r w:rsidR="009D2856" w:rsidRPr="00CF193D" w:rsidDel="00CA7CA3">
          <w:rPr>
            <w:color w:val="000000"/>
            <w:rPrChange w:id="814" w:author="xujiawei" w:date="2022-08-09T15:19:00Z">
              <w:rPr>
                <w:rFonts w:ascii="宋体" w:hAnsi="宋体"/>
                <w:color w:val="000000"/>
                <w:szCs w:val="21"/>
              </w:rPr>
            </w:rPrChange>
          </w:rPr>
          <w:delText>，</w:delText>
        </w:r>
      </w:del>
      <w:ins w:id="815" w:author="许佳炜" w:date="2022-08-06T15:50:00Z">
        <w:r w:rsidR="0095519F" w:rsidRPr="00CF193D">
          <w:rPr>
            <w:rFonts w:hint="eastAsia"/>
            <w:color w:val="000000"/>
            <w:rPrChange w:id="816" w:author="xujiawei" w:date="2022-08-09T15:19:00Z">
              <w:rPr>
                <w:rFonts w:ascii="宋体" w:hAnsi="宋体" w:hint="eastAsia"/>
                <w:color w:val="000000"/>
                <w:szCs w:val="21"/>
              </w:rPr>
            </w:rPrChange>
          </w:rPr>
          <w:t>为了解决</w:t>
        </w:r>
      </w:ins>
      <w:ins w:id="817" w:author="xujiawei" w:date="2022-09-07T09:26:00Z">
        <w:r w:rsidR="005B7591">
          <w:rPr>
            <w:rFonts w:hint="eastAsia"/>
            <w:color w:val="000000"/>
          </w:rPr>
          <w:t>DCNNs</w:t>
        </w:r>
      </w:ins>
      <w:ins w:id="818" w:author="许佳炜" w:date="2022-08-06T15:50:00Z">
        <w:del w:id="819" w:author="xujiawei" w:date="2022-09-07T09:26:00Z">
          <w:r w:rsidR="0095519F" w:rsidRPr="00CF193D" w:rsidDel="005B7591">
            <w:rPr>
              <w:color w:val="000000"/>
              <w:rPrChange w:id="820" w:author="xujiawei" w:date="2022-08-09T15:19:00Z">
                <w:rPr>
                  <w:rFonts w:ascii="宋体" w:hAnsi="宋体"/>
                  <w:color w:val="000000"/>
                  <w:szCs w:val="21"/>
                </w:rPr>
              </w:rPrChange>
            </w:rPr>
            <w:delText>CNN</w:delText>
          </w:r>
        </w:del>
      </w:ins>
      <w:ins w:id="821" w:author="xujiawei" w:date="2022-09-07T09:27:00Z">
        <w:r w:rsidR="001425B8">
          <w:rPr>
            <w:rFonts w:hint="eastAsia"/>
            <w:color w:val="000000"/>
          </w:rPr>
          <w:t>模型</w:t>
        </w:r>
      </w:ins>
      <w:ins w:id="822" w:author="许佳炜" w:date="2022-08-06T15:50:00Z">
        <w:del w:id="823" w:author="xujiawei" w:date="2022-09-07T09:27:00Z">
          <w:r w:rsidR="0095519F" w:rsidRPr="00CF193D" w:rsidDel="001425B8">
            <w:rPr>
              <w:rFonts w:hint="eastAsia"/>
              <w:color w:val="000000"/>
              <w:rPrChange w:id="824" w:author="xujiawei" w:date="2022-08-09T15:19:00Z">
                <w:rPr>
                  <w:rFonts w:ascii="宋体" w:hAnsi="宋体" w:hint="eastAsia"/>
                  <w:color w:val="000000"/>
                  <w:szCs w:val="21"/>
                </w:rPr>
              </w:rPrChange>
            </w:rPr>
            <w:delText>网络</w:delText>
          </w:r>
        </w:del>
        <w:r w:rsidR="0095519F" w:rsidRPr="00CF193D">
          <w:rPr>
            <w:rFonts w:hint="eastAsia"/>
            <w:color w:val="000000"/>
            <w:rPrChange w:id="825" w:author="xujiawei" w:date="2022-08-09T15:19:00Z">
              <w:rPr>
                <w:rFonts w:ascii="宋体" w:hAnsi="宋体" w:hint="eastAsia"/>
                <w:color w:val="000000"/>
                <w:szCs w:val="21"/>
              </w:rPr>
            </w:rPrChange>
          </w:rPr>
          <w:t>在植物病害识别上鲁棒性差的问题，本文构建了一个基于视觉</w:t>
        </w:r>
        <w:r w:rsidR="0095519F" w:rsidRPr="00CF193D">
          <w:rPr>
            <w:color w:val="000000"/>
            <w:rPrChange w:id="826" w:author="xujiawei" w:date="2022-08-09T15:19:00Z">
              <w:rPr>
                <w:rFonts w:ascii="宋体" w:hAnsi="宋体"/>
                <w:color w:val="000000"/>
                <w:szCs w:val="21"/>
              </w:rPr>
            </w:rPrChange>
          </w:rPr>
          <w:t>Transformer</w:t>
        </w:r>
        <w:r w:rsidR="0095519F" w:rsidRPr="00CF193D">
          <w:rPr>
            <w:rFonts w:hint="eastAsia"/>
            <w:color w:val="000000"/>
            <w:rPrChange w:id="827" w:author="xujiawei" w:date="2022-08-09T15:19:00Z">
              <w:rPr>
                <w:rFonts w:ascii="宋体" w:hAnsi="宋体" w:hint="eastAsia"/>
                <w:color w:val="000000"/>
                <w:szCs w:val="21"/>
              </w:rPr>
            </w:rPrChange>
          </w:rPr>
          <w:t>的植物病害识别模型。该模型引入两个关键方法</w:t>
        </w:r>
        <w:r w:rsidR="0095519F" w:rsidRPr="00CF193D">
          <w:rPr>
            <w:color w:val="000000"/>
            <w:rPrChange w:id="828" w:author="xujiawei" w:date="2022-08-09T15:19:00Z">
              <w:rPr>
                <w:rFonts w:ascii="宋体" w:hAnsi="宋体"/>
                <w:color w:val="000000"/>
                <w:szCs w:val="21"/>
              </w:rPr>
            </w:rPrChange>
          </w:rPr>
          <w:t xml:space="preserve">: </w:t>
        </w:r>
      </w:ins>
      <w:ins w:id="829" w:author="xujiawei" w:date="2022-09-07T09:27:00Z">
        <w:r w:rsidR="00413F00">
          <w:rPr>
            <w:rFonts w:hint="eastAsia"/>
            <w:color w:val="000000"/>
          </w:rPr>
          <w:t>增强的分块序列化（</w:t>
        </w:r>
      </w:ins>
      <w:ins w:id="830" w:author="许佳炜" w:date="2022-08-06T15:50:00Z">
        <w:r w:rsidR="0095519F" w:rsidRPr="00CF193D">
          <w:rPr>
            <w:color w:val="000000"/>
            <w:rPrChange w:id="831" w:author="xujiawei" w:date="2022-08-09T15:19:00Z">
              <w:rPr>
                <w:rFonts w:ascii="宋体" w:hAnsi="宋体"/>
                <w:color w:val="000000"/>
                <w:szCs w:val="21"/>
              </w:rPr>
            </w:rPrChange>
          </w:rPr>
          <w:t>Enhanced Patch Embedding</w:t>
        </w:r>
      </w:ins>
      <w:ins w:id="832" w:author="xujiawei" w:date="2022-09-07T09:27:00Z">
        <w:r w:rsidR="00413F00">
          <w:rPr>
            <w:rFonts w:hint="eastAsia"/>
            <w:color w:val="000000"/>
          </w:rPr>
          <w:t>，</w:t>
        </w:r>
      </w:ins>
      <w:ins w:id="833" w:author="许佳炜" w:date="2022-08-06T15:50:00Z">
        <w:del w:id="834" w:author="xujiawei" w:date="2022-09-07T09:27:00Z">
          <w:r w:rsidR="0095519F" w:rsidRPr="00CF193D" w:rsidDel="00413F00">
            <w:rPr>
              <w:rFonts w:hint="eastAsia"/>
              <w:color w:val="000000"/>
              <w:rPrChange w:id="835" w:author="xujiawei" w:date="2022-08-09T15:19:00Z">
                <w:rPr>
                  <w:rFonts w:ascii="宋体" w:hAnsi="宋体" w:hint="eastAsia"/>
                  <w:color w:val="000000"/>
                  <w:szCs w:val="21"/>
                </w:rPr>
              </w:rPrChange>
            </w:rPr>
            <w:delText>（</w:delText>
          </w:r>
        </w:del>
        <w:r w:rsidR="0095519F" w:rsidRPr="00CF193D">
          <w:rPr>
            <w:color w:val="000000"/>
            <w:rPrChange w:id="836" w:author="xujiawei" w:date="2022-08-09T15:19:00Z">
              <w:rPr>
                <w:rFonts w:ascii="宋体" w:hAnsi="宋体"/>
                <w:color w:val="000000"/>
                <w:szCs w:val="21"/>
              </w:rPr>
            </w:rPrChange>
          </w:rPr>
          <w:t>EPE</w:t>
        </w:r>
        <w:r w:rsidR="0095519F" w:rsidRPr="00CF193D">
          <w:rPr>
            <w:rFonts w:hint="eastAsia"/>
            <w:color w:val="000000"/>
            <w:rPrChange w:id="837" w:author="xujiawei" w:date="2022-08-09T15:19:00Z">
              <w:rPr>
                <w:rFonts w:ascii="宋体" w:hAnsi="宋体" w:hint="eastAsia"/>
                <w:color w:val="000000"/>
                <w:szCs w:val="21"/>
              </w:rPr>
            </w:rPrChange>
          </w:rPr>
          <w:t>）和</w:t>
        </w:r>
        <w:r w:rsidR="0095519F" w:rsidRPr="00CF193D">
          <w:rPr>
            <w:color w:val="000000"/>
            <w:rPrChange w:id="838" w:author="xujiawei" w:date="2022-08-09T15:19:00Z">
              <w:rPr>
                <w:rFonts w:ascii="宋体" w:hAnsi="宋体"/>
                <w:color w:val="000000"/>
                <w:szCs w:val="21"/>
              </w:rPr>
            </w:rPrChange>
          </w:rPr>
          <w:t xml:space="preserve"> </w:t>
        </w:r>
      </w:ins>
      <w:ins w:id="839" w:author="xujiawei" w:date="2022-09-07T09:28:00Z">
        <w:r w:rsidR="00FD383A">
          <w:rPr>
            <w:rFonts w:hint="eastAsia"/>
            <w:color w:val="000000"/>
          </w:rPr>
          <w:t>带有掩码的</w:t>
        </w:r>
      </w:ins>
      <w:ins w:id="840" w:author="xujiawei" w:date="2022-09-07T09:29:00Z">
        <w:r w:rsidR="00FD383A">
          <w:rPr>
            <w:rFonts w:hint="eastAsia"/>
            <w:color w:val="000000"/>
          </w:rPr>
          <w:t>多头注意力（</w:t>
        </w:r>
      </w:ins>
      <w:ins w:id="841" w:author="许佳炜" w:date="2022-08-06T15:50:00Z">
        <w:r w:rsidR="0095519F" w:rsidRPr="00CF193D">
          <w:rPr>
            <w:color w:val="000000"/>
            <w:rPrChange w:id="842" w:author="xujiawei" w:date="2022-08-09T15:19:00Z">
              <w:rPr>
                <w:rFonts w:ascii="宋体" w:hAnsi="宋体"/>
                <w:color w:val="000000"/>
                <w:szCs w:val="21"/>
              </w:rPr>
            </w:rPrChange>
          </w:rPr>
          <w:t xml:space="preserve">Masked </w:t>
        </w:r>
      </w:ins>
      <w:ins w:id="843" w:author="xujiawei" w:date="2022-09-06T16:57:00Z">
        <w:r w:rsidR="00455224" w:rsidRPr="00455224">
          <w:rPr>
            <w:color w:val="000000"/>
          </w:rPr>
          <w:t xml:space="preserve">Multi-head </w:t>
        </w:r>
      </w:ins>
      <w:ins w:id="844" w:author="许佳炜" w:date="2022-08-06T15:50:00Z">
        <w:r w:rsidR="0095519F" w:rsidRPr="00CF193D">
          <w:rPr>
            <w:color w:val="000000"/>
            <w:rPrChange w:id="845" w:author="xujiawei" w:date="2022-08-09T15:19:00Z">
              <w:rPr>
                <w:rFonts w:ascii="宋体" w:hAnsi="宋体"/>
                <w:color w:val="000000"/>
                <w:szCs w:val="21"/>
              </w:rPr>
            </w:rPrChange>
          </w:rPr>
          <w:t>Self-Attention</w:t>
        </w:r>
      </w:ins>
      <w:ins w:id="846" w:author="xujiawei" w:date="2022-09-07T09:29:00Z">
        <w:r w:rsidR="00FD383A">
          <w:rPr>
            <w:rFonts w:hint="eastAsia"/>
            <w:color w:val="000000"/>
          </w:rPr>
          <w:t>，</w:t>
        </w:r>
      </w:ins>
      <w:ins w:id="847" w:author="许佳炜" w:date="2022-08-06T15:50:00Z">
        <w:del w:id="848" w:author="xujiawei" w:date="2022-09-07T09:29:00Z">
          <w:r w:rsidR="0095519F" w:rsidRPr="00CF193D" w:rsidDel="00FD383A">
            <w:rPr>
              <w:rFonts w:hint="eastAsia"/>
              <w:color w:val="000000"/>
              <w:rPrChange w:id="849" w:author="xujiawei" w:date="2022-08-09T15:19:00Z">
                <w:rPr>
                  <w:rFonts w:ascii="宋体" w:hAnsi="宋体" w:hint="eastAsia"/>
                  <w:color w:val="000000"/>
                  <w:szCs w:val="21"/>
                </w:rPr>
              </w:rPrChange>
            </w:rPr>
            <w:delText>（</w:delText>
          </w:r>
        </w:del>
      </w:ins>
      <w:ins w:id="850" w:author="xujiawei" w:date="2022-09-06T16:57:00Z">
        <w:r w:rsidR="00A5713D">
          <w:rPr>
            <w:rFonts w:hint="eastAsia"/>
            <w:color w:val="000000"/>
          </w:rPr>
          <w:t>M</w:t>
        </w:r>
      </w:ins>
      <w:ins w:id="851" w:author="许佳炜" w:date="2022-08-06T15:50:00Z">
        <w:r w:rsidR="0095519F" w:rsidRPr="00CF193D">
          <w:rPr>
            <w:color w:val="000000"/>
            <w:rPrChange w:id="852" w:author="xujiawei" w:date="2022-08-09T15:19:00Z">
              <w:rPr>
                <w:rFonts w:ascii="宋体" w:hAnsi="宋体"/>
                <w:color w:val="000000"/>
                <w:szCs w:val="21"/>
              </w:rPr>
            </w:rPrChange>
          </w:rPr>
          <w:t>MSA</w:t>
        </w:r>
        <w:r w:rsidR="0095519F" w:rsidRPr="00CF193D">
          <w:rPr>
            <w:rFonts w:hint="eastAsia"/>
            <w:color w:val="000000"/>
            <w:rPrChange w:id="853" w:author="xujiawei" w:date="2022-08-09T15:19:00Z">
              <w:rPr>
                <w:rFonts w:ascii="宋体" w:hAnsi="宋体" w:hint="eastAsia"/>
                <w:color w:val="000000"/>
                <w:szCs w:val="21"/>
              </w:rPr>
            </w:rPrChange>
          </w:rPr>
          <w:t>）</w:t>
        </w:r>
        <w:r w:rsidR="0095519F" w:rsidRPr="00CF193D">
          <w:rPr>
            <w:color w:val="000000"/>
            <w:rPrChange w:id="854" w:author="xujiawei" w:date="2022-08-09T15:19:00Z">
              <w:rPr>
                <w:rFonts w:ascii="宋体" w:hAnsi="宋体"/>
                <w:color w:val="000000"/>
                <w:szCs w:val="21"/>
              </w:rPr>
            </w:rPrChange>
          </w:rPr>
          <w:t>,</w:t>
        </w:r>
      </w:ins>
      <w:ins w:id="855" w:author="xujiawei" w:date="2022-09-06T17:02:00Z">
        <w:r w:rsidR="000F4606">
          <w:rPr>
            <w:rFonts w:hint="eastAsia"/>
            <w:color w:val="000000"/>
          </w:rPr>
          <w:t>分别</w:t>
        </w:r>
      </w:ins>
      <w:ins w:id="856" w:author="许佳炜" w:date="2022-08-06T15:50:00Z">
        <w:r w:rsidR="0095519F" w:rsidRPr="00CF193D">
          <w:rPr>
            <w:rFonts w:hint="eastAsia"/>
            <w:color w:val="000000"/>
            <w:rPrChange w:id="857" w:author="xujiawei" w:date="2022-08-09T15:19:00Z">
              <w:rPr>
                <w:rFonts w:ascii="宋体" w:hAnsi="宋体" w:hint="eastAsia"/>
                <w:color w:val="000000"/>
                <w:szCs w:val="21"/>
              </w:rPr>
            </w:rPrChange>
          </w:rPr>
          <w:t>解决了标准</w:t>
        </w:r>
      </w:ins>
      <w:proofErr w:type="spellStart"/>
      <w:ins w:id="858" w:author="xujiawei" w:date="2022-09-06T17:02:00Z">
        <w:r w:rsidR="00F664A5">
          <w:rPr>
            <w:color w:val="000000"/>
          </w:rPr>
          <w:t>ViT</w:t>
        </w:r>
      </w:ins>
      <w:proofErr w:type="spellEnd"/>
      <w:ins w:id="859" w:author="许佳炜" w:date="2022-08-06T15:50:00Z">
        <w:del w:id="860" w:author="xujiawei" w:date="2022-09-06T17:02:00Z">
          <w:r w:rsidR="0095519F" w:rsidRPr="00CF193D" w:rsidDel="00F664A5">
            <w:rPr>
              <w:rFonts w:hint="eastAsia"/>
              <w:color w:val="000000"/>
              <w:rPrChange w:id="861" w:author="xujiawei" w:date="2022-08-09T15:19:00Z">
                <w:rPr>
                  <w:rFonts w:ascii="宋体" w:hAnsi="宋体" w:hint="eastAsia"/>
                  <w:color w:val="000000"/>
                  <w:szCs w:val="21"/>
                </w:rPr>
              </w:rPrChange>
            </w:rPr>
            <w:delText>视觉</w:delText>
          </w:r>
          <w:r w:rsidR="0095519F" w:rsidRPr="00CF193D" w:rsidDel="00F664A5">
            <w:rPr>
              <w:color w:val="000000"/>
              <w:rPrChange w:id="862" w:author="xujiawei" w:date="2022-08-09T15:19:00Z">
                <w:rPr>
                  <w:rFonts w:ascii="宋体" w:hAnsi="宋体"/>
                  <w:color w:val="000000"/>
                  <w:szCs w:val="21"/>
                </w:rPr>
              </w:rPrChange>
            </w:rPr>
            <w:delText>Transformer</w:delText>
          </w:r>
        </w:del>
        <w:r w:rsidR="0095519F" w:rsidRPr="00CF193D">
          <w:rPr>
            <w:rFonts w:hint="eastAsia"/>
            <w:color w:val="000000"/>
            <w:rPrChange w:id="863" w:author="xujiawei" w:date="2022-08-09T15:19:00Z">
              <w:rPr>
                <w:rFonts w:ascii="宋体" w:hAnsi="宋体" w:hint="eastAsia"/>
                <w:color w:val="000000"/>
                <w:szCs w:val="21"/>
              </w:rPr>
            </w:rPrChange>
          </w:rPr>
          <w:t>模型缺乏局部性归纳偏置</w:t>
        </w:r>
      </w:ins>
      <w:ins w:id="864" w:author="xujiawei" w:date="2022-09-06T17:03:00Z">
        <w:r w:rsidR="008D3EA5">
          <w:rPr>
            <w:rFonts w:hint="eastAsia"/>
            <w:color w:val="000000"/>
          </w:rPr>
          <w:t>和</w:t>
        </w:r>
      </w:ins>
      <w:ins w:id="865" w:author="xujiawei" w:date="2022-09-06T17:04:00Z">
        <w:r w:rsidR="008D3EA5">
          <w:rPr>
            <w:rFonts w:hint="eastAsia"/>
            <w:color w:val="000000"/>
          </w:rPr>
          <w:t>特征序列计算自注意力时过于关注自身的问题</w:t>
        </w:r>
      </w:ins>
      <w:ins w:id="866" w:author="许佳炜" w:date="2022-08-06T15:50:00Z">
        <w:del w:id="867" w:author="xujiawei" w:date="2022-09-06T17:02:00Z">
          <w:r w:rsidR="0095519F" w:rsidRPr="00CF193D" w:rsidDel="000F4606">
            <w:rPr>
              <w:rFonts w:hint="eastAsia"/>
              <w:color w:val="000000"/>
              <w:rPrChange w:id="868" w:author="xujiawei" w:date="2022-08-09T15:19:00Z">
                <w:rPr>
                  <w:rFonts w:ascii="宋体" w:hAnsi="宋体" w:hint="eastAsia"/>
                  <w:color w:val="000000"/>
                  <w:szCs w:val="21"/>
                </w:rPr>
              </w:rPrChange>
            </w:rPr>
            <w:delText>的不足</w:delText>
          </w:r>
        </w:del>
        <w:r w:rsidR="0095519F" w:rsidRPr="00CF193D">
          <w:rPr>
            <w:rFonts w:hint="eastAsia"/>
            <w:color w:val="000000"/>
            <w:rPrChange w:id="869" w:author="xujiawei" w:date="2022-08-09T15:19:00Z">
              <w:rPr>
                <w:rFonts w:ascii="宋体" w:hAnsi="宋体" w:hint="eastAsia"/>
                <w:color w:val="000000"/>
                <w:szCs w:val="21"/>
              </w:rPr>
            </w:rPrChange>
          </w:rPr>
          <w:t>，</w:t>
        </w:r>
        <w:del w:id="870" w:author="xujiawei" w:date="2022-09-07T09:29:00Z">
          <w:r w:rsidR="0095519F" w:rsidRPr="00CF193D" w:rsidDel="00F108D6">
            <w:rPr>
              <w:rFonts w:hint="eastAsia"/>
              <w:color w:val="000000"/>
              <w:rPrChange w:id="871" w:author="xujiawei" w:date="2022-08-09T15:19:00Z">
                <w:rPr>
                  <w:rFonts w:ascii="宋体" w:hAnsi="宋体" w:hint="eastAsia"/>
                  <w:color w:val="000000"/>
                  <w:szCs w:val="21"/>
                </w:rPr>
              </w:rPrChange>
            </w:rPr>
            <w:delText>同时</w:delText>
          </w:r>
        </w:del>
        <w:r w:rsidR="0095519F" w:rsidRPr="00CF193D">
          <w:rPr>
            <w:rFonts w:hint="eastAsia"/>
            <w:color w:val="000000"/>
            <w:rPrChange w:id="872" w:author="xujiawei" w:date="2022-08-09T15:19:00Z">
              <w:rPr>
                <w:rFonts w:ascii="宋体" w:hAnsi="宋体" w:hint="eastAsia"/>
                <w:color w:val="000000"/>
                <w:szCs w:val="21"/>
              </w:rPr>
            </w:rPrChange>
          </w:rPr>
          <w:t>让模型</w:t>
        </w:r>
        <w:del w:id="873" w:author="xujiawei" w:date="2022-08-29T09:25:00Z">
          <w:r w:rsidR="0095519F" w:rsidRPr="00CF193D" w:rsidDel="00170AC6">
            <w:rPr>
              <w:rFonts w:hint="eastAsia"/>
              <w:color w:val="000000"/>
              <w:rPrChange w:id="874" w:author="xujiawei" w:date="2022-08-09T15:19:00Z">
                <w:rPr>
                  <w:rFonts w:ascii="宋体" w:hAnsi="宋体" w:hint="eastAsia"/>
                  <w:color w:val="000000"/>
                  <w:szCs w:val="21"/>
                </w:rPr>
              </w:rPrChange>
            </w:rPr>
            <w:delText>即使</w:delText>
          </w:r>
          <w:r w:rsidR="0095519F" w:rsidRPr="00CF193D" w:rsidDel="00170AC6">
            <w:rPr>
              <w:color w:val="000000"/>
              <w:rPrChange w:id="875" w:author="xujiawei" w:date="2022-08-09T15:19:00Z">
                <w:rPr>
                  <w:rFonts w:ascii="宋体" w:hAnsi="宋体"/>
                  <w:color w:val="000000"/>
                  <w:szCs w:val="21"/>
                </w:rPr>
              </w:rPrChange>
            </w:rPr>
            <w:delText xml:space="preserve"> </w:delText>
          </w:r>
        </w:del>
        <w:r w:rsidR="0095519F" w:rsidRPr="00CF193D">
          <w:rPr>
            <w:rFonts w:hint="eastAsia"/>
            <w:color w:val="000000"/>
            <w:rPrChange w:id="876" w:author="xujiawei" w:date="2022-08-09T15:19:00Z">
              <w:rPr>
                <w:rFonts w:ascii="宋体" w:hAnsi="宋体" w:hint="eastAsia"/>
                <w:color w:val="000000"/>
                <w:szCs w:val="21"/>
              </w:rPr>
            </w:rPrChange>
          </w:rPr>
          <w:t>不使用迁移学习技术，从</w:t>
        </w:r>
        <w:proofErr w:type="gramStart"/>
        <w:r w:rsidR="0095519F" w:rsidRPr="00CF193D">
          <w:rPr>
            <w:rFonts w:hint="eastAsia"/>
            <w:color w:val="000000"/>
            <w:rPrChange w:id="877" w:author="xujiawei" w:date="2022-08-09T15:19:00Z">
              <w:rPr>
                <w:rFonts w:ascii="宋体" w:hAnsi="宋体" w:hint="eastAsia"/>
                <w:color w:val="000000"/>
                <w:szCs w:val="21"/>
              </w:rPr>
            </w:rPrChange>
          </w:rPr>
          <w:t>零学习</w:t>
        </w:r>
        <w:proofErr w:type="gramEnd"/>
        <w:r w:rsidR="0095519F" w:rsidRPr="00CF193D">
          <w:rPr>
            <w:rFonts w:hint="eastAsia"/>
            <w:color w:val="000000"/>
            <w:rPrChange w:id="878" w:author="xujiawei" w:date="2022-08-09T15:19:00Z">
              <w:rPr>
                <w:rFonts w:ascii="宋体" w:hAnsi="宋体" w:hint="eastAsia"/>
                <w:color w:val="000000"/>
                <w:szCs w:val="21"/>
              </w:rPr>
            </w:rPrChange>
          </w:rPr>
          <w:t>也可以得到较高准确率。本章节首先介绍基于</w:t>
        </w:r>
      </w:ins>
      <w:ins w:id="879" w:author="xujiawei" w:date="2022-09-06T16:58:00Z">
        <w:r w:rsidR="00275DE3">
          <w:rPr>
            <w:rFonts w:hint="eastAsia"/>
            <w:color w:val="000000"/>
          </w:rPr>
          <w:t>E</w:t>
        </w:r>
        <w:r w:rsidR="00275DE3">
          <w:rPr>
            <w:color w:val="000000"/>
          </w:rPr>
          <w:t>PE_MMSA-</w:t>
        </w:r>
        <w:proofErr w:type="spellStart"/>
        <w:r w:rsidR="00275DE3">
          <w:rPr>
            <w:color w:val="000000"/>
          </w:rPr>
          <w:t>V</w:t>
        </w:r>
        <w:r w:rsidR="00275DE3">
          <w:rPr>
            <w:rFonts w:hint="eastAsia"/>
            <w:color w:val="000000"/>
          </w:rPr>
          <w:t>i</w:t>
        </w:r>
        <w:r w:rsidR="00275DE3">
          <w:rPr>
            <w:color w:val="000000"/>
          </w:rPr>
          <w:t>T</w:t>
        </w:r>
        <w:proofErr w:type="spellEnd"/>
        <w:r w:rsidR="009E30BA">
          <w:rPr>
            <w:rFonts w:hint="eastAsia"/>
            <w:color w:val="000000"/>
          </w:rPr>
          <w:t>模型</w:t>
        </w:r>
      </w:ins>
      <w:ins w:id="880" w:author="许佳炜" w:date="2022-08-06T15:50:00Z">
        <w:del w:id="881" w:author="xujiawei" w:date="2022-09-06T16:57:00Z">
          <w:r w:rsidR="0095519F" w:rsidRPr="00CF193D" w:rsidDel="00366431">
            <w:rPr>
              <w:rFonts w:hint="eastAsia"/>
              <w:color w:val="000000"/>
              <w:rPrChange w:id="882" w:author="xujiawei" w:date="2022-08-09T15:19:00Z">
                <w:rPr>
                  <w:rFonts w:ascii="宋体" w:hAnsi="宋体" w:hint="eastAsia"/>
                  <w:color w:val="000000"/>
                  <w:szCs w:val="21"/>
                </w:rPr>
              </w:rPrChange>
            </w:rPr>
            <w:delText>视觉</w:delText>
          </w:r>
          <w:r w:rsidR="0095519F" w:rsidRPr="00CF193D" w:rsidDel="00366431">
            <w:rPr>
              <w:color w:val="000000"/>
              <w:rPrChange w:id="883" w:author="xujiawei" w:date="2022-08-09T15:19:00Z">
                <w:rPr>
                  <w:rFonts w:ascii="宋体" w:hAnsi="宋体"/>
                  <w:color w:val="000000"/>
                  <w:szCs w:val="21"/>
                </w:rPr>
              </w:rPrChange>
            </w:rPr>
            <w:delText>Transformer</w:delText>
          </w:r>
        </w:del>
        <w:del w:id="884" w:author="xujiawei" w:date="2022-09-06T16:58:00Z">
          <w:r w:rsidR="0095519F" w:rsidRPr="00CF193D" w:rsidDel="001276B3">
            <w:rPr>
              <w:rFonts w:hint="eastAsia"/>
              <w:color w:val="000000"/>
              <w:rPrChange w:id="885" w:author="xujiawei" w:date="2022-08-09T15:19:00Z">
                <w:rPr>
                  <w:rFonts w:ascii="宋体" w:hAnsi="宋体" w:hint="eastAsia"/>
                  <w:color w:val="000000"/>
                  <w:szCs w:val="21"/>
                </w:rPr>
              </w:rPrChange>
            </w:rPr>
            <w:delText>的植物病害识别</w:delText>
          </w:r>
          <w:r w:rsidR="0095519F" w:rsidRPr="00CF193D" w:rsidDel="004C57F4">
            <w:rPr>
              <w:rFonts w:hint="eastAsia"/>
              <w:color w:val="000000"/>
              <w:rPrChange w:id="886" w:author="xujiawei" w:date="2022-08-09T15:19:00Z">
                <w:rPr>
                  <w:rFonts w:ascii="宋体" w:hAnsi="宋体" w:hint="eastAsia"/>
                  <w:color w:val="000000"/>
                  <w:szCs w:val="21"/>
                </w:rPr>
              </w:rPrChange>
            </w:rPr>
            <w:delText>模型</w:delText>
          </w:r>
        </w:del>
        <w:r w:rsidR="0095519F" w:rsidRPr="00CF193D">
          <w:rPr>
            <w:rFonts w:hint="eastAsia"/>
            <w:color w:val="000000"/>
            <w:rPrChange w:id="887" w:author="xujiawei" w:date="2022-08-09T15:19:00Z">
              <w:rPr>
                <w:rFonts w:ascii="宋体" w:hAnsi="宋体" w:hint="eastAsia"/>
                <w:color w:val="000000"/>
                <w:szCs w:val="21"/>
              </w:rPr>
            </w:rPrChange>
          </w:rPr>
          <w:t>整体架构图，接着分析标准</w:t>
        </w:r>
      </w:ins>
      <w:proofErr w:type="spellStart"/>
      <w:ins w:id="888" w:author="xujiawei" w:date="2022-09-06T16:59:00Z">
        <w:r w:rsidR="00B33339">
          <w:rPr>
            <w:rFonts w:hint="eastAsia"/>
            <w:color w:val="000000"/>
          </w:rPr>
          <w:t>V</w:t>
        </w:r>
        <w:r w:rsidR="00B33339">
          <w:rPr>
            <w:color w:val="000000"/>
          </w:rPr>
          <w:t>iT</w:t>
        </w:r>
      </w:ins>
      <w:proofErr w:type="spellEnd"/>
      <w:ins w:id="889" w:author="许佳炜" w:date="2022-08-06T15:50:00Z">
        <w:del w:id="890" w:author="xujiawei" w:date="2022-09-06T16:59:00Z">
          <w:r w:rsidR="0095519F" w:rsidRPr="00CF193D" w:rsidDel="00B33339">
            <w:rPr>
              <w:rFonts w:hint="eastAsia"/>
              <w:color w:val="000000"/>
              <w:rPrChange w:id="891" w:author="xujiawei" w:date="2022-08-09T15:19:00Z">
                <w:rPr>
                  <w:rFonts w:ascii="宋体" w:hAnsi="宋体" w:hint="eastAsia"/>
                  <w:color w:val="000000"/>
                  <w:szCs w:val="21"/>
                </w:rPr>
              </w:rPrChange>
            </w:rPr>
            <w:delText>视觉</w:delText>
          </w:r>
          <w:r w:rsidR="0095519F" w:rsidRPr="00CF193D" w:rsidDel="00B33339">
            <w:rPr>
              <w:color w:val="000000"/>
              <w:rPrChange w:id="892" w:author="xujiawei" w:date="2022-08-09T15:19:00Z">
                <w:rPr>
                  <w:rFonts w:ascii="宋体" w:hAnsi="宋体"/>
                  <w:color w:val="000000"/>
                  <w:szCs w:val="21"/>
                </w:rPr>
              </w:rPrChange>
            </w:rPr>
            <w:delText>Transformer</w:delText>
          </w:r>
        </w:del>
        <w:r w:rsidR="0095519F" w:rsidRPr="00CF193D">
          <w:rPr>
            <w:rFonts w:hint="eastAsia"/>
            <w:color w:val="000000"/>
            <w:rPrChange w:id="893" w:author="xujiawei" w:date="2022-08-09T15:19:00Z">
              <w:rPr>
                <w:rFonts w:ascii="宋体" w:hAnsi="宋体" w:hint="eastAsia"/>
                <w:color w:val="000000"/>
                <w:szCs w:val="21"/>
              </w:rPr>
            </w:rPrChange>
          </w:rPr>
          <w:t>的序列化和自注意力机制缺乏局部性归纳偏置的原因，</w:t>
        </w:r>
      </w:ins>
      <w:ins w:id="894" w:author="xujiawei" w:date="2022-09-07T09:29:00Z">
        <w:r w:rsidR="00E429C0">
          <w:rPr>
            <w:rFonts w:hint="eastAsia"/>
            <w:color w:val="000000"/>
          </w:rPr>
          <w:t>引出</w:t>
        </w:r>
      </w:ins>
      <w:ins w:id="895" w:author="许佳炜" w:date="2022-08-06T15:50:00Z">
        <w:del w:id="896" w:author="xujiawei" w:date="2022-08-29T09:23:00Z">
          <w:r w:rsidR="0095519F" w:rsidRPr="00CF193D" w:rsidDel="0008148B">
            <w:rPr>
              <w:rFonts w:hint="eastAsia"/>
              <w:color w:val="000000"/>
              <w:rPrChange w:id="897" w:author="xujiawei" w:date="2022-08-09T15:19:00Z">
                <w:rPr>
                  <w:rFonts w:ascii="宋体" w:hAnsi="宋体" w:hint="eastAsia"/>
                  <w:color w:val="000000"/>
                  <w:szCs w:val="21"/>
                </w:rPr>
              </w:rPrChange>
            </w:rPr>
            <w:delText>然后</w:delText>
          </w:r>
        </w:del>
        <w:del w:id="898" w:author="xujiawei" w:date="2022-09-07T09:29:00Z">
          <w:r w:rsidR="0095519F" w:rsidRPr="00CF193D" w:rsidDel="00E429C0">
            <w:rPr>
              <w:rFonts w:hint="eastAsia"/>
              <w:color w:val="000000"/>
              <w:rPrChange w:id="899" w:author="xujiawei" w:date="2022-08-09T15:19:00Z">
                <w:rPr>
                  <w:rFonts w:ascii="宋体" w:hAnsi="宋体" w:hint="eastAsia"/>
                  <w:color w:val="000000"/>
                  <w:szCs w:val="21"/>
                </w:rPr>
              </w:rPrChange>
            </w:rPr>
            <w:delText>介绍</w:delText>
          </w:r>
        </w:del>
        <w:r w:rsidR="0095519F" w:rsidRPr="00CF193D">
          <w:rPr>
            <w:rFonts w:hint="eastAsia"/>
            <w:color w:val="000000"/>
            <w:rPrChange w:id="900" w:author="xujiawei" w:date="2022-08-09T15:19:00Z">
              <w:rPr>
                <w:rFonts w:ascii="宋体" w:hAnsi="宋体" w:hint="eastAsia"/>
                <w:color w:val="000000"/>
                <w:szCs w:val="21"/>
              </w:rPr>
            </w:rPrChange>
          </w:rPr>
          <w:t>本文使用的</w:t>
        </w:r>
        <w:r w:rsidR="0095519F" w:rsidRPr="00CF193D">
          <w:rPr>
            <w:color w:val="000000"/>
            <w:rPrChange w:id="901" w:author="xujiawei" w:date="2022-08-09T15:19:00Z">
              <w:rPr>
                <w:rFonts w:ascii="宋体" w:hAnsi="宋体"/>
                <w:color w:val="000000"/>
                <w:szCs w:val="21"/>
              </w:rPr>
            </w:rPrChange>
          </w:rPr>
          <w:t>EPE</w:t>
        </w:r>
        <w:r w:rsidR="0095519F" w:rsidRPr="00CF193D">
          <w:rPr>
            <w:rFonts w:hint="eastAsia"/>
            <w:color w:val="000000"/>
            <w:rPrChange w:id="902" w:author="xujiawei" w:date="2022-08-09T15:19:00Z">
              <w:rPr>
                <w:rFonts w:ascii="宋体" w:hAnsi="宋体" w:hint="eastAsia"/>
                <w:color w:val="000000"/>
                <w:szCs w:val="21"/>
              </w:rPr>
            </w:rPrChange>
          </w:rPr>
          <w:t>和</w:t>
        </w:r>
      </w:ins>
      <w:ins w:id="903" w:author="xujiawei" w:date="2022-09-06T17:11:00Z">
        <w:r w:rsidR="00493161">
          <w:rPr>
            <w:rFonts w:hint="eastAsia"/>
            <w:color w:val="000000"/>
          </w:rPr>
          <w:t>M</w:t>
        </w:r>
      </w:ins>
      <w:ins w:id="904" w:author="许佳炜" w:date="2022-08-06T15:50:00Z">
        <w:r w:rsidR="0095519F" w:rsidRPr="00CF193D">
          <w:rPr>
            <w:color w:val="000000"/>
            <w:rPrChange w:id="905" w:author="xujiawei" w:date="2022-08-09T15:19:00Z">
              <w:rPr>
                <w:rFonts w:ascii="宋体" w:hAnsi="宋体"/>
                <w:color w:val="000000"/>
                <w:szCs w:val="21"/>
              </w:rPr>
            </w:rPrChange>
          </w:rPr>
          <w:t>MSA</w:t>
        </w:r>
        <w:r w:rsidR="0095519F" w:rsidRPr="00CF193D">
          <w:rPr>
            <w:rFonts w:hint="eastAsia"/>
            <w:color w:val="000000"/>
            <w:rPrChange w:id="906" w:author="xujiawei" w:date="2022-08-09T15:19:00Z">
              <w:rPr>
                <w:rFonts w:ascii="宋体" w:hAnsi="宋体" w:hint="eastAsia"/>
                <w:color w:val="000000"/>
                <w:szCs w:val="21"/>
              </w:rPr>
            </w:rPrChange>
          </w:rPr>
          <w:t>机制</w:t>
        </w:r>
      </w:ins>
      <w:ins w:id="907" w:author="xujiawei" w:date="2022-09-07T10:42:00Z">
        <w:r w:rsidR="007E28A9">
          <w:rPr>
            <w:rFonts w:hint="eastAsia"/>
            <w:color w:val="000000"/>
          </w:rPr>
          <w:t>。</w:t>
        </w:r>
      </w:ins>
      <w:ins w:id="908" w:author="许佳炜" w:date="2022-08-06T15:50:00Z">
        <w:del w:id="909" w:author="xujiawei" w:date="2022-09-07T09:30:00Z">
          <w:r w:rsidR="0095519F" w:rsidRPr="00CF193D" w:rsidDel="00E429C0">
            <w:rPr>
              <w:rFonts w:hint="eastAsia"/>
              <w:color w:val="000000"/>
              <w:rPrChange w:id="910" w:author="xujiawei" w:date="2022-08-09T15:19:00Z">
                <w:rPr>
                  <w:rFonts w:ascii="宋体" w:hAnsi="宋体" w:hint="eastAsia"/>
                  <w:color w:val="000000"/>
                  <w:szCs w:val="21"/>
                </w:rPr>
              </w:rPrChange>
            </w:rPr>
            <w:delText>。</w:delText>
          </w:r>
        </w:del>
        <w:del w:id="911" w:author="xujiawei" w:date="2022-09-07T10:42:00Z">
          <w:r w:rsidR="0095519F" w:rsidRPr="00CF193D" w:rsidDel="007E28A9">
            <w:rPr>
              <w:rFonts w:hint="eastAsia"/>
              <w:color w:val="000000"/>
              <w:rPrChange w:id="912" w:author="xujiawei" w:date="2022-08-09T15:19:00Z">
                <w:rPr>
                  <w:rFonts w:ascii="宋体" w:hAnsi="宋体" w:hint="eastAsia"/>
                  <w:color w:val="000000"/>
                  <w:szCs w:val="21"/>
                </w:rPr>
              </w:rPrChange>
            </w:rPr>
            <w:delText>最后介绍本文的实验细节，包括对比网络，数据集，实验环境，网络参数微调等</w:delText>
          </w:r>
        </w:del>
      </w:ins>
      <w:del w:id="913" w:author="xujiawei" w:date="2022-09-07T10:42:00Z">
        <w:r w:rsidRPr="00CF193D" w:rsidDel="007E28A9">
          <w:rPr>
            <w:rFonts w:hint="eastAsia"/>
            <w:color w:val="000000"/>
            <w:rPrChange w:id="914" w:author="xujiawei" w:date="2022-08-09T15:19:00Z">
              <w:rPr>
                <w:rFonts w:ascii="宋体" w:hAnsi="宋体" w:hint="eastAsia"/>
                <w:color w:val="000000"/>
                <w:szCs w:val="21"/>
              </w:rPr>
            </w:rPrChange>
          </w:rPr>
          <w:delText>我们</w:delText>
        </w:r>
        <w:r w:rsidRPr="00CF193D" w:rsidDel="007E28A9">
          <w:rPr>
            <w:color w:val="000000"/>
            <w:rPrChange w:id="915" w:author="xujiawei" w:date="2022-08-09T15:19:00Z">
              <w:rPr>
                <w:rFonts w:ascii="宋体" w:hAnsi="宋体"/>
                <w:color w:val="000000"/>
                <w:szCs w:val="21"/>
              </w:rPr>
            </w:rPrChange>
          </w:rPr>
          <w:delText>主要</w:delText>
        </w:r>
        <w:r w:rsidRPr="00CF193D" w:rsidDel="007E28A9">
          <w:rPr>
            <w:rFonts w:hint="eastAsia"/>
            <w:color w:val="000000"/>
            <w:rPrChange w:id="916" w:author="xujiawei" w:date="2022-08-09T15:19:00Z">
              <w:rPr>
                <w:rFonts w:ascii="宋体" w:hAnsi="宋体" w:hint="eastAsia"/>
                <w:color w:val="000000"/>
                <w:szCs w:val="21"/>
              </w:rPr>
            </w:rPrChange>
          </w:rPr>
          <w:delText>介绍</w:delText>
        </w:r>
        <w:r w:rsidRPr="00CF193D" w:rsidDel="007E28A9">
          <w:rPr>
            <w:color w:val="000000"/>
            <w:rPrChange w:id="917" w:author="xujiawei" w:date="2022-08-09T15:19:00Z">
              <w:rPr>
                <w:rFonts w:ascii="宋体" w:hAnsi="宋体"/>
                <w:color w:val="000000"/>
                <w:szCs w:val="21"/>
              </w:rPr>
            </w:rPrChange>
          </w:rPr>
          <w:delText>张量表示方法在异质信息网络中的应用</w:delText>
        </w:r>
        <w:r w:rsidR="009D2856" w:rsidRPr="00CF193D" w:rsidDel="007E28A9">
          <w:rPr>
            <w:rFonts w:hint="eastAsia"/>
            <w:color w:val="000000"/>
            <w:rPrChange w:id="918" w:author="xujiawei" w:date="2022-08-09T15:19:00Z">
              <w:rPr>
                <w:rFonts w:ascii="宋体" w:hAnsi="宋体" w:hint="eastAsia"/>
                <w:color w:val="000000"/>
                <w:szCs w:val="21"/>
              </w:rPr>
            </w:rPrChange>
          </w:rPr>
          <w:delText>，</w:delText>
        </w:r>
        <w:r w:rsidRPr="00CF193D" w:rsidDel="007E28A9">
          <w:rPr>
            <w:rFonts w:hint="eastAsia"/>
            <w:color w:val="000000"/>
            <w:rPrChange w:id="919" w:author="xujiawei" w:date="2022-08-09T15:19:00Z">
              <w:rPr>
                <w:rFonts w:ascii="宋体" w:hAnsi="宋体" w:hint="eastAsia"/>
                <w:color w:val="000000"/>
                <w:szCs w:val="21"/>
              </w:rPr>
            </w:rPrChange>
          </w:rPr>
          <w:delText>并</w:delText>
        </w:r>
        <w:r w:rsidRPr="00CF193D" w:rsidDel="007E28A9">
          <w:rPr>
            <w:color w:val="000000"/>
            <w:rPrChange w:id="920" w:author="xujiawei" w:date="2022-08-09T15:19:00Z">
              <w:rPr>
                <w:rFonts w:ascii="宋体" w:hAnsi="宋体"/>
                <w:color w:val="000000"/>
                <w:szCs w:val="21"/>
              </w:rPr>
            </w:rPrChange>
          </w:rPr>
          <w:delText>且</w:delText>
        </w:r>
        <w:r w:rsidRPr="00CF193D" w:rsidDel="007E28A9">
          <w:rPr>
            <w:rFonts w:hint="eastAsia"/>
            <w:color w:val="000000"/>
            <w:rPrChange w:id="921" w:author="xujiawei" w:date="2022-08-09T15:19:00Z">
              <w:rPr>
                <w:rFonts w:ascii="宋体" w:hAnsi="宋体" w:hint="eastAsia"/>
                <w:color w:val="000000"/>
                <w:szCs w:val="21"/>
              </w:rPr>
            </w:rPrChange>
          </w:rPr>
          <w:delText>将</w:delText>
        </w:r>
        <w:r w:rsidRPr="00CF193D" w:rsidDel="007E28A9">
          <w:rPr>
            <w:color w:val="000000"/>
            <w:rPrChange w:id="922" w:author="xujiawei" w:date="2022-08-09T15:19:00Z">
              <w:rPr>
                <w:rFonts w:ascii="宋体" w:hAnsi="宋体"/>
                <w:color w:val="000000"/>
                <w:szCs w:val="21"/>
              </w:rPr>
            </w:rPrChange>
          </w:rPr>
          <w:delText>类型的概念引入张量中</w:delText>
        </w:r>
        <w:r w:rsidR="009D2856" w:rsidRPr="00CF193D" w:rsidDel="007E28A9">
          <w:rPr>
            <w:color w:val="000000"/>
            <w:rPrChange w:id="923" w:author="xujiawei" w:date="2022-08-09T15:19:00Z">
              <w:rPr>
                <w:rFonts w:ascii="宋体" w:hAnsi="宋体"/>
                <w:color w:val="000000"/>
                <w:szCs w:val="21"/>
              </w:rPr>
            </w:rPrChange>
          </w:rPr>
          <w:delText>．</w:delText>
        </w:r>
      </w:del>
      <w:del w:id="924" w:author="xujiawei" w:date="2022-08-29T09:23:00Z">
        <w:r w:rsidR="009D2856" w:rsidRPr="00CF193D" w:rsidDel="00B166C5">
          <w:rPr>
            <w:rFonts w:hint="eastAsia"/>
            <w:color w:val="000000"/>
            <w:rPrChange w:id="925" w:author="xujiawei" w:date="2022-08-09T15:19:00Z">
              <w:rPr>
                <w:rFonts w:ascii="宋体" w:hAnsi="宋体" w:hint="eastAsia"/>
                <w:color w:val="000000"/>
                <w:szCs w:val="21"/>
              </w:rPr>
            </w:rPrChange>
          </w:rPr>
          <w:delText>．</w:delText>
        </w:r>
      </w:del>
    </w:p>
    <w:p w14:paraId="2C732ED5" w14:textId="77777777" w:rsidR="00386705" w:rsidRPr="00071B6D" w:rsidRDefault="00691F21" w:rsidP="00691F21">
      <w:pPr>
        <w:rPr>
          <w:color w:val="000000"/>
        </w:rPr>
      </w:pPr>
      <w:r w:rsidRPr="00F65B01">
        <w:rPr>
          <w:rFonts w:ascii="黑体" w:eastAsia="黑体" w:hAnsi="黑体"/>
          <w:b/>
          <w:bCs/>
          <w:color w:val="000000"/>
        </w:rPr>
        <w:t>2</w:t>
      </w:r>
      <w:r w:rsidR="00E24289">
        <w:rPr>
          <w:rFonts w:ascii="黑体" w:eastAsia="黑体" w:hAnsi="黑体" w:hint="eastAsia"/>
          <w:b/>
          <w:bCs/>
          <w:color w:val="000000"/>
        </w:rPr>
        <w:t>.1</w:t>
      </w:r>
      <w:r w:rsidR="006D5565" w:rsidRPr="00F65B01">
        <w:rPr>
          <w:rFonts w:ascii="黑体" w:eastAsia="黑体" w:hAnsi="黑体"/>
          <w:b/>
          <w:bCs/>
          <w:color w:val="000000"/>
        </w:rPr>
        <w:t xml:space="preserve"> </w:t>
      </w:r>
      <w:ins w:id="926" w:author="许佳炜" w:date="2022-08-06T15:52:00Z">
        <w:r w:rsidR="0066213D" w:rsidRPr="00071B6D">
          <w:rPr>
            <w:rFonts w:ascii="黑体" w:eastAsia="黑体" w:hAnsi="黑体" w:hint="eastAsia"/>
            <w:bCs/>
            <w:color w:val="000000"/>
            <w:rPrChange w:id="927" w:author="许佳炜" w:date="2022-08-06T16:04:00Z">
              <w:rPr>
                <w:rFonts w:ascii="黑体" w:eastAsia="黑体" w:hAnsi="黑体" w:hint="eastAsia"/>
                <w:b/>
                <w:bCs/>
                <w:color w:val="000000"/>
              </w:rPr>
            </w:rPrChange>
          </w:rPr>
          <w:t>视觉</w:t>
        </w:r>
        <w:r w:rsidR="0066213D" w:rsidRPr="00071B6D">
          <w:rPr>
            <w:rFonts w:ascii="黑体" w:eastAsia="黑体" w:hAnsi="黑体"/>
            <w:bCs/>
            <w:color w:val="000000"/>
            <w:rPrChange w:id="928" w:author="许佳炜" w:date="2022-08-06T16:04:00Z">
              <w:rPr>
                <w:rFonts w:ascii="黑体" w:eastAsia="黑体" w:hAnsi="黑体"/>
                <w:b/>
                <w:bCs/>
                <w:color w:val="000000"/>
              </w:rPr>
            </w:rPrChange>
          </w:rPr>
          <w:t>Transformer的整体架构</w:t>
        </w:r>
      </w:ins>
      <w:del w:id="929" w:author="许佳炜" w:date="2022-08-06T15:52:00Z">
        <w:r w:rsidRPr="00071B6D" w:rsidDel="0066213D">
          <w:rPr>
            <w:rFonts w:ascii="黑体" w:eastAsia="黑体" w:hAnsi="黑体" w:hint="eastAsia"/>
            <w:color w:val="000000"/>
          </w:rPr>
          <w:delText>基本</w:delText>
        </w:r>
        <w:r w:rsidRPr="00071B6D" w:rsidDel="0066213D">
          <w:rPr>
            <w:rFonts w:ascii="黑体" w:eastAsia="黑体" w:hAnsi="黑体"/>
            <w:color w:val="000000"/>
          </w:rPr>
          <w:delText>定义</w:delText>
        </w:r>
      </w:del>
      <w:r w:rsidR="0038499A" w:rsidRPr="00071B6D">
        <w:rPr>
          <w:rFonts w:ascii="黑体" w:eastAsia="黑体"/>
          <w:color w:val="000000"/>
        </w:rPr>
        <w:t xml:space="preserve"> </w:t>
      </w:r>
      <w:del w:id="930" w:author="许佳炜" w:date="2022-08-06T15:53:00Z">
        <w:r w:rsidR="0038499A" w:rsidRPr="00071B6D" w:rsidDel="0066213D">
          <w:rPr>
            <w:rFonts w:hint="eastAsia"/>
            <w:color w:val="FF0000"/>
            <w:bdr w:val="single" w:sz="4" w:space="0" w:color="FF0000"/>
          </w:rPr>
          <w:delText>二级标题五号黑</w:delText>
        </w:r>
      </w:del>
    </w:p>
    <w:p w14:paraId="59D87A3E" w14:textId="77FADE83" w:rsidR="00691F21" w:rsidDel="0049129B" w:rsidRDefault="0066213D" w:rsidP="00B072BB">
      <w:pPr>
        <w:ind w:firstLine="420"/>
        <w:rPr>
          <w:del w:id="931" w:author="许佳炜" w:date="2022-08-06T15:53:00Z"/>
          <w:color w:val="000000"/>
        </w:rPr>
      </w:pPr>
      <w:ins w:id="932" w:author="许佳炜" w:date="2022-08-06T15:53:00Z">
        <w:r w:rsidRPr="0066213D">
          <w:rPr>
            <w:rFonts w:hint="eastAsia"/>
            <w:color w:val="000000"/>
          </w:rPr>
          <w:t>本文在标准</w:t>
        </w:r>
      </w:ins>
      <w:proofErr w:type="spellStart"/>
      <w:ins w:id="933" w:author="xujiawei" w:date="2022-09-07T09:30:00Z">
        <w:r w:rsidR="00B53645">
          <w:rPr>
            <w:rFonts w:hint="eastAsia"/>
            <w:color w:val="000000"/>
          </w:rPr>
          <w:t>V</w:t>
        </w:r>
        <w:r w:rsidR="00B53645">
          <w:rPr>
            <w:color w:val="000000"/>
          </w:rPr>
          <w:t>iT</w:t>
        </w:r>
      </w:ins>
      <w:proofErr w:type="spellEnd"/>
      <w:ins w:id="934" w:author="许佳炜" w:date="2022-08-06T15:53:00Z">
        <w:del w:id="935" w:author="xujiawei" w:date="2022-09-07T09:30:00Z">
          <w:r w:rsidRPr="0066213D" w:rsidDel="00B53645">
            <w:rPr>
              <w:rFonts w:hint="eastAsia"/>
              <w:color w:val="000000"/>
            </w:rPr>
            <w:delText>视觉</w:delText>
          </w:r>
          <w:r w:rsidRPr="0066213D" w:rsidDel="00B53645">
            <w:rPr>
              <w:rFonts w:hint="eastAsia"/>
              <w:color w:val="000000"/>
            </w:rPr>
            <w:delText>Transformer</w:delText>
          </w:r>
        </w:del>
        <w:r w:rsidRPr="0066213D">
          <w:rPr>
            <w:rFonts w:hint="eastAsia"/>
            <w:color w:val="000000"/>
          </w:rPr>
          <w:t>的基础上引入</w:t>
        </w:r>
        <w:r w:rsidRPr="0066213D">
          <w:rPr>
            <w:rFonts w:hint="eastAsia"/>
            <w:color w:val="000000"/>
          </w:rPr>
          <w:t>EPE</w:t>
        </w:r>
        <w:r w:rsidRPr="0066213D">
          <w:rPr>
            <w:rFonts w:hint="eastAsia"/>
            <w:color w:val="000000"/>
          </w:rPr>
          <w:t>和</w:t>
        </w:r>
        <w:r w:rsidRPr="0066213D">
          <w:rPr>
            <w:rFonts w:hint="eastAsia"/>
            <w:color w:val="000000"/>
          </w:rPr>
          <w:t>M</w:t>
        </w:r>
      </w:ins>
      <w:ins w:id="936" w:author="xujiawei" w:date="2022-09-07T09:30:00Z">
        <w:r w:rsidR="009B6533">
          <w:rPr>
            <w:rFonts w:hint="eastAsia"/>
            <w:color w:val="000000"/>
          </w:rPr>
          <w:t>M</w:t>
        </w:r>
      </w:ins>
      <w:ins w:id="937" w:author="许佳炜" w:date="2022-08-06T15:53:00Z">
        <w:r w:rsidRPr="0066213D">
          <w:rPr>
            <w:rFonts w:hint="eastAsia"/>
            <w:color w:val="000000"/>
          </w:rPr>
          <w:t>SA</w:t>
        </w:r>
        <w:r w:rsidRPr="0066213D">
          <w:rPr>
            <w:rFonts w:hint="eastAsia"/>
            <w:color w:val="000000"/>
          </w:rPr>
          <w:t>后，模型整体架构如图</w:t>
        </w:r>
      </w:ins>
      <w:ins w:id="938" w:author="xujiawei" w:date="2022-08-29T09:34:00Z">
        <w:r w:rsidR="006F3F04">
          <w:rPr>
            <w:rFonts w:hint="eastAsia"/>
            <w:color w:val="000000"/>
          </w:rPr>
          <w:t>1</w:t>
        </w:r>
      </w:ins>
      <w:ins w:id="939" w:author="许佳炜" w:date="2022-08-06T15:53:00Z">
        <w:r w:rsidRPr="0066213D">
          <w:rPr>
            <w:rFonts w:hint="eastAsia"/>
            <w:color w:val="000000"/>
          </w:rPr>
          <w:t>所示。首先输入图片会调整为</w:t>
        </w:r>
        <w:r w:rsidRPr="0066213D">
          <w:rPr>
            <w:rFonts w:hint="eastAsia"/>
            <w:color w:val="000000"/>
          </w:rPr>
          <w:t>224</w:t>
        </w:r>
      </w:ins>
      <w:ins w:id="940" w:author="许佳炜" w:date="2022-08-06T16:00:00Z">
        <w:r w:rsidR="00C26EF8">
          <w:rPr>
            <w:rFonts w:hint="eastAsia"/>
            <w:color w:val="000000"/>
          </w:rPr>
          <w:t>×</w:t>
        </w:r>
      </w:ins>
      <w:ins w:id="941" w:author="许佳炜" w:date="2022-08-06T15:53:00Z">
        <w:r w:rsidRPr="0066213D">
          <w:rPr>
            <w:rFonts w:hint="eastAsia"/>
            <w:color w:val="000000"/>
          </w:rPr>
          <w:t>224</w:t>
        </w:r>
        <w:r w:rsidRPr="0066213D">
          <w:rPr>
            <w:rFonts w:hint="eastAsia"/>
            <w:color w:val="000000"/>
          </w:rPr>
          <w:t>的大小，送入到</w:t>
        </w:r>
        <w:del w:id="942" w:author="xujiawei" w:date="2022-08-29T09:38:00Z">
          <w:r w:rsidRPr="0066213D" w:rsidDel="00E94D56">
            <w:rPr>
              <w:rFonts w:hint="eastAsia"/>
              <w:color w:val="000000"/>
            </w:rPr>
            <w:delText xml:space="preserve"> </w:delText>
          </w:r>
        </w:del>
      </w:ins>
      <w:ins w:id="943" w:author="xujiawei" w:date="2022-08-29T09:38:00Z">
        <w:r w:rsidR="00E94D56">
          <w:rPr>
            <w:color w:val="000000"/>
          </w:rPr>
          <w:t>EPE</w:t>
        </w:r>
      </w:ins>
      <w:ins w:id="944" w:author="许佳炜" w:date="2022-08-06T15:53:00Z">
        <w:del w:id="945" w:author="xujiawei" w:date="2022-08-29T09:38:00Z">
          <w:r w:rsidRPr="0066213D" w:rsidDel="00E94D56">
            <w:rPr>
              <w:rFonts w:hint="eastAsia"/>
              <w:color w:val="000000"/>
            </w:rPr>
            <w:delText>Enhanced Patch Embedding</w:delText>
          </w:r>
        </w:del>
      </w:ins>
      <w:ins w:id="946" w:author="xujiawei" w:date="2022-08-29T09:38:00Z">
        <w:r w:rsidR="00E94D56">
          <w:rPr>
            <w:rFonts w:hint="eastAsia"/>
            <w:color w:val="000000"/>
          </w:rPr>
          <w:t>结构</w:t>
        </w:r>
      </w:ins>
      <w:ins w:id="947" w:author="许佳炜" w:date="2022-08-06T15:53:00Z">
        <w:del w:id="948" w:author="xujiawei" w:date="2022-08-29T09:38:00Z">
          <w:r w:rsidRPr="0066213D" w:rsidDel="00E94D56">
            <w:rPr>
              <w:rFonts w:hint="eastAsia"/>
              <w:color w:val="000000"/>
            </w:rPr>
            <w:delText>层</w:delText>
          </w:r>
        </w:del>
        <w:r w:rsidRPr="0066213D">
          <w:rPr>
            <w:rFonts w:hint="eastAsia"/>
            <w:color w:val="000000"/>
          </w:rPr>
          <w:t>，</w:t>
        </w:r>
        <w:r w:rsidRPr="0066213D">
          <w:rPr>
            <w:rFonts w:hint="eastAsia"/>
            <w:color w:val="000000"/>
          </w:rPr>
          <w:t>EPE</w:t>
        </w:r>
        <w:r w:rsidRPr="0066213D">
          <w:rPr>
            <w:rFonts w:hint="eastAsia"/>
            <w:color w:val="000000"/>
          </w:rPr>
          <w:t>层通过对输入图像的偏置</w:t>
        </w:r>
      </w:ins>
      <w:ins w:id="949" w:author="xujiawei" w:date="2022-09-07T09:31:00Z">
        <w:r w:rsidR="00FB568A">
          <w:rPr>
            <w:rFonts w:hint="eastAsia"/>
            <w:color w:val="000000"/>
          </w:rPr>
          <w:t>后再</w:t>
        </w:r>
      </w:ins>
      <w:ins w:id="950" w:author="许佳炜" w:date="2022-08-06T15:53:00Z">
        <w:del w:id="951" w:author="xujiawei" w:date="2022-09-07T09:31:00Z">
          <w:r w:rsidRPr="0066213D" w:rsidDel="00FB568A">
            <w:rPr>
              <w:rFonts w:hint="eastAsia"/>
              <w:color w:val="000000"/>
            </w:rPr>
            <w:delText>与</w:delText>
          </w:r>
        </w:del>
        <w:r w:rsidRPr="0066213D">
          <w:rPr>
            <w:rFonts w:hint="eastAsia"/>
            <w:color w:val="000000"/>
          </w:rPr>
          <w:t>堆叠，</w:t>
        </w:r>
      </w:ins>
      <w:ins w:id="952" w:author="xujiawei" w:date="2022-09-07T09:31:00Z">
        <w:r w:rsidR="00625459">
          <w:rPr>
            <w:rFonts w:hint="eastAsia"/>
            <w:color w:val="000000"/>
          </w:rPr>
          <w:t>由此</w:t>
        </w:r>
      </w:ins>
      <w:ins w:id="953" w:author="xujiawei" w:date="2022-09-07T09:32:00Z">
        <w:r w:rsidR="00004FDA">
          <w:rPr>
            <w:rFonts w:hint="eastAsia"/>
            <w:color w:val="000000"/>
          </w:rPr>
          <w:t>再进行图片序列化</w:t>
        </w:r>
      </w:ins>
      <w:ins w:id="954" w:author="许佳炜" w:date="2022-08-06T15:53:00Z">
        <w:r w:rsidRPr="0066213D">
          <w:rPr>
            <w:rFonts w:hint="eastAsia"/>
            <w:color w:val="000000"/>
          </w:rPr>
          <w:t>产生的特征序列会包含更多的空间信息。</w:t>
        </w:r>
        <w:r w:rsidRPr="0066213D">
          <w:rPr>
            <w:rFonts w:hint="eastAsia"/>
            <w:color w:val="000000"/>
          </w:rPr>
          <w:t>EPE</w:t>
        </w:r>
        <w:r w:rsidRPr="0066213D">
          <w:rPr>
            <w:rFonts w:hint="eastAsia"/>
            <w:color w:val="000000"/>
          </w:rPr>
          <w:t>操作产生</w:t>
        </w:r>
        <w:r w:rsidRPr="0066213D">
          <w:rPr>
            <w:rFonts w:hint="eastAsia"/>
            <w:color w:val="000000"/>
          </w:rPr>
          <w:t>196</w:t>
        </w:r>
        <w:r w:rsidRPr="0066213D">
          <w:rPr>
            <w:rFonts w:hint="eastAsia"/>
            <w:color w:val="000000"/>
          </w:rPr>
          <w:t>个维度为</w:t>
        </w:r>
        <w:r w:rsidRPr="0066213D">
          <w:rPr>
            <w:rFonts w:hint="eastAsia"/>
            <w:color w:val="000000"/>
          </w:rPr>
          <w:t>768</w:t>
        </w:r>
        <w:r w:rsidRPr="0066213D">
          <w:rPr>
            <w:rFonts w:hint="eastAsia"/>
            <w:color w:val="000000"/>
          </w:rPr>
          <w:t>的特征</w:t>
        </w:r>
      </w:ins>
      <w:ins w:id="955" w:author="xujiawei" w:date="2022-09-07T09:32:00Z">
        <w:r w:rsidR="00107B13">
          <w:rPr>
            <w:rFonts w:hint="eastAsia"/>
            <w:color w:val="000000"/>
          </w:rPr>
          <w:t>序列</w:t>
        </w:r>
      </w:ins>
      <w:ins w:id="956" w:author="许佳炜" w:date="2022-08-06T15:53:00Z">
        <w:del w:id="957" w:author="xujiawei" w:date="2022-09-07T09:32:00Z">
          <w:r w:rsidRPr="0066213D" w:rsidDel="00107B13">
            <w:rPr>
              <w:rFonts w:hint="eastAsia"/>
              <w:color w:val="000000"/>
            </w:rPr>
            <w:delText>向量</w:delText>
          </w:r>
        </w:del>
        <w:r w:rsidRPr="0066213D">
          <w:rPr>
            <w:rFonts w:hint="eastAsia"/>
            <w:color w:val="000000"/>
          </w:rPr>
          <w:t>，这些特征向量还需要拼接一个类别</w:t>
        </w:r>
      </w:ins>
      <w:ins w:id="958" w:author="xujiawei" w:date="2022-09-07T09:32:00Z">
        <w:r w:rsidR="007968DB">
          <w:rPr>
            <w:rFonts w:hint="eastAsia"/>
            <w:color w:val="000000"/>
          </w:rPr>
          <w:t>词符</w:t>
        </w:r>
      </w:ins>
      <w:ins w:id="959" w:author="许佳炜" w:date="2022-08-06T15:53:00Z">
        <w:del w:id="960" w:author="xujiawei" w:date="2022-09-07T09:32:00Z">
          <w:r w:rsidRPr="0066213D" w:rsidDel="007968DB">
            <w:rPr>
              <w:rFonts w:hint="eastAsia"/>
              <w:color w:val="000000"/>
            </w:rPr>
            <w:delText>向量</w:delText>
          </w:r>
        </w:del>
        <w:r w:rsidRPr="0066213D">
          <w:rPr>
            <w:rFonts w:hint="eastAsia"/>
            <w:color w:val="000000"/>
          </w:rPr>
          <w:t>以便后续的分类操作。到目前为止，我们得到的</w:t>
        </w:r>
        <w:r w:rsidRPr="0066213D">
          <w:rPr>
            <w:rFonts w:hint="eastAsia"/>
            <w:color w:val="000000"/>
          </w:rPr>
          <w:t xml:space="preserve">197 </w:t>
        </w:r>
      </w:ins>
      <w:ins w:id="961" w:author="许佳炜" w:date="2022-08-06T16:00:00Z">
        <w:r w:rsidR="00C26EF8">
          <w:rPr>
            <w:rFonts w:hint="eastAsia"/>
            <w:color w:val="000000"/>
          </w:rPr>
          <w:t>×</w:t>
        </w:r>
      </w:ins>
      <w:ins w:id="962" w:author="许佳炜" w:date="2022-08-06T15:53:00Z">
        <w:r w:rsidRPr="0066213D">
          <w:rPr>
            <w:rFonts w:hint="eastAsia"/>
            <w:color w:val="000000"/>
          </w:rPr>
          <w:t>768</w:t>
        </w:r>
        <w:r w:rsidRPr="0066213D">
          <w:rPr>
            <w:rFonts w:hint="eastAsia"/>
            <w:color w:val="000000"/>
          </w:rPr>
          <w:t>的特征序列是没有位置信息的，即这</w:t>
        </w:r>
        <w:r w:rsidRPr="0066213D">
          <w:rPr>
            <w:rFonts w:hint="eastAsia"/>
            <w:color w:val="000000"/>
          </w:rPr>
          <w:t>197</w:t>
        </w:r>
        <w:r w:rsidRPr="0066213D">
          <w:rPr>
            <w:rFonts w:hint="eastAsia"/>
            <w:color w:val="000000"/>
          </w:rPr>
          <w:t>个</w:t>
        </w:r>
      </w:ins>
      <w:ins w:id="963" w:author="xujiawei" w:date="2022-09-07T09:34:00Z">
        <w:r w:rsidR="00FF7EA0" w:rsidRPr="0066213D">
          <w:rPr>
            <w:rFonts w:hint="eastAsia"/>
            <w:color w:val="000000"/>
          </w:rPr>
          <w:t>特征</w:t>
        </w:r>
        <w:r w:rsidR="00FF7EA0">
          <w:rPr>
            <w:rFonts w:hint="eastAsia"/>
            <w:color w:val="000000"/>
          </w:rPr>
          <w:t>序列</w:t>
        </w:r>
      </w:ins>
      <w:ins w:id="964" w:author="许佳炜" w:date="2022-08-06T15:53:00Z">
        <w:del w:id="965" w:author="xujiawei" w:date="2022-09-07T09:34:00Z">
          <w:r w:rsidRPr="0066213D" w:rsidDel="00FF7EA0">
            <w:rPr>
              <w:rFonts w:hint="eastAsia"/>
              <w:color w:val="000000"/>
            </w:rPr>
            <w:delText>向量</w:delText>
          </w:r>
        </w:del>
        <w:r w:rsidRPr="0066213D">
          <w:rPr>
            <w:rFonts w:hint="eastAsia"/>
            <w:color w:val="000000"/>
          </w:rPr>
          <w:t>的对位置是不不敏感的，可以随意交换</w:t>
        </w:r>
        <w:proofErr w:type="gramStart"/>
        <w:r w:rsidRPr="0066213D">
          <w:rPr>
            <w:rFonts w:hint="eastAsia"/>
            <w:color w:val="000000"/>
          </w:rPr>
          <w:t>向</w:t>
        </w:r>
      </w:ins>
      <w:ins w:id="966" w:author="xujiawei" w:date="2022-09-07T09:34:00Z">
        <w:r w:rsidR="00421375" w:rsidRPr="0066213D">
          <w:rPr>
            <w:rFonts w:hint="eastAsia"/>
            <w:color w:val="000000"/>
          </w:rPr>
          <w:t>特征</w:t>
        </w:r>
        <w:proofErr w:type="gramEnd"/>
        <w:r w:rsidR="00421375">
          <w:rPr>
            <w:rFonts w:hint="eastAsia"/>
            <w:color w:val="000000"/>
          </w:rPr>
          <w:t>序列</w:t>
        </w:r>
      </w:ins>
      <w:ins w:id="967" w:author="许佳炜" w:date="2022-08-06T15:53:00Z">
        <w:del w:id="968" w:author="xujiawei" w:date="2022-09-07T09:34:00Z">
          <w:r w:rsidRPr="0066213D" w:rsidDel="00421375">
            <w:rPr>
              <w:rFonts w:hint="eastAsia"/>
              <w:color w:val="000000"/>
            </w:rPr>
            <w:delText>量</w:delText>
          </w:r>
        </w:del>
        <w:r w:rsidRPr="0066213D">
          <w:rPr>
            <w:rFonts w:hint="eastAsia"/>
            <w:color w:val="000000"/>
          </w:rPr>
          <w:t>的位置</w:t>
        </w:r>
      </w:ins>
      <w:ins w:id="969" w:author="xujiawei" w:date="2022-09-07T09:34:00Z">
        <w:r w:rsidR="002235E4">
          <w:rPr>
            <w:rFonts w:hint="eastAsia"/>
            <w:color w:val="000000"/>
          </w:rPr>
          <w:t>，对</w:t>
        </w:r>
      </w:ins>
      <w:ins w:id="970" w:author="xujiawei" w:date="2022-09-07T09:35:00Z">
        <w:r w:rsidR="002235E4">
          <w:rPr>
            <w:rFonts w:hint="eastAsia"/>
            <w:color w:val="000000"/>
          </w:rPr>
          <w:t>分类结果也不会造成影响</w:t>
        </w:r>
      </w:ins>
      <w:ins w:id="971" w:author="xujiawei" w:date="2022-08-29T09:36:00Z">
        <w:r w:rsidR="00BF3C97">
          <w:rPr>
            <w:rFonts w:hint="eastAsia"/>
            <w:color w:val="000000"/>
          </w:rPr>
          <w:t>。</w:t>
        </w:r>
      </w:ins>
      <w:ins w:id="972" w:author="许佳炜" w:date="2022-08-06T15:53:00Z">
        <w:del w:id="973" w:author="xujiawei" w:date="2022-08-29T09:36:00Z">
          <w:r w:rsidRPr="0066213D" w:rsidDel="00BF3C97">
            <w:rPr>
              <w:rFonts w:hint="eastAsia"/>
              <w:color w:val="000000"/>
            </w:rPr>
            <w:delText>，</w:delText>
          </w:r>
        </w:del>
      </w:ins>
      <w:ins w:id="974" w:author="xujiawei" w:date="2022-08-29T09:36:00Z">
        <w:r w:rsidR="00AD5738">
          <w:rPr>
            <w:rFonts w:hint="eastAsia"/>
            <w:color w:val="000000"/>
          </w:rPr>
          <w:t>然而</w:t>
        </w:r>
      </w:ins>
      <w:ins w:id="975" w:author="许佳炜" w:date="2022-08-06T15:53:00Z">
        <w:del w:id="976" w:author="xujiawei" w:date="2022-08-29T09:36:00Z">
          <w:r w:rsidRPr="0066213D" w:rsidDel="00AD5738">
            <w:rPr>
              <w:rFonts w:hint="eastAsia"/>
              <w:color w:val="000000"/>
            </w:rPr>
            <w:delText>但</w:delText>
          </w:r>
        </w:del>
        <w:r w:rsidRPr="0066213D">
          <w:rPr>
            <w:rFonts w:hint="eastAsia"/>
            <w:color w:val="000000"/>
          </w:rPr>
          <w:t>对于图片</w:t>
        </w:r>
      </w:ins>
      <w:ins w:id="977" w:author="xujiawei" w:date="2022-08-29T09:36:00Z">
        <w:r w:rsidR="006C68CC">
          <w:rPr>
            <w:rFonts w:hint="eastAsia"/>
            <w:color w:val="000000"/>
          </w:rPr>
          <w:t>来说</w:t>
        </w:r>
      </w:ins>
      <w:ins w:id="978" w:author="许佳炜" w:date="2022-08-06T15:53:00Z">
        <w:del w:id="979" w:author="xujiawei" w:date="2022-08-29T09:36:00Z">
          <w:r w:rsidRPr="0066213D" w:rsidDel="006C68CC">
            <w:rPr>
              <w:rFonts w:hint="eastAsia"/>
              <w:color w:val="000000"/>
            </w:rPr>
            <w:delText>而言</w:delText>
          </w:r>
        </w:del>
        <w:r w:rsidRPr="0066213D">
          <w:rPr>
            <w:rFonts w:hint="eastAsia"/>
            <w:color w:val="000000"/>
          </w:rPr>
          <w:t>，不同位置区域产生</w:t>
        </w:r>
      </w:ins>
      <w:ins w:id="980" w:author="xujiawei" w:date="2022-09-07T09:35:00Z">
        <w:r w:rsidR="00B93512" w:rsidRPr="0066213D">
          <w:rPr>
            <w:rFonts w:hint="eastAsia"/>
            <w:color w:val="000000"/>
          </w:rPr>
          <w:t>特征</w:t>
        </w:r>
        <w:r w:rsidR="00B93512">
          <w:rPr>
            <w:rFonts w:hint="eastAsia"/>
            <w:color w:val="000000"/>
          </w:rPr>
          <w:t>序列</w:t>
        </w:r>
      </w:ins>
      <w:ins w:id="981" w:author="许佳炜" w:date="2022-08-06T15:53:00Z">
        <w:del w:id="982" w:author="xujiawei" w:date="2022-09-07T09:35:00Z">
          <w:r w:rsidRPr="0066213D" w:rsidDel="00B93512">
            <w:rPr>
              <w:rFonts w:hint="eastAsia"/>
              <w:color w:val="000000"/>
            </w:rPr>
            <w:delText>的特征向量</w:delText>
          </w:r>
        </w:del>
        <w:r w:rsidRPr="0066213D">
          <w:rPr>
            <w:rFonts w:hint="eastAsia"/>
            <w:color w:val="000000"/>
          </w:rPr>
          <w:t>应该有顺序之分，</w:t>
        </w:r>
      </w:ins>
      <w:ins w:id="983" w:author="xujiawei" w:date="2022-09-07T09:36:00Z">
        <w:r w:rsidR="00804918" w:rsidRPr="0066213D">
          <w:rPr>
            <w:rFonts w:hint="eastAsia"/>
            <w:color w:val="000000"/>
          </w:rPr>
          <w:t>特征</w:t>
        </w:r>
        <w:r w:rsidR="00804918">
          <w:rPr>
            <w:rFonts w:hint="eastAsia"/>
            <w:color w:val="000000"/>
          </w:rPr>
          <w:t>序列</w:t>
        </w:r>
      </w:ins>
      <w:ins w:id="984" w:author="许佳炜" w:date="2022-08-06T15:53:00Z">
        <w:del w:id="985" w:author="xujiawei" w:date="2022-09-07T09:36:00Z">
          <w:r w:rsidRPr="0066213D" w:rsidDel="00804918">
            <w:rPr>
              <w:rFonts w:hint="eastAsia"/>
              <w:color w:val="000000"/>
            </w:rPr>
            <w:delText>特征向量</w:delText>
          </w:r>
        </w:del>
        <w:r w:rsidRPr="0066213D">
          <w:rPr>
            <w:rFonts w:hint="eastAsia"/>
            <w:color w:val="000000"/>
          </w:rPr>
          <w:t>之间需要有一定的相对位置信息，因此</w:t>
        </w:r>
      </w:ins>
      <w:ins w:id="986" w:author="xujiawei" w:date="2022-09-07T09:36:00Z">
        <w:r w:rsidR="00BC0624">
          <w:rPr>
            <w:rFonts w:hint="eastAsia"/>
            <w:color w:val="000000"/>
          </w:rPr>
          <w:t>我们</w:t>
        </w:r>
      </w:ins>
      <w:ins w:id="987" w:author="许佳炜" w:date="2022-08-06T15:53:00Z">
        <w:r w:rsidRPr="0066213D">
          <w:rPr>
            <w:rFonts w:hint="eastAsia"/>
            <w:color w:val="000000"/>
          </w:rPr>
          <w:t>需要对</w:t>
        </w:r>
        <w:r w:rsidRPr="0066213D">
          <w:rPr>
            <w:rFonts w:hint="eastAsia"/>
            <w:color w:val="000000"/>
          </w:rPr>
          <w:t>197</w:t>
        </w:r>
        <w:r w:rsidRPr="0066213D">
          <w:rPr>
            <w:rFonts w:hint="eastAsia"/>
            <w:color w:val="000000"/>
          </w:rPr>
          <w:t>维度为</w:t>
        </w:r>
        <w:r w:rsidRPr="0066213D">
          <w:rPr>
            <w:rFonts w:hint="eastAsia"/>
            <w:color w:val="000000"/>
          </w:rPr>
          <w:t>768</w:t>
        </w:r>
        <w:r w:rsidRPr="0066213D">
          <w:rPr>
            <w:rFonts w:hint="eastAsia"/>
            <w:color w:val="000000"/>
          </w:rPr>
          <w:t>的向量加上位置信息，对于位置信息的加入可以采用自学习的位置编码和确定的位置编码，本文</w:t>
        </w:r>
        <w:del w:id="988" w:author="xujiawei" w:date="2022-08-29T09:41:00Z">
          <w:r w:rsidRPr="0066213D" w:rsidDel="00EE7723">
            <w:rPr>
              <w:rFonts w:hint="eastAsia"/>
              <w:color w:val="000000"/>
            </w:rPr>
            <w:delText>的</w:delText>
          </w:r>
        </w:del>
        <w:r w:rsidRPr="0066213D">
          <w:rPr>
            <w:rFonts w:hint="eastAsia"/>
            <w:color w:val="000000"/>
          </w:rPr>
          <w:t>模型采用的是自学习的位置编码方式。随后</w:t>
        </w:r>
        <w:del w:id="989" w:author="xujiawei" w:date="2022-08-29T09:41:00Z">
          <w:r w:rsidRPr="0066213D" w:rsidDel="00BC643F">
            <w:rPr>
              <w:rFonts w:hint="eastAsia"/>
              <w:color w:val="000000"/>
            </w:rPr>
            <w:delText>我们</w:delText>
          </w:r>
        </w:del>
        <w:r w:rsidRPr="0066213D">
          <w:rPr>
            <w:rFonts w:hint="eastAsia"/>
            <w:color w:val="000000"/>
          </w:rPr>
          <w:t>对添加上位置信息的特征序列经过一次</w:t>
        </w:r>
        <w:r w:rsidRPr="0066213D">
          <w:rPr>
            <w:rFonts w:hint="eastAsia"/>
            <w:color w:val="000000"/>
          </w:rPr>
          <w:t>Drop</w:t>
        </w:r>
      </w:ins>
      <w:ins w:id="990" w:author="xujiawei" w:date="2022-08-30T13:10:00Z">
        <w:r w:rsidR="00665134">
          <w:rPr>
            <w:rFonts w:hint="eastAsia"/>
            <w:color w:val="000000"/>
          </w:rPr>
          <w:t>o</w:t>
        </w:r>
      </w:ins>
      <w:ins w:id="991" w:author="许佳炜" w:date="2022-08-06T15:53:00Z">
        <w:del w:id="992" w:author="xujiawei" w:date="2022-08-30T13:10:00Z">
          <w:r w:rsidRPr="0066213D" w:rsidDel="00665134">
            <w:rPr>
              <w:rFonts w:hint="eastAsia"/>
              <w:color w:val="000000"/>
            </w:rPr>
            <w:delText>O</w:delText>
          </w:r>
        </w:del>
        <w:r w:rsidRPr="0066213D">
          <w:rPr>
            <w:rFonts w:hint="eastAsia"/>
            <w:color w:val="000000"/>
          </w:rPr>
          <w:t>ut</w:t>
        </w:r>
        <w:r w:rsidRPr="0066213D">
          <w:rPr>
            <w:rFonts w:hint="eastAsia"/>
            <w:color w:val="000000"/>
          </w:rPr>
          <w:t>操作，送入到</w:t>
        </w:r>
      </w:ins>
      <w:ins w:id="993" w:author="xujiawei" w:date="2022-08-29T09:43:00Z">
        <w:r w:rsidR="00275847">
          <w:rPr>
            <w:rFonts w:hint="eastAsia"/>
            <w:color w:val="000000"/>
          </w:rPr>
          <w:t>M</w:t>
        </w:r>
      </w:ins>
      <w:ins w:id="994" w:author="xujiawei" w:date="2022-08-30T13:10:00Z">
        <w:r w:rsidR="00044413">
          <w:rPr>
            <w:color w:val="000000"/>
          </w:rPr>
          <w:t>M</w:t>
        </w:r>
      </w:ins>
      <w:ins w:id="995" w:author="xujiawei" w:date="2022-08-29T09:43:00Z">
        <w:r w:rsidR="00275847">
          <w:rPr>
            <w:color w:val="000000"/>
          </w:rPr>
          <w:t>SA</w:t>
        </w:r>
      </w:ins>
      <w:ins w:id="996" w:author="许佳炜" w:date="2022-08-06T15:53:00Z">
        <w:del w:id="997" w:author="xujiawei" w:date="2022-08-29T09:43:00Z">
          <w:r w:rsidRPr="0066213D" w:rsidDel="00275847">
            <w:rPr>
              <w:rFonts w:hint="eastAsia"/>
              <w:color w:val="000000"/>
            </w:rPr>
            <w:delText>Masked Self-Attention</w:delText>
          </w:r>
        </w:del>
        <w:r w:rsidRPr="0066213D">
          <w:rPr>
            <w:rFonts w:hint="eastAsia"/>
            <w:color w:val="000000"/>
          </w:rPr>
          <w:t>模块中，</w:t>
        </w:r>
      </w:ins>
      <w:ins w:id="998" w:author="xujiawei" w:date="2022-08-30T13:10:00Z">
        <w:r w:rsidR="00044413">
          <w:rPr>
            <w:rFonts w:hint="eastAsia"/>
            <w:color w:val="000000"/>
          </w:rPr>
          <w:t>M</w:t>
        </w:r>
        <w:r w:rsidR="00044413">
          <w:rPr>
            <w:color w:val="000000"/>
          </w:rPr>
          <w:t>MSA</w:t>
        </w:r>
      </w:ins>
      <w:ins w:id="999" w:author="许佳炜" w:date="2022-08-06T15:53:00Z">
        <w:del w:id="1000" w:author="xujiawei" w:date="2022-08-30T13:10:00Z">
          <w:r w:rsidRPr="0066213D" w:rsidDel="00044413">
            <w:rPr>
              <w:rFonts w:hint="eastAsia"/>
              <w:color w:val="000000"/>
            </w:rPr>
            <w:delText>MSA</w:delText>
          </w:r>
        </w:del>
        <w:r w:rsidRPr="0066213D">
          <w:rPr>
            <w:rFonts w:hint="eastAsia"/>
            <w:color w:val="000000"/>
          </w:rPr>
          <w:t>模块不会改变特征向量的个数以及维度，</w:t>
        </w:r>
      </w:ins>
      <w:ins w:id="1001" w:author="xujiawei" w:date="2022-08-29T09:43:00Z">
        <w:r w:rsidR="00917682">
          <w:rPr>
            <w:rFonts w:hint="eastAsia"/>
            <w:color w:val="000000"/>
          </w:rPr>
          <w:t>并且</w:t>
        </w:r>
      </w:ins>
      <w:ins w:id="1002" w:author="许佳炜" w:date="2022-08-06T15:53:00Z">
        <w:del w:id="1003" w:author="xujiawei" w:date="2022-08-29T09:43:00Z">
          <w:r w:rsidRPr="0066213D" w:rsidDel="00917682">
            <w:rPr>
              <w:rFonts w:hint="eastAsia"/>
              <w:color w:val="000000"/>
            </w:rPr>
            <w:delText>因此</w:delText>
          </w:r>
          <w:r w:rsidRPr="0066213D" w:rsidDel="00917682">
            <w:rPr>
              <w:rFonts w:hint="eastAsia"/>
              <w:color w:val="000000"/>
            </w:rPr>
            <w:delText>MSA</w:delText>
          </w:r>
          <w:r w:rsidRPr="0066213D" w:rsidDel="00917682">
            <w:rPr>
              <w:rFonts w:hint="eastAsia"/>
              <w:color w:val="000000"/>
            </w:rPr>
            <w:delText>模块</w:delText>
          </w:r>
        </w:del>
        <w:r w:rsidRPr="0066213D">
          <w:rPr>
            <w:rFonts w:hint="eastAsia"/>
            <w:color w:val="000000"/>
          </w:rPr>
          <w:t>可以重复堆叠，本</w:t>
        </w:r>
      </w:ins>
      <w:ins w:id="1004" w:author="xujiawei" w:date="2022-08-29T09:43:00Z">
        <w:r w:rsidR="0049129B">
          <w:rPr>
            <w:rFonts w:hint="eastAsia"/>
            <w:color w:val="000000"/>
          </w:rPr>
          <w:t>文</w:t>
        </w:r>
      </w:ins>
      <w:ins w:id="1005" w:author="许佳炜" w:date="2022-08-06T15:53:00Z">
        <w:r w:rsidRPr="0066213D">
          <w:rPr>
            <w:rFonts w:hint="eastAsia"/>
            <w:color w:val="000000"/>
          </w:rPr>
          <w:t>模型中我们堆叠</w:t>
        </w:r>
        <w:r w:rsidRPr="0066213D">
          <w:rPr>
            <w:rFonts w:hint="eastAsia"/>
            <w:color w:val="000000"/>
          </w:rPr>
          <w:t>12</w:t>
        </w:r>
        <w:r w:rsidRPr="0066213D">
          <w:rPr>
            <w:rFonts w:hint="eastAsia"/>
            <w:color w:val="000000"/>
          </w:rPr>
          <w:t>个</w:t>
        </w:r>
      </w:ins>
      <w:ins w:id="1006" w:author="xujiawei" w:date="2022-08-30T13:11:00Z">
        <w:r w:rsidR="00D943F0">
          <w:rPr>
            <w:rFonts w:hint="eastAsia"/>
            <w:color w:val="000000"/>
          </w:rPr>
          <w:t>M</w:t>
        </w:r>
        <w:r w:rsidR="00D943F0">
          <w:rPr>
            <w:color w:val="000000"/>
          </w:rPr>
          <w:t>MSA</w:t>
        </w:r>
      </w:ins>
      <w:ins w:id="1007" w:author="许佳炜" w:date="2022-08-06T15:53:00Z">
        <w:del w:id="1008" w:author="xujiawei" w:date="2022-08-30T13:11:00Z">
          <w:r w:rsidRPr="0066213D" w:rsidDel="00D943F0">
            <w:rPr>
              <w:rFonts w:hint="eastAsia"/>
              <w:color w:val="000000"/>
            </w:rPr>
            <w:delText>MSA</w:delText>
          </w:r>
        </w:del>
        <w:del w:id="1009" w:author="xujiawei" w:date="2022-08-29T09:46:00Z">
          <w:r w:rsidRPr="0066213D" w:rsidDel="0049129B">
            <w:rPr>
              <w:rFonts w:hint="eastAsia"/>
              <w:color w:val="000000"/>
            </w:rPr>
            <w:delText>模</w:delText>
          </w:r>
        </w:del>
        <w:r w:rsidRPr="0066213D">
          <w:rPr>
            <w:rFonts w:hint="eastAsia"/>
            <w:color w:val="000000"/>
          </w:rPr>
          <w:t>块提取</w:t>
        </w:r>
      </w:ins>
      <w:ins w:id="1010" w:author="xujiawei" w:date="2022-09-07T09:36:00Z">
        <w:r w:rsidR="00D04981" w:rsidRPr="0066213D">
          <w:rPr>
            <w:rFonts w:hint="eastAsia"/>
            <w:color w:val="000000"/>
          </w:rPr>
          <w:t>特征</w:t>
        </w:r>
        <w:r w:rsidR="00D04981">
          <w:rPr>
            <w:rFonts w:hint="eastAsia"/>
            <w:color w:val="000000"/>
          </w:rPr>
          <w:t>序列</w:t>
        </w:r>
      </w:ins>
      <w:ins w:id="1011" w:author="许佳炜" w:date="2022-08-06T15:53:00Z">
        <w:del w:id="1012" w:author="xujiawei" w:date="2022-09-07T09:36:00Z">
          <w:r w:rsidRPr="0066213D" w:rsidDel="00D04981">
            <w:rPr>
              <w:rFonts w:hint="eastAsia"/>
              <w:color w:val="000000"/>
            </w:rPr>
            <w:delText>特征</w:delText>
          </w:r>
        </w:del>
        <w:r w:rsidRPr="0066213D">
          <w:rPr>
            <w:rFonts w:hint="eastAsia"/>
            <w:color w:val="000000"/>
          </w:rPr>
          <w:t>信息，最后通过</w:t>
        </w:r>
      </w:ins>
      <w:ins w:id="1013" w:author="xujiawei" w:date="2022-09-07T09:44:00Z">
        <w:r w:rsidR="00C253C1">
          <w:rPr>
            <w:rFonts w:hint="eastAsia"/>
            <w:color w:val="000000"/>
          </w:rPr>
          <w:t>层归一化处理（</w:t>
        </w:r>
      </w:ins>
      <w:ins w:id="1014" w:author="许佳炜" w:date="2022-08-06T15:53:00Z">
        <w:del w:id="1015" w:author="xujiawei" w:date="2022-08-29T09:47:00Z">
          <w:r w:rsidRPr="0066213D" w:rsidDel="0049129B">
            <w:rPr>
              <w:rFonts w:hint="eastAsia"/>
              <w:color w:val="000000"/>
            </w:rPr>
            <w:delText>一次</w:delText>
          </w:r>
        </w:del>
        <w:r w:rsidRPr="0066213D">
          <w:rPr>
            <w:rFonts w:hint="eastAsia"/>
            <w:color w:val="000000"/>
          </w:rPr>
          <w:t>Layer Norm</w:t>
        </w:r>
      </w:ins>
      <w:ins w:id="1016" w:author="xujiawei" w:date="2022-09-07T09:44:00Z">
        <w:r w:rsidR="00C253C1">
          <w:rPr>
            <w:rFonts w:hint="eastAsia"/>
            <w:color w:val="000000"/>
          </w:rPr>
          <w:t>，</w:t>
        </w:r>
        <w:r w:rsidR="00C253C1">
          <w:rPr>
            <w:rFonts w:hint="eastAsia"/>
            <w:color w:val="000000"/>
          </w:rPr>
          <w:t>LN</w:t>
        </w:r>
        <w:r w:rsidR="00C253C1">
          <w:rPr>
            <w:rFonts w:hint="eastAsia"/>
            <w:color w:val="000000"/>
          </w:rPr>
          <w:t>）</w:t>
        </w:r>
      </w:ins>
      <w:ins w:id="1017" w:author="许佳炜" w:date="2022-08-06T15:53:00Z">
        <w:r w:rsidRPr="0066213D">
          <w:rPr>
            <w:rFonts w:hint="eastAsia"/>
            <w:color w:val="000000"/>
          </w:rPr>
          <w:t>操</w:t>
        </w:r>
        <w:del w:id="1018" w:author="xujiawei" w:date="2022-08-29T09:47:00Z">
          <w:r w:rsidRPr="0066213D" w:rsidDel="0049129B">
            <w:rPr>
              <w:rFonts w:hint="eastAsia"/>
              <w:color w:val="000000"/>
            </w:rPr>
            <w:delText>作</w:delText>
          </w:r>
        </w:del>
        <w:r w:rsidRPr="0066213D">
          <w:rPr>
            <w:rFonts w:hint="eastAsia"/>
            <w:color w:val="000000"/>
          </w:rPr>
          <w:t>得到网络的</w:t>
        </w:r>
      </w:ins>
      <w:ins w:id="1019" w:author="xujiawei" w:date="2022-09-07T09:45:00Z">
        <w:r w:rsidR="001D2576">
          <w:rPr>
            <w:rFonts w:hint="eastAsia"/>
            <w:color w:val="000000"/>
          </w:rPr>
          <w:t>分类</w:t>
        </w:r>
      </w:ins>
      <w:ins w:id="1020" w:author="许佳炜" w:date="2022-08-06T15:53:00Z">
        <w:del w:id="1021" w:author="xujiawei" w:date="2022-09-07T09:45:00Z">
          <w:r w:rsidRPr="0066213D" w:rsidDel="001D2576">
            <w:rPr>
              <w:rFonts w:hint="eastAsia"/>
              <w:color w:val="000000"/>
            </w:rPr>
            <w:delText>输出</w:delText>
          </w:r>
        </w:del>
      </w:ins>
      <w:ins w:id="1022" w:author="xujiawei" w:date="2022-09-07T09:44:00Z">
        <w:r w:rsidR="001D2576">
          <w:rPr>
            <w:rFonts w:hint="eastAsia"/>
            <w:color w:val="000000"/>
          </w:rPr>
          <w:t>结果</w:t>
        </w:r>
      </w:ins>
      <w:ins w:id="1023" w:author="许佳炜" w:date="2022-08-06T15:53:00Z">
        <w:r w:rsidRPr="0066213D">
          <w:rPr>
            <w:rFonts w:hint="eastAsia"/>
            <w:color w:val="000000"/>
          </w:rPr>
          <w:t>。</w:t>
        </w:r>
      </w:ins>
      <w:del w:id="1024" w:author="许佳炜" w:date="2022-08-06T15:53:00Z">
        <w:r w:rsidR="001213A8" w:rsidRPr="009F1D09" w:rsidDel="0066213D">
          <w:rPr>
            <w:rFonts w:hint="eastAsia"/>
            <w:color w:val="000000"/>
          </w:rPr>
          <w:delText>对</w:delText>
        </w:r>
        <w:r w:rsidR="001213A8" w:rsidRPr="009F1D09" w:rsidDel="0066213D">
          <w:rPr>
            <w:color w:val="000000"/>
          </w:rPr>
          <w:delText>同质网络</w:delText>
        </w:r>
        <w:r w:rsidR="001213A8" w:rsidRPr="009F1D09" w:rsidDel="0066213D">
          <w:rPr>
            <w:rFonts w:hint="eastAsia"/>
            <w:color w:val="000000"/>
          </w:rPr>
          <w:delText>进行</w:delText>
        </w:r>
        <w:r w:rsidR="00691F21" w:rsidRPr="009F1D09" w:rsidDel="0066213D">
          <w:rPr>
            <w:color w:val="000000"/>
          </w:rPr>
          <w:delText>离群点</w:delText>
        </w:r>
        <w:r w:rsidR="00691F21" w:rsidRPr="009F1D09" w:rsidDel="0066213D">
          <w:rPr>
            <w:rFonts w:hint="eastAsia"/>
            <w:color w:val="000000"/>
          </w:rPr>
          <w:delText>检测</w:delText>
        </w:r>
        <w:r w:rsidR="001213A8" w:rsidRPr="009F1D09" w:rsidDel="0066213D">
          <w:rPr>
            <w:rFonts w:hint="eastAsia"/>
            <w:color w:val="000000"/>
          </w:rPr>
          <w:delText>时</w:delText>
        </w:r>
        <w:r w:rsidR="009D2856" w:rsidRPr="009F1D09" w:rsidDel="0066213D">
          <w:rPr>
            <w:rFonts w:hint="eastAsia"/>
            <w:color w:val="000000"/>
          </w:rPr>
          <w:delText>，</w:delText>
        </w:r>
        <w:r w:rsidR="001213A8" w:rsidRPr="009F1D09" w:rsidDel="0066213D">
          <w:rPr>
            <w:rFonts w:hint="eastAsia"/>
            <w:color w:val="000000"/>
          </w:rPr>
          <w:delText xml:space="preserve"> </w:delText>
        </w:r>
        <w:r w:rsidR="001213A8" w:rsidRPr="009F1D09" w:rsidDel="0066213D">
          <w:rPr>
            <w:rFonts w:hint="eastAsia"/>
            <w:color w:val="000000"/>
          </w:rPr>
          <w:delText>通常</w:delText>
        </w:r>
        <w:r w:rsidR="001213A8" w:rsidRPr="009F1D09" w:rsidDel="0066213D">
          <w:rPr>
            <w:color w:val="000000"/>
          </w:rPr>
          <w:delText>用</w:delText>
        </w:r>
        <w:r w:rsidR="001213A8" w:rsidRPr="009F1D09" w:rsidDel="0066213D">
          <w:rPr>
            <w:rFonts w:hint="eastAsia"/>
            <w:color w:val="000000"/>
          </w:rPr>
          <w:delText>数值</w:delText>
        </w:r>
        <w:r w:rsidR="001213A8" w:rsidRPr="009F1D09" w:rsidDel="0066213D">
          <w:rPr>
            <w:color w:val="000000"/>
          </w:rPr>
          <w:delText>或向量</w:delText>
        </w:r>
        <w:r w:rsidR="001213A8" w:rsidRPr="009F1D09" w:rsidDel="0066213D">
          <w:rPr>
            <w:rFonts w:hint="eastAsia"/>
            <w:color w:val="000000"/>
          </w:rPr>
          <w:delText>来</w:delText>
        </w:r>
        <w:r w:rsidR="001213A8" w:rsidRPr="009F1D09" w:rsidDel="0066213D">
          <w:rPr>
            <w:color w:val="000000"/>
          </w:rPr>
          <w:delText>表示</w:delText>
        </w:r>
        <w:r w:rsidR="00691F21" w:rsidRPr="009F1D09" w:rsidDel="0066213D">
          <w:rPr>
            <w:color w:val="000000"/>
          </w:rPr>
          <w:delText>网络中的实体</w:delText>
        </w:r>
        <w:r w:rsidR="009D2856" w:rsidRPr="009F1D09" w:rsidDel="0066213D">
          <w:rPr>
            <w:rFonts w:hint="eastAsia"/>
            <w:color w:val="000000"/>
          </w:rPr>
          <w:delText>．</w:delText>
        </w:r>
        <w:r w:rsidR="00691F21" w:rsidRPr="009F1D09" w:rsidDel="0066213D">
          <w:rPr>
            <w:color w:val="000000"/>
          </w:rPr>
          <w:delText>例如</w:delText>
        </w:r>
        <w:r w:rsidR="009D2856" w:rsidRPr="009F1D09" w:rsidDel="0066213D">
          <w:rPr>
            <w:rFonts w:hint="eastAsia"/>
            <w:color w:val="000000"/>
          </w:rPr>
          <w:delText>，</w:delText>
        </w:r>
        <w:r w:rsidR="00691F21" w:rsidRPr="009F1D09" w:rsidDel="0066213D">
          <w:rPr>
            <w:rFonts w:hint="eastAsia"/>
            <w:color w:val="000000"/>
          </w:rPr>
          <w:delText>在</w:delText>
        </w:r>
        <w:r w:rsidR="00691F21" w:rsidRPr="009F1D09" w:rsidDel="0066213D">
          <w:rPr>
            <w:color w:val="000000"/>
          </w:rPr>
          <w:delText>异常天气检测中</w:delText>
        </w:r>
        <w:r w:rsidR="009D2856" w:rsidRPr="009F1D09" w:rsidDel="0066213D">
          <w:rPr>
            <w:color w:val="000000"/>
          </w:rPr>
          <w:delText>，</w:delText>
        </w:r>
        <w:r w:rsidR="00691F21" w:rsidRPr="009F1D09" w:rsidDel="0066213D">
          <w:rPr>
            <w:rFonts w:hint="eastAsia"/>
            <w:color w:val="000000"/>
          </w:rPr>
          <w:delText>气温</w:delText>
        </w:r>
        <w:r w:rsidR="00691F21" w:rsidRPr="009F1D09" w:rsidDel="0066213D">
          <w:rPr>
            <w:color w:val="000000"/>
          </w:rPr>
          <w:delText>用数值进行记录</w:delText>
        </w:r>
        <w:r w:rsidR="009D2856" w:rsidRPr="009F1D09" w:rsidDel="0066213D">
          <w:rPr>
            <w:color w:val="000000"/>
          </w:rPr>
          <w:delText>，</w:delText>
        </w:r>
        <w:r w:rsidR="008E112B" w:rsidRPr="009F1D09" w:rsidDel="0066213D">
          <w:rPr>
            <w:rFonts w:hint="eastAsia"/>
            <w:color w:val="000000"/>
          </w:rPr>
          <w:delText>1</w:delText>
        </w:r>
        <w:r w:rsidR="00691F21" w:rsidRPr="009F1D09" w:rsidDel="0066213D">
          <w:rPr>
            <w:rFonts w:hint="eastAsia"/>
            <w:color w:val="000000"/>
          </w:rPr>
          <w:delText>周</w:delText>
        </w:r>
        <w:r w:rsidR="00691F21" w:rsidRPr="009F1D09" w:rsidDel="0066213D">
          <w:rPr>
            <w:color w:val="000000"/>
          </w:rPr>
          <w:delText>或</w:delText>
        </w:r>
        <w:r w:rsidR="008E112B" w:rsidRPr="009F1D09" w:rsidDel="0066213D">
          <w:rPr>
            <w:rFonts w:hint="eastAsia"/>
            <w:color w:val="000000"/>
          </w:rPr>
          <w:delText>1</w:delText>
        </w:r>
        <w:r w:rsidR="00691F21" w:rsidRPr="009F1D09" w:rsidDel="0066213D">
          <w:rPr>
            <w:color w:val="000000"/>
          </w:rPr>
          <w:delText>个月的气温值可以存储在</w:delText>
        </w:r>
        <w:r w:rsidR="008E112B" w:rsidRPr="009F1D09" w:rsidDel="0066213D">
          <w:rPr>
            <w:rFonts w:hint="eastAsia"/>
            <w:color w:val="000000"/>
          </w:rPr>
          <w:delText>1</w:delText>
        </w:r>
        <w:r w:rsidR="00691F21" w:rsidRPr="009F1D09" w:rsidDel="0066213D">
          <w:rPr>
            <w:color w:val="000000"/>
          </w:rPr>
          <w:delText>个向量之中</w:delText>
        </w:r>
        <w:r w:rsidR="009D2856" w:rsidRPr="009F1D09" w:rsidDel="0066213D">
          <w:rPr>
            <w:rFonts w:hint="eastAsia"/>
            <w:color w:val="000000"/>
          </w:rPr>
          <w:delText>．</w:delText>
        </w:r>
        <w:r w:rsidR="00691F21" w:rsidRPr="009F1D09" w:rsidDel="0066213D">
          <w:rPr>
            <w:rFonts w:hint="eastAsia"/>
            <w:color w:val="000000"/>
          </w:rPr>
          <w:delText>在</w:delText>
        </w:r>
        <w:r w:rsidR="001213A8" w:rsidRPr="009F1D09" w:rsidDel="0066213D">
          <w:rPr>
            <w:rFonts w:hint="eastAsia"/>
            <w:color w:val="000000"/>
          </w:rPr>
          <w:delText>对</w:delText>
        </w:r>
        <w:r w:rsidR="00691F21" w:rsidRPr="009F1D09" w:rsidDel="0066213D">
          <w:rPr>
            <w:rFonts w:hint="eastAsia"/>
            <w:color w:val="000000"/>
          </w:rPr>
          <w:delText>文本</w:delText>
        </w:r>
        <w:r w:rsidR="00691F21" w:rsidRPr="009F1D09" w:rsidDel="0066213D">
          <w:rPr>
            <w:color w:val="000000"/>
          </w:rPr>
          <w:delText>主题</w:delText>
        </w:r>
        <w:r w:rsidR="001213A8" w:rsidRPr="009F1D09" w:rsidDel="0066213D">
          <w:rPr>
            <w:rFonts w:hint="eastAsia"/>
            <w:color w:val="000000"/>
          </w:rPr>
          <w:delText>异常</w:delText>
        </w:r>
        <w:r w:rsidR="00691F21" w:rsidRPr="009F1D09" w:rsidDel="0066213D">
          <w:rPr>
            <w:color w:val="000000"/>
          </w:rPr>
          <w:delText>检测</w:delText>
        </w:r>
        <w:r w:rsidR="001213A8" w:rsidRPr="009F1D09" w:rsidDel="0066213D">
          <w:rPr>
            <w:rFonts w:hint="eastAsia"/>
            <w:color w:val="000000"/>
          </w:rPr>
          <w:delText>时</w:delText>
        </w:r>
        <w:r w:rsidR="009D2856" w:rsidRPr="009F1D09" w:rsidDel="0066213D">
          <w:rPr>
            <w:rFonts w:hint="eastAsia"/>
            <w:color w:val="000000"/>
          </w:rPr>
          <w:delText>，</w:delText>
        </w:r>
        <w:r w:rsidR="00691F21" w:rsidRPr="009F1D09" w:rsidDel="0066213D">
          <w:rPr>
            <w:rFonts w:hint="eastAsia"/>
            <w:color w:val="000000"/>
          </w:rPr>
          <w:delText>文本</w:delText>
        </w:r>
        <w:r w:rsidR="001213A8" w:rsidRPr="009F1D09" w:rsidDel="0066213D">
          <w:rPr>
            <w:color w:val="000000"/>
          </w:rPr>
          <w:delText>中的特征</w:delText>
        </w:r>
        <w:r w:rsidR="001213A8" w:rsidRPr="009F1D09" w:rsidDel="0066213D">
          <w:rPr>
            <w:rFonts w:hint="eastAsia"/>
            <w:color w:val="000000"/>
          </w:rPr>
          <w:delText>权值</w:delText>
        </w:r>
        <w:r w:rsidR="00691F21" w:rsidRPr="009F1D09" w:rsidDel="0066213D">
          <w:rPr>
            <w:rFonts w:hint="eastAsia"/>
            <w:color w:val="000000"/>
          </w:rPr>
          <w:delText>通常</w:delText>
        </w:r>
        <w:r w:rsidR="00691F21" w:rsidRPr="009F1D09" w:rsidDel="0066213D">
          <w:rPr>
            <w:color w:val="000000"/>
          </w:rPr>
          <w:delText>用向量表示</w:delText>
        </w:r>
        <w:r w:rsidR="009D2856" w:rsidRPr="009F1D09" w:rsidDel="0066213D">
          <w:rPr>
            <w:rFonts w:hint="eastAsia"/>
            <w:color w:val="000000"/>
          </w:rPr>
          <w:delText>．</w:delText>
        </w:r>
        <w:r w:rsidR="00691F21" w:rsidRPr="009F1D09" w:rsidDel="0066213D">
          <w:rPr>
            <w:rFonts w:hint="eastAsia"/>
            <w:color w:val="000000"/>
          </w:rPr>
          <w:delText>不论</w:delText>
        </w:r>
        <w:r w:rsidR="00691F21" w:rsidRPr="009F1D09" w:rsidDel="0066213D">
          <w:rPr>
            <w:color w:val="000000"/>
          </w:rPr>
          <w:delText>气温还是文本</w:delText>
        </w:r>
        <w:r w:rsidR="009D2856" w:rsidRPr="009F1D09" w:rsidDel="0066213D">
          <w:rPr>
            <w:rFonts w:hint="eastAsia"/>
            <w:color w:val="000000"/>
          </w:rPr>
          <w:delText>，</w:delText>
        </w:r>
        <w:r w:rsidR="00691F21" w:rsidRPr="009F1D09" w:rsidDel="0066213D">
          <w:rPr>
            <w:rFonts w:hint="eastAsia"/>
            <w:color w:val="000000"/>
          </w:rPr>
          <w:delText>数值</w:delText>
        </w:r>
        <w:r w:rsidR="00691F21" w:rsidRPr="009F1D09" w:rsidDel="0066213D">
          <w:rPr>
            <w:color w:val="000000"/>
          </w:rPr>
          <w:delText>中和向量中存储的都是</w:delText>
        </w:r>
        <w:r w:rsidR="00691F21" w:rsidRPr="009F1D09" w:rsidDel="0066213D">
          <w:rPr>
            <w:rFonts w:hint="eastAsia"/>
            <w:color w:val="000000"/>
          </w:rPr>
          <w:delText>同一</w:delText>
        </w:r>
        <w:r w:rsidR="00691F21" w:rsidRPr="009F1D09" w:rsidDel="0066213D">
          <w:rPr>
            <w:color w:val="000000"/>
          </w:rPr>
          <w:delText>类别的实体</w:delText>
        </w:r>
        <w:r w:rsidR="009D2856" w:rsidRPr="009F1D09" w:rsidDel="0066213D">
          <w:rPr>
            <w:rFonts w:hint="eastAsia"/>
            <w:color w:val="000000"/>
          </w:rPr>
          <w:delText>，</w:delText>
        </w:r>
        <w:r w:rsidR="00691F21" w:rsidRPr="009F1D09" w:rsidDel="0066213D">
          <w:rPr>
            <w:rFonts w:hint="eastAsia"/>
            <w:color w:val="000000"/>
          </w:rPr>
          <w:delText>即</w:delText>
        </w:r>
        <w:r w:rsidR="00691F21" w:rsidRPr="009F1D09" w:rsidDel="0066213D">
          <w:rPr>
            <w:color w:val="000000"/>
          </w:rPr>
          <w:delText>数值和向量的定义域是相同的</w:delText>
        </w:r>
        <w:r w:rsidR="009D2856" w:rsidRPr="009F1D09" w:rsidDel="0066213D">
          <w:rPr>
            <w:rFonts w:hint="eastAsia"/>
            <w:color w:val="000000"/>
          </w:rPr>
          <w:delText>．</w:delText>
        </w:r>
        <w:r w:rsidR="00691F21" w:rsidRPr="009F1D09" w:rsidDel="0066213D">
          <w:rPr>
            <w:rFonts w:hint="eastAsia"/>
            <w:color w:val="000000"/>
          </w:rPr>
          <w:delText>然而</w:delText>
        </w:r>
        <w:r w:rsidR="009D2856" w:rsidRPr="009F1D09" w:rsidDel="0066213D">
          <w:rPr>
            <w:rFonts w:hint="eastAsia"/>
            <w:color w:val="000000"/>
          </w:rPr>
          <w:delText>，</w:delText>
        </w:r>
        <w:r w:rsidR="00691F21" w:rsidRPr="009F1D09" w:rsidDel="0066213D">
          <w:rPr>
            <w:rFonts w:hint="eastAsia"/>
            <w:color w:val="000000"/>
          </w:rPr>
          <w:delText>在</w:delText>
        </w:r>
        <w:r w:rsidR="00691F21" w:rsidRPr="009F1D09" w:rsidDel="0066213D">
          <w:rPr>
            <w:color w:val="000000"/>
          </w:rPr>
          <w:delText>异质信息网络中</w:delText>
        </w:r>
        <w:r w:rsidR="00691F21" w:rsidRPr="009F1D09" w:rsidDel="0066213D">
          <w:rPr>
            <w:rFonts w:hint="eastAsia"/>
            <w:color w:val="000000"/>
          </w:rPr>
          <w:delText>存在</w:delText>
        </w:r>
        <w:r w:rsidR="00564DA1" w:rsidRPr="009F1D09" w:rsidDel="0066213D">
          <w:rPr>
            <w:rFonts w:hint="eastAsia"/>
            <w:color w:val="000000"/>
          </w:rPr>
          <w:delText>着</w:delText>
        </w:r>
        <w:r w:rsidR="00691F21" w:rsidRPr="009F1D09" w:rsidDel="0066213D">
          <w:rPr>
            <w:color w:val="000000"/>
          </w:rPr>
          <w:delText>不同类型的实体和链接</w:delText>
        </w:r>
        <w:r w:rsidR="009D2856" w:rsidRPr="009F1D09" w:rsidDel="0066213D">
          <w:rPr>
            <w:rFonts w:hint="eastAsia"/>
            <w:color w:val="000000"/>
          </w:rPr>
          <w:delText>，</w:delText>
        </w:r>
        <w:r w:rsidR="00691F21" w:rsidRPr="009F1D09" w:rsidDel="0066213D">
          <w:rPr>
            <w:rFonts w:hint="eastAsia"/>
            <w:color w:val="000000"/>
          </w:rPr>
          <w:delText>将所有</w:delText>
        </w:r>
        <w:r w:rsidR="00691F21" w:rsidRPr="009F1D09" w:rsidDel="0066213D">
          <w:rPr>
            <w:color w:val="000000"/>
          </w:rPr>
          <w:delText>实体各自表示成向量进行相似</w:delText>
        </w:r>
        <w:r w:rsidR="00691F21" w:rsidRPr="009F1D09" w:rsidDel="0066213D">
          <w:rPr>
            <w:rFonts w:hint="eastAsia"/>
            <w:color w:val="000000"/>
          </w:rPr>
          <w:delText>或</w:delText>
        </w:r>
        <w:r w:rsidR="00691F21" w:rsidRPr="009F1D09" w:rsidDel="0066213D">
          <w:rPr>
            <w:color w:val="000000"/>
          </w:rPr>
          <w:delText>离群的计算</w:delText>
        </w:r>
        <w:r w:rsidR="00691F21" w:rsidRPr="009F1D09" w:rsidDel="0066213D">
          <w:rPr>
            <w:rFonts w:hint="eastAsia"/>
            <w:color w:val="000000"/>
          </w:rPr>
          <w:delText>往往</w:delText>
        </w:r>
        <w:r w:rsidR="00691F21" w:rsidRPr="009F1D09" w:rsidDel="0066213D">
          <w:rPr>
            <w:color w:val="000000"/>
          </w:rPr>
          <w:delText>不能得到满意的结果</w:delText>
        </w:r>
        <w:r w:rsidR="009D2856" w:rsidRPr="009F1D09" w:rsidDel="0066213D">
          <w:rPr>
            <w:rFonts w:hint="eastAsia"/>
            <w:color w:val="000000"/>
          </w:rPr>
          <w:delText>．</w:delText>
        </w:r>
        <w:r w:rsidR="00691F21" w:rsidRPr="009F1D09" w:rsidDel="0066213D">
          <w:rPr>
            <w:rFonts w:hint="eastAsia"/>
            <w:color w:val="000000"/>
          </w:rPr>
          <w:delText>因此</w:delText>
        </w:r>
        <w:r w:rsidR="009D2856" w:rsidRPr="009F1D09" w:rsidDel="0066213D">
          <w:rPr>
            <w:rFonts w:hint="eastAsia"/>
            <w:color w:val="000000"/>
          </w:rPr>
          <w:delText>，</w:delText>
        </w:r>
        <w:r w:rsidR="00691F21" w:rsidRPr="009F1D09" w:rsidDel="0066213D">
          <w:rPr>
            <w:rFonts w:hint="eastAsia"/>
            <w:color w:val="000000"/>
          </w:rPr>
          <w:delText>在</w:delText>
        </w:r>
        <w:r w:rsidR="00F5635B" w:rsidRPr="009F1D09" w:rsidDel="0066213D">
          <w:rPr>
            <w:rFonts w:hint="eastAsia"/>
            <w:color w:val="000000"/>
          </w:rPr>
          <w:delText>本</w:delText>
        </w:r>
        <w:r w:rsidR="00691F21" w:rsidRPr="009F1D09" w:rsidDel="0066213D">
          <w:rPr>
            <w:color w:val="000000"/>
          </w:rPr>
          <w:delText>节中</w:delText>
        </w:r>
        <w:r w:rsidR="009D2856" w:rsidRPr="009F1D09" w:rsidDel="0066213D">
          <w:rPr>
            <w:rFonts w:hint="eastAsia"/>
            <w:color w:val="000000"/>
          </w:rPr>
          <w:delText>，</w:delText>
        </w:r>
        <w:r w:rsidR="00691F21" w:rsidRPr="009F1D09" w:rsidDel="0066213D">
          <w:rPr>
            <w:rFonts w:hint="eastAsia"/>
            <w:color w:val="000000"/>
          </w:rPr>
          <w:delText>我们</w:delText>
        </w:r>
        <w:r w:rsidR="00691F21" w:rsidRPr="009F1D09" w:rsidDel="0066213D">
          <w:rPr>
            <w:color w:val="000000"/>
          </w:rPr>
          <w:delText>提出了一种</w:delText>
        </w:r>
        <w:r w:rsidR="00691F21" w:rsidRPr="009F1D09" w:rsidDel="0066213D">
          <w:rPr>
            <w:rFonts w:hint="eastAsia"/>
            <w:color w:val="000000"/>
          </w:rPr>
          <w:delText>张量</w:delText>
        </w:r>
        <w:r w:rsidR="00691F21" w:rsidRPr="009F1D09" w:rsidDel="0066213D">
          <w:rPr>
            <w:color w:val="000000"/>
          </w:rPr>
          <w:delText>表示</w:delText>
        </w:r>
        <w:r w:rsidR="00691F21" w:rsidRPr="009F1D09" w:rsidDel="0066213D">
          <w:rPr>
            <w:rFonts w:hint="eastAsia"/>
            <w:color w:val="000000"/>
          </w:rPr>
          <w:delText>方法</w:delText>
        </w:r>
        <w:r w:rsidR="00691F21" w:rsidRPr="009F1D09" w:rsidDel="0066213D">
          <w:rPr>
            <w:color w:val="000000"/>
          </w:rPr>
          <w:delText>来</w:delText>
        </w:r>
        <w:r w:rsidR="00564DA1" w:rsidRPr="009F1D09" w:rsidDel="0066213D">
          <w:rPr>
            <w:rFonts w:hint="eastAsia"/>
            <w:color w:val="000000"/>
          </w:rPr>
          <w:delText>处理</w:delText>
        </w:r>
        <w:r w:rsidR="00564DA1" w:rsidRPr="009F1D09" w:rsidDel="0066213D">
          <w:rPr>
            <w:color w:val="000000"/>
          </w:rPr>
          <w:delText>异质</w:delText>
        </w:r>
        <w:r w:rsidR="00691F21" w:rsidRPr="009F1D09" w:rsidDel="0066213D">
          <w:rPr>
            <w:color w:val="000000"/>
          </w:rPr>
          <w:delText>网络中的实体</w:delText>
        </w:r>
        <w:r w:rsidR="009D2856" w:rsidRPr="009F1D09" w:rsidDel="0066213D">
          <w:rPr>
            <w:rFonts w:hint="eastAsia"/>
            <w:color w:val="000000"/>
          </w:rPr>
          <w:delText>．</w:delText>
        </w:r>
        <w:r w:rsidR="00691F21" w:rsidRPr="009F1D09" w:rsidDel="0066213D">
          <w:rPr>
            <w:rFonts w:hint="eastAsia"/>
            <w:color w:val="000000"/>
          </w:rPr>
          <w:delText>将</w:delText>
        </w:r>
        <w:r w:rsidR="00691F21" w:rsidRPr="009F1D09" w:rsidDel="0066213D">
          <w:rPr>
            <w:color w:val="000000"/>
          </w:rPr>
          <w:delText>张量矢量化处理</w:delText>
        </w:r>
        <w:r w:rsidR="00691F21" w:rsidRPr="009F1D09" w:rsidDel="0066213D">
          <w:rPr>
            <w:rFonts w:hint="eastAsia"/>
            <w:color w:val="000000"/>
          </w:rPr>
          <w:delText>很</w:delText>
        </w:r>
        <w:r w:rsidR="00691F21" w:rsidRPr="009F1D09" w:rsidDel="0066213D">
          <w:rPr>
            <w:color w:val="000000"/>
          </w:rPr>
          <w:delText>可能引起维数灾难</w:delText>
        </w:r>
        <w:r w:rsidR="00691F21" w:rsidRPr="009F1D09" w:rsidDel="0066213D">
          <w:rPr>
            <w:rFonts w:hint="eastAsia"/>
            <w:color w:val="000000"/>
          </w:rPr>
          <w:delText>并</w:delText>
        </w:r>
        <w:r w:rsidR="00691F21" w:rsidRPr="009F1D09" w:rsidDel="0066213D">
          <w:rPr>
            <w:color w:val="000000"/>
          </w:rPr>
          <w:delText>破坏了原本高维数据之间的结构关系</w:delText>
        </w:r>
        <w:r w:rsidR="009D2856" w:rsidRPr="009F1D09" w:rsidDel="0066213D">
          <w:rPr>
            <w:rFonts w:hint="eastAsia"/>
            <w:color w:val="000000"/>
          </w:rPr>
          <w:delText>．</w:delText>
        </w:r>
        <w:r w:rsidR="00972E0C" w:rsidDel="0066213D">
          <w:rPr>
            <w:rFonts w:hint="eastAsia"/>
            <w:color w:val="000000"/>
          </w:rPr>
          <w:delText>……</w:delText>
        </w:r>
        <w:r w:rsidR="00691F21" w:rsidRPr="009F1D09" w:rsidDel="0066213D">
          <w:rPr>
            <w:rFonts w:hint="eastAsia"/>
            <w:color w:val="000000"/>
          </w:rPr>
          <w:delText>将</w:delText>
        </w:r>
        <w:r w:rsidR="00691F21" w:rsidRPr="009F1D09" w:rsidDel="0066213D">
          <w:rPr>
            <w:color w:val="000000"/>
          </w:rPr>
          <w:delText>张量表示用于异质离群点检测是一种新的尝试</w:delText>
        </w:r>
        <w:r w:rsidR="009D2856" w:rsidRPr="009F1D09" w:rsidDel="0066213D">
          <w:rPr>
            <w:rFonts w:hint="eastAsia"/>
            <w:color w:val="000000"/>
          </w:rPr>
          <w:delText>．</w:delText>
        </w:r>
        <w:r w:rsidR="00691F21" w:rsidRPr="009F1D09" w:rsidDel="0066213D">
          <w:rPr>
            <w:rFonts w:hint="eastAsia"/>
            <w:color w:val="000000"/>
          </w:rPr>
          <w:delText>在</w:delText>
        </w:r>
        <w:r w:rsidR="00691F21" w:rsidRPr="009F1D09" w:rsidDel="0066213D">
          <w:rPr>
            <w:color w:val="000000"/>
          </w:rPr>
          <w:delText>详细描述离群点检测算法之前</w:delText>
        </w:r>
        <w:r w:rsidR="009D2856" w:rsidRPr="009F1D09" w:rsidDel="0066213D">
          <w:rPr>
            <w:rFonts w:hint="eastAsia"/>
            <w:color w:val="000000"/>
          </w:rPr>
          <w:delText>，</w:delText>
        </w:r>
        <w:r w:rsidR="00691F21" w:rsidRPr="009F1D09" w:rsidDel="0066213D">
          <w:rPr>
            <w:rFonts w:hint="eastAsia"/>
            <w:color w:val="000000"/>
          </w:rPr>
          <w:delText>我们</w:delText>
        </w:r>
        <w:r w:rsidR="00691F21" w:rsidRPr="009F1D09" w:rsidDel="0066213D">
          <w:rPr>
            <w:color w:val="000000"/>
          </w:rPr>
          <w:delText>先给出</w:delText>
        </w:r>
        <w:r w:rsidR="00691F21" w:rsidRPr="009F1D09" w:rsidDel="0066213D">
          <w:rPr>
            <w:rFonts w:hint="eastAsia"/>
            <w:color w:val="000000"/>
          </w:rPr>
          <w:delText>一些</w:delText>
        </w:r>
        <w:r w:rsidR="00691F21" w:rsidRPr="009F1D09" w:rsidDel="0066213D">
          <w:rPr>
            <w:color w:val="000000"/>
          </w:rPr>
          <w:delText>基本的</w:delText>
        </w:r>
        <w:r w:rsidR="00691F21" w:rsidRPr="009F1D09" w:rsidDel="0066213D">
          <w:rPr>
            <w:rFonts w:hint="eastAsia"/>
            <w:color w:val="000000"/>
          </w:rPr>
          <w:delText>符号</w:delText>
        </w:r>
        <w:r w:rsidR="00691F21" w:rsidRPr="009F1D09" w:rsidDel="0066213D">
          <w:rPr>
            <w:color w:val="000000"/>
          </w:rPr>
          <w:delText>解释</w:delText>
        </w:r>
        <w:r w:rsidR="00691F21" w:rsidRPr="009F1D09" w:rsidDel="0066213D">
          <w:rPr>
            <w:rFonts w:hint="eastAsia"/>
            <w:color w:val="000000"/>
          </w:rPr>
          <w:delText>和</w:delText>
        </w:r>
        <w:r w:rsidR="00691F21" w:rsidRPr="009F1D09" w:rsidDel="0066213D">
          <w:rPr>
            <w:color w:val="000000"/>
          </w:rPr>
          <w:delText>定义</w:delText>
        </w:r>
        <w:r w:rsidR="009D2856" w:rsidRPr="009F1D09" w:rsidDel="0066213D">
          <w:rPr>
            <w:rFonts w:hint="eastAsia"/>
            <w:color w:val="000000"/>
          </w:rPr>
          <w:delText>．</w:delText>
        </w:r>
      </w:del>
    </w:p>
    <w:p w14:paraId="07406FB6" w14:textId="77777777" w:rsidR="0049129B" w:rsidRPr="0049129B" w:rsidRDefault="0049129B">
      <w:pPr>
        <w:ind w:firstLineChars="200" w:firstLine="420"/>
        <w:rPr>
          <w:ins w:id="1025" w:author="xujiawei" w:date="2022-08-29T09:47:00Z"/>
          <w:color w:val="000000"/>
        </w:rPr>
      </w:pPr>
    </w:p>
    <w:p w14:paraId="60D686B2" w14:textId="77777777" w:rsidR="00056815" w:rsidRPr="009F1D09" w:rsidDel="000B5D40" w:rsidRDefault="00056815">
      <w:pPr>
        <w:spacing w:afterLines="50" w:after="156" w:line="340" w:lineRule="exact"/>
        <w:ind w:firstLineChars="200" w:firstLine="420"/>
        <w:rPr>
          <w:del w:id="1026" w:author="许佳炜" w:date="2022-08-06T16:00:00Z"/>
          <w:color w:val="000000"/>
        </w:rPr>
        <w:pPrChange w:id="1027" w:author="xujiawei" w:date="2022-08-29T09:47:00Z">
          <w:pPr>
            <w:spacing w:afterLines="50" w:after="156" w:line="340" w:lineRule="exact"/>
          </w:pPr>
        </w:pPrChange>
      </w:pPr>
      <w:del w:id="1028" w:author="许佳炜" w:date="2022-08-06T16:00:00Z">
        <w:r w:rsidDel="000B5D40">
          <w:rPr>
            <w:rFonts w:hint="eastAsia"/>
            <w:color w:val="FF0000"/>
            <w:bdr w:val="single" w:sz="4" w:space="0" w:color="FF0000"/>
          </w:rPr>
          <w:delText>正文中出现的普通变量用斜体，向量、矢量、张量用黑斜体</w:delText>
        </w:r>
      </w:del>
    </w:p>
    <w:p w14:paraId="20FA4344" w14:textId="77777777" w:rsidR="0065424D" w:rsidRPr="0065424D" w:rsidDel="00281156" w:rsidRDefault="00691F21">
      <w:pPr>
        <w:spacing w:afterLines="50" w:after="156" w:line="340" w:lineRule="exact"/>
        <w:ind w:firstLineChars="200" w:firstLine="420"/>
        <w:rPr>
          <w:del w:id="1029" w:author="许佳炜" w:date="2022-08-06T16:02:00Z"/>
          <w:color w:val="000000"/>
          <w:sz w:val="18"/>
          <w:szCs w:val="18"/>
        </w:rPr>
        <w:pPrChange w:id="1030" w:author="xujiawei" w:date="2022-08-29T09:47:00Z">
          <w:pPr>
            <w:ind w:firstLineChars="200" w:firstLine="420"/>
          </w:pPr>
        </w:pPrChange>
      </w:pPr>
      <w:del w:id="1031" w:author="许佳炜" w:date="2022-08-06T16:02:00Z">
        <w:r w:rsidRPr="009F1D09" w:rsidDel="00281156">
          <w:rPr>
            <w:rFonts w:ascii="黑体" w:eastAsia="黑体" w:hAnsi="黑体"/>
            <w:color w:val="000000"/>
          </w:rPr>
          <w:delText>定义1</w:delText>
        </w:r>
        <w:r w:rsidR="009D2856" w:rsidRPr="009F1D09" w:rsidDel="00281156">
          <w:rPr>
            <w:rFonts w:ascii="黑体" w:eastAsia="黑体" w:hAnsi="黑体" w:hint="eastAsia"/>
            <w:color w:val="000000"/>
          </w:rPr>
          <w:delText>．</w:delText>
        </w:r>
        <w:r w:rsidRPr="009F1D09" w:rsidDel="00281156">
          <w:rPr>
            <w:rFonts w:ascii="宋体" w:hAnsi="宋体"/>
            <w:color w:val="000000"/>
          </w:rPr>
          <w:delText>异质信息网络</w:delText>
        </w:r>
        <w:r w:rsidRPr="009F1D09" w:rsidDel="00281156">
          <w:rPr>
            <w:rFonts w:hint="eastAsia"/>
            <w:color w:val="000000"/>
            <w:vertAlign w:val="superscript"/>
          </w:rPr>
          <w:delText>[</w:delText>
        </w:r>
        <w:r w:rsidR="00DA3967" w:rsidRPr="009F1D09" w:rsidDel="00281156">
          <w:rPr>
            <w:color w:val="000000"/>
            <w:vertAlign w:val="superscript"/>
          </w:rPr>
          <w:delText>2</w:delText>
        </w:r>
        <w:r w:rsidR="00F96827" w:rsidRPr="009F1D09" w:rsidDel="00281156">
          <w:rPr>
            <w:color w:val="000000"/>
            <w:vertAlign w:val="superscript"/>
          </w:rPr>
          <w:delText>4</w:delText>
        </w:r>
        <w:r w:rsidRPr="009F1D09" w:rsidDel="00281156">
          <w:rPr>
            <w:rFonts w:hint="eastAsia"/>
            <w:color w:val="000000"/>
            <w:vertAlign w:val="superscript"/>
          </w:rPr>
          <w:delText>]</w:delText>
        </w:r>
        <w:r w:rsidR="009D2856" w:rsidRPr="009F1D09" w:rsidDel="00281156">
          <w:rPr>
            <w:color w:val="000000"/>
          </w:rPr>
          <w:delText>．</w:delText>
        </w:r>
        <w:r w:rsidRPr="009F1D09" w:rsidDel="00281156">
          <w:rPr>
            <w:color w:val="000000"/>
          </w:rPr>
          <w:delText>给定</w:delText>
        </w:r>
        <w:r w:rsidR="00BF1405" w:rsidRPr="009F1D09" w:rsidDel="00281156">
          <w:rPr>
            <w:rFonts w:hint="eastAsia"/>
            <w:color w:val="000000"/>
          </w:rPr>
          <w:delText>一</w:delText>
        </w:r>
        <w:r w:rsidRPr="009F1D09" w:rsidDel="00281156">
          <w:rPr>
            <w:color w:val="000000"/>
          </w:rPr>
          <w:delText>个有向图</w:delText>
        </w:r>
        <w:r w:rsidRPr="009F1D09" w:rsidDel="00281156">
          <w:rPr>
            <w:color w:val="000000"/>
          </w:rPr>
          <w:delText xml:space="preserve"> </w:delText>
        </w:r>
        <w:r w:rsidR="006851CC" w:rsidRPr="009F1D09" w:rsidDel="00281156">
          <w:rPr>
            <w:color w:val="000000"/>
          </w:rPr>
          <w:fldChar w:fldCharType="begin"/>
        </w:r>
        <w:r w:rsidR="006851CC" w:rsidRPr="009F1D09" w:rsidDel="00281156">
          <w:rPr>
            <w:color w:val="000000"/>
          </w:rPr>
          <w:delInstrText xml:space="preserve"> QUOTE </w:delInstrText>
        </w:r>
      </w:del>
      <m:oMath>
        <m:r>
          <m:rPr>
            <m:sty m:val="p"/>
          </m:rPr>
          <w:rPr>
            <w:rFonts w:ascii="Cambria Math" w:hAnsi="Cambria Math"/>
            <w:color w:val="000000"/>
          </w:rPr>
          <m:t>G=</m:t>
        </m:r>
        <m:d>
          <m:dPr>
            <m:ctrlPr>
              <w:rPr>
                <w:rFonts w:ascii="Cambria Math" w:hAnsi="Cambria Math"/>
                <w:color w:val="000000"/>
              </w:rPr>
            </m:ctrlPr>
          </m:dPr>
          <m:e>
            <m:r>
              <m:rPr>
                <m:sty m:val="p"/>
              </m:rPr>
              <w:rPr>
                <w:rFonts w:ascii="Cambria Math" w:hAnsi="Cambria Math"/>
                <w:color w:val="000000"/>
              </w:rPr>
              <m:t>V,E;τ,φ;A,R</m:t>
            </m:r>
          </m:e>
        </m:d>
      </m:oMath>
      <w:del w:id="1032" w:author="许佳炜" w:date="2022-08-06T16:02:00Z">
        <w:r w:rsidR="006851CC" w:rsidRPr="009F1D09" w:rsidDel="00281156">
          <w:rPr>
            <w:color w:val="000000"/>
          </w:rPr>
          <w:delInstrText xml:space="preserve"> </w:delInstrText>
        </w:r>
        <w:r w:rsidR="006851CC" w:rsidRPr="009F1D09" w:rsidDel="00281156">
          <w:rPr>
            <w:color w:val="000000"/>
          </w:rPr>
          <w:fldChar w:fldCharType="end"/>
        </w:r>
        <w:r w:rsidR="001D28B5" w:rsidRPr="009F1D09" w:rsidDel="00281156">
          <w:rPr>
            <w:i/>
            <w:color w:val="000000"/>
            <w:szCs w:val="21"/>
          </w:rPr>
          <w:delText>G</w:delText>
        </w:r>
        <w:r w:rsidR="001D28B5" w:rsidRPr="009F1D09" w:rsidDel="00281156">
          <w:rPr>
            <w:color w:val="000000"/>
            <w:szCs w:val="21"/>
          </w:rPr>
          <w:delText>=(</w:delText>
        </w:r>
        <w:r w:rsidR="004F2E20" w:rsidRPr="009F1D09" w:rsidDel="00281156">
          <w:rPr>
            <w:i/>
            <w:color w:val="000000"/>
            <w:szCs w:val="21"/>
          </w:rPr>
          <w:delText>V</w:delText>
        </w:r>
        <w:r w:rsidR="009D2856" w:rsidRPr="009F1D09" w:rsidDel="00281156">
          <w:rPr>
            <w:color w:val="000000"/>
            <w:szCs w:val="21"/>
          </w:rPr>
          <w:delText>，</w:delText>
        </w:r>
        <w:r w:rsidR="004F2E20" w:rsidRPr="009F1D09" w:rsidDel="00281156">
          <w:rPr>
            <w:i/>
            <w:color w:val="000000"/>
            <w:szCs w:val="21"/>
          </w:rPr>
          <w:delText>E</w:delText>
        </w:r>
        <w:r w:rsidR="004F2E20" w:rsidRPr="009F1D09" w:rsidDel="00281156">
          <w:rPr>
            <w:color w:val="000000"/>
            <w:szCs w:val="21"/>
          </w:rPr>
          <w:delText>;</w:delText>
        </w:r>
        <w:r w:rsidR="004F2E20" w:rsidRPr="009F1D09" w:rsidDel="00281156">
          <w:rPr>
            <w:color w:val="000000"/>
            <w:position w:val="-10"/>
            <w:szCs w:val="21"/>
          </w:rPr>
          <w:object w:dxaOrig="380" w:dyaOrig="240" w14:anchorId="490494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3pt;height:11.95pt" o:ole="">
              <v:imagedata r:id="rId15" o:title=""/>
            </v:shape>
            <o:OLEObject Type="Embed" ProgID="Equation.3" ShapeID="_x0000_i1025" DrawAspect="Content" ObjectID="_1724166636" r:id="rId16"/>
          </w:object>
        </w:r>
        <w:r w:rsidR="004F2E20" w:rsidRPr="009F1D09" w:rsidDel="00281156">
          <w:rPr>
            <w:color w:val="000000"/>
            <w:szCs w:val="21"/>
          </w:rPr>
          <w:delText>;</w:delText>
        </w:r>
        <w:r w:rsidR="004F2E20" w:rsidRPr="009F1D09" w:rsidDel="00281156">
          <w:rPr>
            <w:i/>
            <w:color w:val="000000"/>
            <w:szCs w:val="21"/>
          </w:rPr>
          <w:delText>A</w:delText>
        </w:r>
        <w:r w:rsidR="009D2856" w:rsidRPr="009F1D09" w:rsidDel="00281156">
          <w:rPr>
            <w:color w:val="000000"/>
            <w:szCs w:val="21"/>
          </w:rPr>
          <w:delText>，</w:delText>
        </w:r>
        <w:r w:rsidR="004F2E20" w:rsidRPr="009F1D09" w:rsidDel="00281156">
          <w:rPr>
            <w:i/>
            <w:color w:val="000000"/>
            <w:szCs w:val="21"/>
          </w:rPr>
          <w:delText>R</w:delText>
        </w:r>
        <w:r w:rsidR="001D28B5" w:rsidRPr="009F1D09" w:rsidDel="00281156">
          <w:rPr>
            <w:color w:val="000000"/>
            <w:szCs w:val="21"/>
          </w:rPr>
          <w:delText>)</w:delText>
        </w:r>
        <w:r w:rsidR="009D2856" w:rsidRPr="009F1D09" w:rsidDel="00281156">
          <w:rPr>
            <w:color w:val="000000"/>
            <w:szCs w:val="21"/>
          </w:rPr>
          <w:delText>．</w:delText>
        </w:r>
        <w:r w:rsidR="001D28B5" w:rsidRPr="009F1D09" w:rsidDel="00281156">
          <w:rPr>
            <w:i/>
            <w:color w:val="000000"/>
            <w:szCs w:val="21"/>
          </w:rPr>
          <w:delText>V</w:delText>
        </w:r>
        <w:r w:rsidR="006851CC" w:rsidRPr="009F1D09" w:rsidDel="00281156">
          <w:rPr>
            <w:color w:val="000000"/>
            <w:szCs w:val="21"/>
          </w:rPr>
          <w:fldChar w:fldCharType="begin"/>
        </w:r>
        <w:r w:rsidR="006851CC" w:rsidRPr="009F1D09" w:rsidDel="00281156">
          <w:rPr>
            <w:color w:val="000000"/>
            <w:szCs w:val="21"/>
          </w:rPr>
          <w:delInstrText xml:space="preserve"> QUOTE </w:delInstrText>
        </w:r>
      </w:del>
      <m:oMath>
        <m:r>
          <m:rPr>
            <m:sty m:val="p"/>
          </m:rPr>
          <w:rPr>
            <w:rFonts w:ascii="Cambria Math" w:hAnsi="Cambria Math"/>
            <w:color w:val="000000"/>
          </w:rPr>
          <m:t xml:space="preserve"> V</m:t>
        </m:r>
      </m:oMath>
      <w:del w:id="1033" w:author="许佳炜" w:date="2022-08-06T16:02:00Z">
        <w:r w:rsidR="006851CC" w:rsidRPr="009F1D09" w:rsidDel="00281156">
          <w:rPr>
            <w:color w:val="000000"/>
            <w:szCs w:val="21"/>
          </w:rPr>
          <w:delInstrText xml:space="preserve"> </w:delInstrText>
        </w:r>
        <w:r w:rsidR="006851CC" w:rsidRPr="009F1D09" w:rsidDel="00281156">
          <w:rPr>
            <w:color w:val="000000"/>
            <w:szCs w:val="21"/>
          </w:rPr>
          <w:fldChar w:fldCharType="end"/>
        </w:r>
        <w:r w:rsidRPr="009F1D09" w:rsidDel="00281156">
          <w:rPr>
            <w:color w:val="000000"/>
          </w:rPr>
          <w:delText>代表节点集</w:delText>
        </w:r>
        <w:r w:rsidR="009D2856" w:rsidRPr="009F1D09" w:rsidDel="00281156">
          <w:rPr>
            <w:color w:val="000000"/>
          </w:rPr>
          <w:delText>，</w:delText>
        </w:r>
        <w:r w:rsidR="004F2E20" w:rsidRPr="009F1D09" w:rsidDel="00281156">
          <w:rPr>
            <w:i/>
            <w:color w:val="000000"/>
            <w:szCs w:val="21"/>
          </w:rPr>
          <w:delText>E</w:delText>
        </w:r>
        <w:r w:rsidR="004F2E20" w:rsidRPr="009F1D09" w:rsidDel="00281156">
          <w:rPr>
            <w:color w:val="000000"/>
          </w:rPr>
          <w:delText xml:space="preserve"> </w:delText>
        </w:r>
        <w:r w:rsidR="006851CC" w:rsidRPr="009F1D09" w:rsidDel="00281156">
          <w:rPr>
            <w:color w:val="000000"/>
          </w:rPr>
          <w:fldChar w:fldCharType="begin"/>
        </w:r>
        <w:r w:rsidR="006851CC" w:rsidRPr="009F1D09" w:rsidDel="00281156">
          <w:rPr>
            <w:color w:val="000000"/>
          </w:rPr>
          <w:delInstrText xml:space="preserve"> QUOTE </w:delInstrText>
        </w:r>
      </w:del>
      <m:oMath>
        <m:r>
          <m:rPr>
            <m:sty m:val="p"/>
          </m:rPr>
          <w:rPr>
            <w:rFonts w:ascii="Cambria Math" w:hAnsi="Cambria Math"/>
            <w:color w:val="000000"/>
          </w:rPr>
          <m:t xml:space="preserve"> E</m:t>
        </m:r>
      </m:oMath>
      <w:del w:id="1034" w:author="许佳炜" w:date="2022-08-06T16:02:00Z">
        <w:r w:rsidR="006851CC" w:rsidRPr="009F1D09" w:rsidDel="00281156">
          <w:rPr>
            <w:color w:val="000000"/>
          </w:rPr>
          <w:delInstrText xml:space="preserve"> </w:delInstrText>
        </w:r>
        <w:r w:rsidR="006851CC" w:rsidRPr="009F1D09" w:rsidDel="00281156">
          <w:rPr>
            <w:color w:val="000000"/>
          </w:rPr>
          <w:fldChar w:fldCharType="end"/>
        </w:r>
        <w:r w:rsidRPr="009F1D09" w:rsidDel="00281156">
          <w:rPr>
            <w:color w:val="000000"/>
          </w:rPr>
          <w:delText>代表边集</w:delText>
        </w:r>
        <w:r w:rsidR="009D2856" w:rsidRPr="009F1D09" w:rsidDel="00281156">
          <w:rPr>
            <w:color w:val="000000"/>
          </w:rPr>
          <w:delText>．</w:delText>
        </w:r>
        <w:r w:rsidR="00AE2E8C" w:rsidRPr="009F1D09" w:rsidDel="00281156">
          <w:rPr>
            <w:color w:val="000000"/>
            <w:position w:val="-6"/>
            <w:szCs w:val="21"/>
          </w:rPr>
          <w:object w:dxaOrig="180" w:dyaOrig="200" w14:anchorId="4FD3E109">
            <v:shape id="_x0000_i1026" type="#_x0000_t75" style="width:8.6pt;height:9.5pt" o:ole="">
              <v:imagedata r:id="rId17" o:title=""/>
            </v:shape>
            <o:OLEObject Type="Embed" ProgID="Equation.3" ShapeID="_x0000_i1026" DrawAspect="Content" ObjectID="_1724166637" r:id="rId18"/>
          </w:object>
        </w:r>
        <w:r w:rsidR="006851CC" w:rsidRPr="009F1D09" w:rsidDel="00281156">
          <w:rPr>
            <w:color w:val="000000"/>
          </w:rPr>
          <w:fldChar w:fldCharType="begin"/>
        </w:r>
        <w:r w:rsidR="006851CC" w:rsidRPr="009F1D09" w:rsidDel="00281156">
          <w:rPr>
            <w:color w:val="000000"/>
          </w:rPr>
          <w:delInstrText xml:space="preserve"> QUOTE </w:delInstrText>
        </w:r>
      </w:del>
      <m:oMath>
        <m:r>
          <m:rPr>
            <m:sty m:val="p"/>
          </m:rPr>
          <w:rPr>
            <w:rFonts w:ascii="Cambria Math" w:hAnsi="Cambria Math"/>
            <w:color w:val="000000"/>
          </w:rPr>
          <m:t xml:space="preserve"> τ</m:t>
        </m:r>
      </m:oMath>
      <w:del w:id="1035" w:author="许佳炜" w:date="2022-08-06T16:02:00Z">
        <w:r w:rsidR="006851CC" w:rsidRPr="009F1D09" w:rsidDel="00281156">
          <w:rPr>
            <w:color w:val="000000"/>
          </w:rPr>
          <w:delInstrText xml:space="preserve"> </w:delInstrText>
        </w:r>
        <w:r w:rsidR="006851CC" w:rsidRPr="009F1D09" w:rsidDel="00281156">
          <w:rPr>
            <w:color w:val="000000"/>
          </w:rPr>
          <w:fldChar w:fldCharType="end"/>
        </w:r>
        <w:r w:rsidR="00564DA1" w:rsidRPr="009F1D09" w:rsidDel="00281156">
          <w:rPr>
            <w:rFonts w:hint="eastAsia"/>
            <w:color w:val="000000"/>
          </w:rPr>
          <w:delText>表示</w:delText>
        </w:r>
        <w:r w:rsidR="00772872" w:rsidRPr="009F1D09" w:rsidDel="00281156">
          <w:rPr>
            <w:rFonts w:hint="eastAsia"/>
            <w:color w:val="000000"/>
          </w:rPr>
          <w:delText>对象</w:delText>
        </w:r>
        <w:r w:rsidR="00564DA1" w:rsidRPr="009F1D09" w:rsidDel="00281156">
          <w:rPr>
            <w:rFonts w:hint="eastAsia"/>
            <w:color w:val="000000"/>
          </w:rPr>
          <w:delText>类型映射函数</w:delText>
        </w:r>
        <w:r w:rsidR="009D2856" w:rsidRPr="009F1D09" w:rsidDel="00281156">
          <w:rPr>
            <w:color w:val="000000"/>
          </w:rPr>
          <w:delText>．</w:delText>
        </w:r>
        <w:r w:rsidR="00146A0E" w:rsidRPr="009F1D09" w:rsidDel="00281156">
          <w:rPr>
            <w:color w:val="000000"/>
            <w:position w:val="-10"/>
            <w:szCs w:val="21"/>
          </w:rPr>
          <w:object w:dxaOrig="200" w:dyaOrig="260" w14:anchorId="0E6CF92E">
            <v:shape id="_x0000_i1027" type="#_x0000_t75" style="width:9.5pt;height:13.15pt" o:ole="">
              <v:imagedata r:id="rId19" o:title=""/>
            </v:shape>
            <o:OLEObject Type="Embed" ProgID="Equation.3" ShapeID="_x0000_i1027" DrawAspect="Content" ObjectID="_1724166638" r:id="rId20"/>
          </w:object>
        </w:r>
        <w:r w:rsidR="006851CC" w:rsidRPr="009F1D09" w:rsidDel="00281156">
          <w:rPr>
            <w:color w:val="000000"/>
          </w:rPr>
          <w:fldChar w:fldCharType="begin"/>
        </w:r>
        <w:r w:rsidR="006851CC" w:rsidRPr="009F1D09" w:rsidDel="00281156">
          <w:rPr>
            <w:color w:val="000000"/>
          </w:rPr>
          <w:delInstrText xml:space="preserve"> QUOTE </w:delInstrText>
        </w:r>
      </w:del>
      <m:oMath>
        <m:r>
          <m:rPr>
            <m:sty m:val="p"/>
          </m:rPr>
          <w:rPr>
            <w:rFonts w:ascii="Cambria Math" w:hAnsi="Cambria Math"/>
            <w:color w:val="000000"/>
          </w:rPr>
          <m:t xml:space="preserve"> φ</m:t>
        </m:r>
      </m:oMath>
      <w:del w:id="1036" w:author="许佳炜" w:date="2022-08-06T16:02:00Z">
        <w:r w:rsidR="006851CC" w:rsidRPr="009F1D09" w:rsidDel="00281156">
          <w:rPr>
            <w:color w:val="000000"/>
          </w:rPr>
          <w:delInstrText xml:space="preserve"> </w:delInstrText>
        </w:r>
        <w:r w:rsidR="006851CC" w:rsidRPr="009F1D09" w:rsidDel="00281156">
          <w:rPr>
            <w:color w:val="000000"/>
          </w:rPr>
          <w:fldChar w:fldCharType="end"/>
        </w:r>
        <w:r w:rsidR="00564DA1" w:rsidRPr="009F1D09" w:rsidDel="00281156">
          <w:rPr>
            <w:rFonts w:hint="eastAsia"/>
            <w:color w:val="000000"/>
          </w:rPr>
          <w:delText>表示</w:delText>
        </w:r>
        <w:r w:rsidR="00772872" w:rsidRPr="009F1D09" w:rsidDel="00281156">
          <w:rPr>
            <w:rFonts w:hint="eastAsia"/>
            <w:color w:val="000000"/>
          </w:rPr>
          <w:delText>关系</w:delText>
        </w:r>
        <w:r w:rsidR="00564DA1" w:rsidRPr="009F1D09" w:rsidDel="00281156">
          <w:rPr>
            <w:rFonts w:hint="eastAsia"/>
            <w:color w:val="000000"/>
          </w:rPr>
          <w:delText>类型映射函数</w:delText>
        </w:r>
        <w:r w:rsidR="009D2856" w:rsidRPr="009F1D09" w:rsidDel="00281156">
          <w:rPr>
            <w:rFonts w:hint="eastAsia"/>
            <w:color w:val="000000"/>
          </w:rPr>
          <w:delText>．</w:delText>
        </w:r>
        <w:r w:rsidR="006851CC" w:rsidRPr="009F1D09" w:rsidDel="00281156">
          <w:rPr>
            <w:color w:val="000000"/>
          </w:rPr>
          <w:fldChar w:fldCharType="begin"/>
        </w:r>
        <w:r w:rsidR="006851CC" w:rsidRPr="009F1D09" w:rsidDel="00281156">
          <w:rPr>
            <w:color w:val="000000"/>
          </w:rPr>
          <w:delInstrText xml:space="preserve"> QUOTE </w:delInstrText>
        </w:r>
      </w:del>
      <m:oMath>
        <m:r>
          <m:rPr>
            <m:sty m:val="p"/>
          </m:rPr>
          <w:rPr>
            <w:rFonts w:ascii="Cambria Math" w:hAnsi="Cambria Math"/>
            <w:color w:val="000000"/>
          </w:rPr>
          <m:t xml:space="preserve"> τ</m:t>
        </m:r>
        <m:d>
          <m:dPr>
            <m:ctrlPr>
              <w:rPr>
                <w:rFonts w:ascii="Cambria Math" w:hAnsi="Cambria Math"/>
                <w:i/>
                <w:color w:val="000000"/>
              </w:rPr>
            </m:ctrlPr>
          </m:dPr>
          <m:e>
            <m:r>
              <m:rPr>
                <m:sty m:val="p"/>
              </m:rPr>
              <w:rPr>
                <w:rFonts w:ascii="Cambria Math" w:hAnsi="Cambria Math"/>
                <w:color w:val="000000"/>
              </w:rPr>
              <m:t>v</m:t>
            </m:r>
          </m:e>
        </m:d>
        <m:r>
          <m:rPr>
            <m:sty m:val="p"/>
          </m:rPr>
          <w:rPr>
            <w:rFonts w:ascii="Cambria Math" w:hAnsi="Cambria Math"/>
            <w:color w:val="000000"/>
          </w:rPr>
          <m:t>∈A</m:t>
        </m:r>
      </m:oMath>
      <w:del w:id="1037" w:author="许佳炜" w:date="2022-08-06T16:02:00Z">
        <w:r w:rsidR="006851CC" w:rsidRPr="009F1D09" w:rsidDel="00281156">
          <w:rPr>
            <w:color w:val="000000"/>
          </w:rPr>
          <w:delInstrText xml:space="preserve"> </w:delInstrText>
        </w:r>
        <w:r w:rsidR="006851CC" w:rsidRPr="009F1D09" w:rsidDel="00281156">
          <w:rPr>
            <w:color w:val="000000"/>
          </w:rPr>
          <w:fldChar w:fldCharType="end"/>
        </w:r>
        <w:r w:rsidR="001A3582" w:rsidRPr="009F1D09" w:rsidDel="00281156">
          <w:rPr>
            <w:color w:val="000000"/>
            <w:position w:val="-6"/>
            <w:szCs w:val="21"/>
          </w:rPr>
          <w:object w:dxaOrig="180" w:dyaOrig="200" w14:anchorId="05A00433">
            <v:shape id="_x0000_i1028" type="#_x0000_t75" style="width:8.6pt;height:9.5pt" o:ole="">
              <v:imagedata r:id="rId17" o:title=""/>
            </v:shape>
            <o:OLEObject Type="Embed" ProgID="Equation.3" ShapeID="_x0000_i1028" DrawAspect="Content" ObjectID="_1724166639" r:id="rId21"/>
          </w:object>
        </w:r>
        <w:r w:rsidR="001A3582" w:rsidRPr="009F1D09" w:rsidDel="00281156">
          <w:rPr>
            <w:color w:val="000000"/>
            <w:szCs w:val="21"/>
          </w:rPr>
          <w:delText>(</w:delText>
        </w:r>
        <w:r w:rsidR="001A3582" w:rsidRPr="009F1D09" w:rsidDel="00281156">
          <w:rPr>
            <w:i/>
            <w:color w:val="000000"/>
            <w:szCs w:val="21"/>
          </w:rPr>
          <w:delText>v</w:delText>
        </w:r>
        <w:r w:rsidR="001A3582" w:rsidRPr="009F1D09" w:rsidDel="00281156">
          <w:rPr>
            <w:color w:val="000000"/>
            <w:szCs w:val="21"/>
          </w:rPr>
          <w:delText>)</w:delText>
        </w:r>
        <w:r w:rsidR="001A3582" w:rsidRPr="009F1D09" w:rsidDel="00281156">
          <w:rPr>
            <w:rFonts w:ascii="宋体" w:hAnsi="宋体" w:hint="eastAsia"/>
            <w:color w:val="000000"/>
            <w:szCs w:val="21"/>
          </w:rPr>
          <w:delText>∈</w:delText>
        </w:r>
        <w:r w:rsidR="001A3582" w:rsidRPr="009F1D09" w:rsidDel="00281156">
          <w:rPr>
            <w:i/>
            <w:color w:val="000000"/>
            <w:szCs w:val="21"/>
          </w:rPr>
          <w:delText>A</w:delText>
        </w:r>
        <w:r w:rsidRPr="009F1D09" w:rsidDel="00281156">
          <w:rPr>
            <w:color w:val="000000"/>
          </w:rPr>
          <w:delText>表示</w:delText>
        </w:r>
        <w:r w:rsidR="00772872" w:rsidRPr="009F1D09" w:rsidDel="00281156">
          <w:rPr>
            <w:rFonts w:hint="eastAsia"/>
            <w:color w:val="000000"/>
          </w:rPr>
          <w:delText>每个对象</w:delText>
        </w:r>
        <w:r w:rsidR="006851CC" w:rsidRPr="009F1D09" w:rsidDel="00281156">
          <w:rPr>
            <w:color w:val="000000"/>
          </w:rPr>
          <w:fldChar w:fldCharType="begin"/>
        </w:r>
        <w:r w:rsidR="006851CC" w:rsidRPr="009F1D09" w:rsidDel="00281156">
          <w:rPr>
            <w:color w:val="000000"/>
          </w:rPr>
          <w:delInstrText xml:space="preserve"> QUOTE </w:delInstrText>
        </w:r>
      </w:del>
      <m:oMath>
        <m:r>
          <m:rPr>
            <m:sty m:val="p"/>
          </m:rPr>
          <w:rPr>
            <w:rFonts w:ascii="Cambria Math" w:hAnsi="Cambria Math"/>
            <w:color w:val="000000"/>
          </w:rPr>
          <m:t>v∈V</m:t>
        </m:r>
      </m:oMath>
      <w:del w:id="1038" w:author="许佳炜" w:date="2022-08-06T16:02:00Z">
        <w:r w:rsidR="006851CC" w:rsidRPr="009F1D09" w:rsidDel="00281156">
          <w:rPr>
            <w:color w:val="000000"/>
          </w:rPr>
          <w:delInstrText xml:space="preserve"> </w:delInstrText>
        </w:r>
        <w:r w:rsidR="006851CC" w:rsidRPr="009F1D09" w:rsidDel="00281156">
          <w:rPr>
            <w:color w:val="000000"/>
          </w:rPr>
          <w:fldChar w:fldCharType="end"/>
        </w:r>
        <w:r w:rsidR="001A3582" w:rsidRPr="009F1D09" w:rsidDel="00281156">
          <w:rPr>
            <w:i/>
            <w:color w:val="000000"/>
            <w:szCs w:val="21"/>
          </w:rPr>
          <w:delText>v</w:delText>
        </w:r>
        <w:r w:rsidR="001A3582" w:rsidRPr="009F1D09" w:rsidDel="00281156">
          <w:rPr>
            <w:rFonts w:ascii="宋体" w:hAnsi="宋体" w:hint="eastAsia"/>
            <w:color w:val="000000"/>
            <w:szCs w:val="21"/>
          </w:rPr>
          <w:delText>∈</w:delText>
        </w:r>
        <w:r w:rsidR="001A3582" w:rsidRPr="009F1D09" w:rsidDel="00281156">
          <w:rPr>
            <w:i/>
            <w:color w:val="000000"/>
            <w:szCs w:val="21"/>
          </w:rPr>
          <w:delText>V</w:delText>
        </w:r>
        <w:r w:rsidR="00772872" w:rsidRPr="009F1D09" w:rsidDel="00281156">
          <w:rPr>
            <w:rFonts w:hint="eastAsia"/>
            <w:color w:val="000000"/>
          </w:rPr>
          <w:delText>都属于</w:delText>
        </w:r>
        <w:r w:rsidR="00772872" w:rsidRPr="009F1D09" w:rsidDel="00281156">
          <w:rPr>
            <w:color w:val="000000"/>
          </w:rPr>
          <w:delText>一个特定的</w:delText>
        </w:r>
        <w:r w:rsidR="00772872" w:rsidRPr="009F1D09" w:rsidDel="00281156">
          <w:rPr>
            <w:rFonts w:hint="eastAsia"/>
            <w:color w:val="000000"/>
          </w:rPr>
          <w:delText>对象</w:delText>
        </w:r>
        <w:r w:rsidR="00772872" w:rsidRPr="009F1D09" w:rsidDel="00281156">
          <w:rPr>
            <w:color w:val="000000"/>
          </w:rPr>
          <w:delText>类</w:delText>
        </w:r>
        <w:r w:rsidR="009D2856" w:rsidRPr="009F1D09" w:rsidDel="00281156">
          <w:rPr>
            <w:color w:val="000000"/>
          </w:rPr>
          <w:delText>．</w:delText>
        </w:r>
        <w:r w:rsidR="006851CC" w:rsidRPr="009F1D09" w:rsidDel="00281156">
          <w:rPr>
            <w:color w:val="000000"/>
          </w:rPr>
          <w:fldChar w:fldCharType="begin"/>
        </w:r>
        <w:r w:rsidR="006851CC" w:rsidRPr="009F1D09" w:rsidDel="00281156">
          <w:rPr>
            <w:color w:val="000000"/>
          </w:rPr>
          <w:delInstrText xml:space="preserve"> QUOTE </w:delInstrText>
        </w:r>
      </w:del>
      <m:oMath>
        <m:r>
          <m:rPr>
            <m:sty m:val="p"/>
          </m:rPr>
          <w:rPr>
            <w:rFonts w:ascii="Cambria Math" w:hAnsi="Cambria Math"/>
            <w:color w:val="000000"/>
          </w:rPr>
          <m:t xml:space="preserve"> φ</m:t>
        </m:r>
        <m:d>
          <m:dPr>
            <m:ctrlPr>
              <w:rPr>
                <w:rFonts w:ascii="Cambria Math" w:hAnsi="Cambria Math"/>
                <w:i/>
                <w:color w:val="000000"/>
              </w:rPr>
            </m:ctrlPr>
          </m:dPr>
          <m:e>
            <m:r>
              <m:rPr>
                <m:sty m:val="p"/>
              </m:rPr>
              <w:rPr>
                <w:rFonts w:ascii="Cambria Math" w:hAnsi="Cambria Math"/>
                <w:color w:val="000000"/>
              </w:rPr>
              <m:t>e</m:t>
            </m:r>
          </m:e>
        </m:d>
        <m:r>
          <m:rPr>
            <m:sty m:val="p"/>
          </m:rPr>
          <w:rPr>
            <w:rFonts w:ascii="Cambria Math" w:hAnsi="Cambria Math"/>
            <w:color w:val="000000"/>
          </w:rPr>
          <m:t>∈R</m:t>
        </m:r>
      </m:oMath>
      <w:del w:id="1039" w:author="许佳炜" w:date="2022-08-06T16:02:00Z">
        <w:r w:rsidR="006851CC" w:rsidRPr="009F1D09" w:rsidDel="00281156">
          <w:rPr>
            <w:color w:val="000000"/>
          </w:rPr>
          <w:delInstrText xml:space="preserve"> </w:delInstrText>
        </w:r>
        <w:r w:rsidR="006851CC" w:rsidRPr="009F1D09" w:rsidDel="00281156">
          <w:rPr>
            <w:color w:val="000000"/>
          </w:rPr>
          <w:fldChar w:fldCharType="end"/>
        </w:r>
        <w:r w:rsidR="001A3582" w:rsidRPr="009F1D09" w:rsidDel="00281156">
          <w:rPr>
            <w:color w:val="000000"/>
            <w:position w:val="-10"/>
            <w:szCs w:val="21"/>
          </w:rPr>
          <w:object w:dxaOrig="200" w:dyaOrig="260" w14:anchorId="66CDCBA0">
            <v:shape id="_x0000_i1029" type="#_x0000_t75" style="width:9.5pt;height:13.15pt" o:ole="">
              <v:imagedata r:id="rId19" o:title=""/>
            </v:shape>
            <o:OLEObject Type="Embed" ProgID="Equation.3" ShapeID="_x0000_i1029" DrawAspect="Content" ObjectID="_1724166640" r:id="rId22"/>
          </w:object>
        </w:r>
        <w:r w:rsidR="001A3582" w:rsidRPr="009F1D09" w:rsidDel="00281156">
          <w:rPr>
            <w:color w:val="000000"/>
            <w:szCs w:val="21"/>
          </w:rPr>
          <w:delText>(</w:delText>
        </w:r>
        <w:r w:rsidR="001A3582" w:rsidRPr="009F1D09" w:rsidDel="00281156">
          <w:rPr>
            <w:i/>
            <w:color w:val="000000"/>
            <w:szCs w:val="21"/>
          </w:rPr>
          <w:delText>e</w:delText>
        </w:r>
        <w:r w:rsidR="001A3582" w:rsidRPr="009F1D09" w:rsidDel="00281156">
          <w:rPr>
            <w:color w:val="000000"/>
            <w:szCs w:val="21"/>
          </w:rPr>
          <w:delText>)</w:delText>
        </w:r>
        <w:r w:rsidR="001A3582" w:rsidRPr="009F1D09" w:rsidDel="00281156">
          <w:rPr>
            <w:rFonts w:ascii="宋体" w:hAnsi="宋体" w:cs="宋体" w:hint="eastAsia"/>
            <w:color w:val="000000"/>
            <w:szCs w:val="21"/>
          </w:rPr>
          <w:delText>∈</w:delText>
        </w:r>
        <w:r w:rsidR="001A3582" w:rsidRPr="009F1D09" w:rsidDel="00281156">
          <w:rPr>
            <w:i/>
            <w:color w:val="000000"/>
            <w:szCs w:val="21"/>
          </w:rPr>
          <w:delText>R</w:delText>
        </w:r>
        <w:r w:rsidRPr="009F1D09" w:rsidDel="00281156">
          <w:rPr>
            <w:color w:val="000000"/>
          </w:rPr>
          <w:delText>表示</w:delText>
        </w:r>
        <w:r w:rsidR="00772872" w:rsidRPr="009F1D09" w:rsidDel="00281156">
          <w:rPr>
            <w:rFonts w:hint="eastAsia"/>
            <w:color w:val="000000"/>
          </w:rPr>
          <w:delText>每个关系</w:delText>
        </w:r>
        <w:r w:rsidR="006851CC" w:rsidRPr="009F1D09" w:rsidDel="00281156">
          <w:rPr>
            <w:color w:val="000000"/>
          </w:rPr>
          <w:fldChar w:fldCharType="begin"/>
        </w:r>
        <w:r w:rsidR="006851CC" w:rsidRPr="009F1D09" w:rsidDel="00281156">
          <w:rPr>
            <w:color w:val="000000"/>
          </w:rPr>
          <w:delInstrText xml:space="preserve"> QUOTE </w:delInstrText>
        </w:r>
      </w:del>
      <m:oMath>
        <m:r>
          <m:rPr>
            <m:sty m:val="p"/>
          </m:rPr>
          <w:rPr>
            <w:rFonts w:ascii="Cambria Math" w:hAnsi="Cambria Math"/>
            <w:color w:val="000000"/>
          </w:rPr>
          <m:t>e∈E</m:t>
        </m:r>
      </m:oMath>
      <w:del w:id="1040" w:author="许佳炜" w:date="2022-08-06T16:02:00Z">
        <w:r w:rsidR="006851CC" w:rsidRPr="009F1D09" w:rsidDel="00281156">
          <w:rPr>
            <w:color w:val="000000"/>
          </w:rPr>
          <w:delInstrText xml:space="preserve"> </w:delInstrText>
        </w:r>
        <w:r w:rsidR="006851CC" w:rsidRPr="009F1D09" w:rsidDel="00281156">
          <w:rPr>
            <w:color w:val="000000"/>
          </w:rPr>
          <w:fldChar w:fldCharType="end"/>
        </w:r>
        <w:r w:rsidR="001A3582" w:rsidRPr="009F1D09" w:rsidDel="00281156">
          <w:rPr>
            <w:i/>
            <w:color w:val="000000"/>
            <w:szCs w:val="21"/>
          </w:rPr>
          <w:delText>e</w:delText>
        </w:r>
        <w:r w:rsidR="001A3582" w:rsidRPr="009F1D09" w:rsidDel="00281156">
          <w:rPr>
            <w:rFonts w:ascii="宋体" w:hAnsi="宋体" w:cs="宋体" w:hint="eastAsia"/>
            <w:color w:val="000000"/>
            <w:szCs w:val="21"/>
          </w:rPr>
          <w:delText>∈</w:delText>
        </w:r>
        <w:r w:rsidR="001A3582" w:rsidRPr="009F1D09" w:rsidDel="00281156">
          <w:rPr>
            <w:i/>
            <w:color w:val="000000"/>
            <w:szCs w:val="21"/>
          </w:rPr>
          <w:delText>E</w:delText>
        </w:r>
        <w:r w:rsidR="00772872" w:rsidRPr="009F1D09" w:rsidDel="00281156">
          <w:rPr>
            <w:rFonts w:hint="eastAsia"/>
            <w:color w:val="000000"/>
          </w:rPr>
          <w:delText>都属于</w:delText>
        </w:r>
        <w:r w:rsidRPr="009F1D09" w:rsidDel="00281156">
          <w:rPr>
            <w:color w:val="000000"/>
          </w:rPr>
          <w:delText>一种</w:delText>
        </w:r>
        <w:r w:rsidR="00772872" w:rsidRPr="009F1D09" w:rsidDel="00281156">
          <w:rPr>
            <w:rFonts w:hint="eastAsia"/>
            <w:color w:val="000000"/>
          </w:rPr>
          <w:delText>特定</w:delText>
        </w:r>
        <w:r w:rsidR="00772872" w:rsidRPr="009F1D09" w:rsidDel="00281156">
          <w:rPr>
            <w:color w:val="000000"/>
          </w:rPr>
          <w:delText>的</w:delText>
        </w:r>
        <w:r w:rsidR="0086426F" w:rsidRPr="009F1D09" w:rsidDel="00281156">
          <w:rPr>
            <w:color w:val="000000"/>
          </w:rPr>
          <w:delText>关系类</w:delText>
        </w:r>
        <w:r w:rsidR="009D2856" w:rsidRPr="009F1D09" w:rsidDel="00281156">
          <w:rPr>
            <w:color w:val="000000"/>
          </w:rPr>
          <w:delText>．</w:delText>
        </w:r>
        <w:r w:rsidR="0086426F" w:rsidRPr="009F1D09" w:rsidDel="00281156">
          <w:rPr>
            <w:color w:val="000000"/>
          </w:rPr>
          <w:delText>当节点</w:delText>
        </w:r>
        <w:r w:rsidRPr="009F1D09" w:rsidDel="00281156">
          <w:rPr>
            <w:color w:val="000000"/>
          </w:rPr>
          <w:delText>类型数量</w:delText>
        </w:r>
        <w:r w:rsidR="006851CC" w:rsidRPr="009F1D09" w:rsidDel="00281156">
          <w:rPr>
            <w:color w:val="000000"/>
          </w:rPr>
          <w:fldChar w:fldCharType="begin"/>
        </w:r>
        <w:r w:rsidR="006851CC" w:rsidRPr="009F1D09" w:rsidDel="00281156">
          <w:rPr>
            <w:color w:val="000000"/>
          </w:rPr>
          <w:delInstrText xml:space="preserve"> QUOTE </w:delInstrText>
        </w:r>
      </w:del>
      <m:oMath>
        <m:d>
          <m:dPr>
            <m:begChr m:val="|"/>
            <m:endChr m:val="|"/>
            <m:ctrlPr>
              <w:rPr>
                <w:rFonts w:ascii="Cambria Math" w:hAnsi="Cambria Math"/>
                <w:i/>
                <w:color w:val="000000"/>
              </w:rPr>
            </m:ctrlPr>
          </m:dPr>
          <m:e>
            <m:r>
              <m:rPr>
                <m:sty m:val="p"/>
              </m:rPr>
              <w:rPr>
                <w:rFonts w:ascii="Cambria Math" w:hAnsi="Cambria Math"/>
                <w:color w:val="000000"/>
              </w:rPr>
              <m:t>A</m:t>
            </m:r>
          </m:e>
        </m:d>
        <m:r>
          <m:rPr>
            <m:sty m:val="p"/>
          </m:rPr>
          <w:rPr>
            <w:rFonts w:ascii="Cambria Math" w:hAnsi="Cambria Math"/>
            <w:color w:val="000000"/>
          </w:rPr>
          <m:t>&gt;1</m:t>
        </m:r>
      </m:oMath>
      <w:del w:id="1041" w:author="许佳炜" w:date="2022-08-06T16:02:00Z">
        <w:r w:rsidR="006851CC" w:rsidRPr="009F1D09" w:rsidDel="00281156">
          <w:rPr>
            <w:color w:val="000000"/>
          </w:rPr>
          <w:delInstrText xml:space="preserve"> </w:delInstrText>
        </w:r>
        <w:r w:rsidR="006851CC" w:rsidRPr="009F1D09" w:rsidDel="00281156">
          <w:rPr>
            <w:color w:val="000000"/>
          </w:rPr>
          <w:fldChar w:fldCharType="end"/>
        </w:r>
        <w:r w:rsidR="001A3582" w:rsidRPr="009F1D09" w:rsidDel="00281156">
          <w:rPr>
            <w:rFonts w:ascii="宋体" w:hAnsi="宋体" w:hint="eastAsia"/>
            <w:color w:val="000000"/>
            <w:szCs w:val="21"/>
          </w:rPr>
          <w:delText>∣</w:delText>
        </w:r>
        <w:r w:rsidR="001A3582" w:rsidRPr="009F1D09" w:rsidDel="00281156">
          <w:rPr>
            <w:i/>
            <w:color w:val="000000"/>
            <w:szCs w:val="21"/>
          </w:rPr>
          <w:delText>A</w:delText>
        </w:r>
        <w:r w:rsidR="001A3582" w:rsidRPr="009F1D09" w:rsidDel="00281156">
          <w:rPr>
            <w:rFonts w:ascii="宋体" w:hAnsi="宋体" w:hint="eastAsia"/>
            <w:color w:val="000000"/>
            <w:szCs w:val="21"/>
          </w:rPr>
          <w:delText>∣</w:delText>
        </w:r>
        <w:r w:rsidR="001A3582" w:rsidRPr="009F1D09" w:rsidDel="00281156">
          <w:rPr>
            <w:color w:val="000000"/>
            <w:szCs w:val="21"/>
          </w:rPr>
          <w:delText>&gt;1</w:delText>
        </w:r>
        <w:r w:rsidRPr="009F1D09" w:rsidDel="00281156">
          <w:rPr>
            <w:color w:val="000000"/>
          </w:rPr>
          <w:delText>或边的类型数量</w:delText>
        </w:r>
        <w:r w:rsidR="001A3582" w:rsidRPr="009F1D09" w:rsidDel="00281156">
          <w:rPr>
            <w:rFonts w:ascii="宋体" w:hAnsi="宋体" w:hint="eastAsia"/>
            <w:color w:val="000000"/>
            <w:szCs w:val="21"/>
          </w:rPr>
          <w:delText>∣</w:delText>
        </w:r>
        <w:r w:rsidR="001A3582" w:rsidRPr="009F1D09" w:rsidDel="00281156">
          <w:rPr>
            <w:i/>
            <w:color w:val="000000"/>
            <w:szCs w:val="21"/>
          </w:rPr>
          <w:delText>R</w:delText>
        </w:r>
        <w:r w:rsidR="001A3582" w:rsidRPr="009F1D09" w:rsidDel="00281156">
          <w:rPr>
            <w:rFonts w:ascii="宋体" w:hAnsi="宋体" w:hint="eastAsia"/>
            <w:color w:val="000000"/>
            <w:szCs w:val="21"/>
          </w:rPr>
          <w:delText>∣</w:delText>
        </w:r>
        <w:r w:rsidR="001A3582" w:rsidRPr="009F1D09" w:rsidDel="00281156">
          <w:rPr>
            <w:color w:val="000000"/>
            <w:szCs w:val="21"/>
          </w:rPr>
          <w:delText>&gt;1</w:delText>
        </w:r>
        <w:r w:rsidR="006851CC" w:rsidRPr="009F1D09" w:rsidDel="00281156">
          <w:rPr>
            <w:color w:val="000000"/>
          </w:rPr>
          <w:fldChar w:fldCharType="begin"/>
        </w:r>
        <w:r w:rsidR="006851CC" w:rsidRPr="009F1D09" w:rsidDel="00281156">
          <w:rPr>
            <w:color w:val="000000"/>
          </w:rPr>
          <w:delInstrText xml:space="preserve"> QUOTE </w:delInstrText>
        </w:r>
      </w:del>
      <m:oMath>
        <m:d>
          <m:dPr>
            <m:begChr m:val="|"/>
            <m:endChr m:val="|"/>
            <m:ctrlPr>
              <w:rPr>
                <w:rFonts w:ascii="Cambria Math" w:hAnsi="Cambria Math"/>
                <w:i/>
                <w:color w:val="000000"/>
              </w:rPr>
            </m:ctrlPr>
          </m:dPr>
          <m:e>
            <m:r>
              <m:rPr>
                <m:sty m:val="p"/>
              </m:rPr>
              <w:rPr>
                <w:rFonts w:ascii="Cambria Math" w:hAnsi="Cambria Math"/>
                <w:color w:val="000000"/>
              </w:rPr>
              <m:t>R</m:t>
            </m:r>
          </m:e>
        </m:d>
        <m:r>
          <m:rPr>
            <m:sty m:val="p"/>
          </m:rPr>
          <w:rPr>
            <w:rFonts w:ascii="Cambria Math" w:hAnsi="Cambria Math"/>
            <w:color w:val="000000"/>
          </w:rPr>
          <m:t>&gt;1</m:t>
        </m:r>
      </m:oMath>
      <w:del w:id="1042" w:author="许佳炜" w:date="2022-08-06T16:02:00Z">
        <w:r w:rsidR="006851CC" w:rsidRPr="009F1D09" w:rsidDel="00281156">
          <w:rPr>
            <w:color w:val="000000"/>
          </w:rPr>
          <w:delInstrText xml:space="preserve"> </w:delInstrText>
        </w:r>
        <w:r w:rsidR="006851CC" w:rsidRPr="009F1D09" w:rsidDel="00281156">
          <w:rPr>
            <w:color w:val="000000"/>
          </w:rPr>
          <w:fldChar w:fldCharType="end"/>
        </w:r>
        <w:r w:rsidRPr="009F1D09" w:rsidDel="00281156">
          <w:rPr>
            <w:color w:val="000000"/>
          </w:rPr>
          <w:delText>时</w:delText>
        </w:r>
        <w:r w:rsidR="009D2856" w:rsidRPr="009F1D09" w:rsidDel="00281156">
          <w:rPr>
            <w:rFonts w:hint="eastAsia"/>
            <w:color w:val="000000"/>
          </w:rPr>
          <w:delText>，</w:delText>
        </w:r>
        <w:r w:rsidR="0086426F" w:rsidRPr="009F1D09" w:rsidDel="00281156">
          <w:rPr>
            <w:rFonts w:hint="eastAsia"/>
            <w:color w:val="000000"/>
          </w:rPr>
          <w:delText>这样</w:delText>
        </w:r>
        <w:r w:rsidR="0086426F" w:rsidRPr="009F1D09" w:rsidDel="00281156">
          <w:rPr>
            <w:color w:val="000000"/>
          </w:rPr>
          <w:delText>的信息</w:delText>
        </w:r>
        <w:r w:rsidRPr="009F1D09" w:rsidDel="00281156">
          <w:rPr>
            <w:rFonts w:hint="eastAsia"/>
            <w:color w:val="000000"/>
          </w:rPr>
          <w:delText>网络</w:delText>
        </w:r>
        <w:r w:rsidR="0086426F" w:rsidRPr="009F1D09" w:rsidDel="00281156">
          <w:rPr>
            <w:color w:val="000000"/>
          </w:rPr>
          <w:delText>被称为异质信息</w:delText>
        </w:r>
        <w:r w:rsidRPr="009F1D09" w:rsidDel="00281156">
          <w:rPr>
            <w:color w:val="000000"/>
          </w:rPr>
          <w:delText>网络</w:delText>
        </w:r>
        <w:r w:rsidR="009D2856" w:rsidRPr="009F1D09" w:rsidDel="00281156">
          <w:rPr>
            <w:rFonts w:hint="eastAsia"/>
            <w:color w:val="000000"/>
          </w:rPr>
          <w:delText>．</w:delText>
        </w:r>
        <w:r w:rsidRPr="009F1D09" w:rsidDel="00281156">
          <w:rPr>
            <w:rFonts w:hint="eastAsia"/>
            <w:color w:val="000000"/>
          </w:rPr>
          <w:delText>反之</w:delText>
        </w:r>
        <w:r w:rsidR="0086426F" w:rsidRPr="009F1D09" w:rsidDel="00281156">
          <w:rPr>
            <w:rFonts w:hint="eastAsia"/>
            <w:color w:val="000000"/>
          </w:rPr>
          <w:delText>为</w:delText>
        </w:r>
        <w:r w:rsidRPr="009F1D09" w:rsidDel="00281156">
          <w:rPr>
            <w:color w:val="000000"/>
          </w:rPr>
          <w:delText>同质信息网络</w:delText>
        </w:r>
        <w:r w:rsidR="009D2856" w:rsidRPr="009F1D09" w:rsidDel="00281156">
          <w:rPr>
            <w:rFonts w:hint="eastAsia"/>
            <w:color w:val="000000"/>
          </w:rPr>
          <w:delText>．</w:delText>
        </w:r>
        <w:r w:rsidR="0065424D" w:rsidRPr="0065424D" w:rsidDel="00281156">
          <w:rPr>
            <w:color w:val="000000"/>
            <w:sz w:val="18"/>
            <w:szCs w:val="18"/>
          </w:rPr>
          <w:delText xml:space="preserve"> </w:delText>
        </w:r>
      </w:del>
    </w:p>
    <w:p w14:paraId="3BF3510F" w14:textId="77777777" w:rsidR="0038499A" w:rsidDel="00281156" w:rsidRDefault="00691F21">
      <w:pPr>
        <w:spacing w:afterLines="50" w:after="156" w:line="340" w:lineRule="exact"/>
        <w:ind w:firstLineChars="200" w:firstLine="420"/>
        <w:rPr>
          <w:del w:id="1043" w:author="许佳炜" w:date="2022-08-06T16:02:00Z"/>
          <w:color w:val="000000"/>
        </w:rPr>
      </w:pPr>
      <w:del w:id="1044" w:author="许佳炜" w:date="2022-08-06T16:02:00Z">
        <w:r w:rsidRPr="009F1D09" w:rsidDel="00281156">
          <w:rPr>
            <w:rFonts w:ascii="黑体" w:eastAsia="黑体" w:hAnsi="黑体" w:hint="eastAsia"/>
            <w:color w:val="000000"/>
          </w:rPr>
          <w:delText>定义</w:delText>
        </w:r>
        <w:r w:rsidR="00ED3FC7" w:rsidRPr="009F1D09" w:rsidDel="00281156">
          <w:rPr>
            <w:rFonts w:ascii="黑体" w:eastAsia="黑体" w:hAnsi="黑体" w:hint="eastAsia"/>
            <w:color w:val="000000"/>
          </w:rPr>
          <w:delText>2</w:delText>
        </w:r>
        <w:r w:rsidR="009D2856" w:rsidRPr="009F1D09" w:rsidDel="00281156">
          <w:rPr>
            <w:rFonts w:ascii="黑体" w:eastAsia="黑体" w:hAnsi="黑体" w:hint="eastAsia"/>
            <w:color w:val="000000"/>
          </w:rPr>
          <w:delText>．</w:delText>
        </w:r>
        <w:r w:rsidRPr="009F1D09" w:rsidDel="00281156">
          <w:rPr>
            <w:rFonts w:ascii="宋体" w:hAnsi="宋体"/>
            <w:color w:val="000000"/>
          </w:rPr>
          <w:delText>异质信息网络中的</w:delText>
        </w:r>
        <w:r w:rsidRPr="009F1D09" w:rsidDel="00281156">
          <w:rPr>
            <w:rFonts w:ascii="宋体" w:hAnsi="宋体"/>
            <w:i/>
            <w:color w:val="000000"/>
          </w:rPr>
          <w:delText>N</w:delText>
        </w:r>
        <w:r w:rsidRPr="009F1D09" w:rsidDel="00281156">
          <w:rPr>
            <w:rFonts w:ascii="宋体" w:hAnsi="宋体"/>
            <w:color w:val="000000"/>
          </w:rPr>
          <w:delText>阶张量</w:delText>
        </w:r>
        <w:r w:rsidR="009D2856" w:rsidRPr="009F1D09" w:rsidDel="00281156">
          <w:rPr>
            <w:rFonts w:ascii="宋体" w:hAnsi="宋体" w:hint="eastAsia"/>
            <w:color w:val="000000"/>
          </w:rPr>
          <w:delText>．</w:delText>
        </w:r>
        <w:r w:rsidRPr="009F1D09" w:rsidDel="00281156">
          <w:rPr>
            <w:rFonts w:hint="eastAsia"/>
            <w:color w:val="000000"/>
          </w:rPr>
          <w:delText>我们</w:delText>
        </w:r>
        <w:r w:rsidRPr="009F1D09" w:rsidDel="00281156">
          <w:rPr>
            <w:color w:val="000000"/>
          </w:rPr>
          <w:delText>将异质信息网络中的</w:delText>
        </w:r>
        <w:r w:rsidRPr="009F1D09" w:rsidDel="00281156">
          <w:rPr>
            <w:rFonts w:hint="eastAsia"/>
            <w:i/>
            <w:color w:val="000000"/>
          </w:rPr>
          <w:delText>N</w:delText>
        </w:r>
        <w:r w:rsidRPr="009F1D09" w:rsidDel="00281156">
          <w:rPr>
            <w:rFonts w:hint="eastAsia"/>
            <w:color w:val="000000"/>
          </w:rPr>
          <w:delText>阶</w:delText>
        </w:r>
        <w:r w:rsidRPr="009F1D09" w:rsidDel="00281156">
          <w:rPr>
            <w:color w:val="000000"/>
          </w:rPr>
          <w:delText>张量表示为</w:delText>
        </w:r>
        <w:r w:rsidR="006851CC" w:rsidRPr="009F1D09" w:rsidDel="00281156">
          <w:rPr>
            <w:b/>
            <w:i/>
            <w:color w:val="000000"/>
          </w:rPr>
          <w:fldChar w:fldCharType="begin"/>
        </w:r>
        <w:r w:rsidR="006851CC" w:rsidRPr="009F1D09" w:rsidDel="00281156">
          <w:rPr>
            <w:b/>
            <w:i/>
            <w:color w:val="000000"/>
          </w:rPr>
          <w:delInstrText xml:space="preserve"> QUOTE </w:delInstrText>
        </w:r>
      </w:del>
      <m:oMath>
        <m:r>
          <m:rPr>
            <m:sty m:val="p"/>
          </m:rPr>
          <w:rPr>
            <w:rFonts w:ascii="Cambria Math" w:hAnsi="Cambria Math"/>
            <w:color w:val="000000"/>
          </w:rPr>
          <m:t>X∈</m:t>
        </m:r>
        <m:sSup>
          <m:sSupPr>
            <m:ctrlPr>
              <w:rPr>
                <w:rFonts w:ascii="Cambria Math" w:hAnsi="Cambria Math"/>
                <w:color w:val="000000"/>
              </w:rPr>
            </m:ctrlPr>
          </m:sSupPr>
          <m:e>
            <m:r>
              <m:rPr>
                <m:sty m:val="p"/>
              </m:rPr>
              <w:rPr>
                <w:rFonts w:ascii="Cambria Math" w:hAnsi="Cambria Math"/>
                <w:color w:val="000000"/>
              </w:rPr>
              <m:t>R</m:t>
            </m:r>
          </m:e>
          <m:sup>
            <m:sSubSup>
              <m:sSubSupPr>
                <m:ctrlPr>
                  <w:rPr>
                    <w:rFonts w:ascii="Cambria Math" w:hAnsi="Cambria Math"/>
                    <w:i/>
                    <w:color w:val="000000"/>
                  </w:rPr>
                </m:ctrlPr>
              </m:sSubSupPr>
              <m:e>
                <m:r>
                  <m:rPr>
                    <m:sty m:val="p"/>
                  </m:rPr>
                  <w:rPr>
                    <w:rFonts w:ascii="Cambria Math" w:hAnsi="Cambria Math"/>
                    <w:color w:val="000000"/>
                  </w:rPr>
                  <m:t>I</m:t>
                </m:r>
              </m:e>
              <m:sub>
                <m:sSub>
                  <m:sSubPr>
                    <m:ctrlPr>
                      <w:rPr>
                        <w:rFonts w:ascii="Cambria Math" w:hAnsi="Cambria Math"/>
                        <w:i/>
                        <w:color w:val="000000"/>
                      </w:rPr>
                    </m:ctrlPr>
                  </m:sSubPr>
                  <m:e>
                    <m:r>
                      <m:rPr>
                        <m:sty m:val="p"/>
                      </m:rPr>
                      <w:rPr>
                        <w:rFonts w:ascii="Cambria Math" w:hAnsi="Cambria Math"/>
                        <w:color w:val="000000"/>
                      </w:rPr>
                      <m:t>l</m:t>
                    </m:r>
                  </m:e>
                  <m:sub>
                    <m:r>
                      <m:rPr>
                        <m:sty m:val="p"/>
                      </m:rPr>
                      <w:rPr>
                        <w:rFonts w:ascii="Cambria Math" w:hAnsi="Cambria Math"/>
                        <w:color w:val="000000"/>
                      </w:rPr>
                      <m:t>1</m:t>
                    </m:r>
                  </m:sub>
                </m:sSub>
              </m:sub>
              <m:sup>
                <m:sSub>
                  <m:sSubPr>
                    <m:ctrlPr>
                      <w:rPr>
                        <w:rFonts w:ascii="Cambria Math" w:hAnsi="Cambria Math"/>
                        <w:i/>
                        <w:color w:val="000000"/>
                      </w:rPr>
                    </m:ctrlPr>
                  </m:sSubPr>
                  <m:e>
                    <m:r>
                      <m:rPr>
                        <m:sty m:val="p"/>
                      </m:rPr>
                      <w:rPr>
                        <w:rFonts w:ascii="Cambria Math" w:hAnsi="Cambria Math"/>
                        <w:color w:val="000000"/>
                      </w:rPr>
                      <m:t>type</m:t>
                    </m:r>
                  </m:e>
                  <m:sub>
                    <m:r>
                      <m:rPr>
                        <m:sty m:val="p"/>
                      </m:rPr>
                      <w:rPr>
                        <w:rFonts w:ascii="Cambria Math" w:hAnsi="Cambria Math"/>
                        <w:color w:val="000000"/>
                      </w:rPr>
                      <m:t>1</m:t>
                    </m:r>
                  </m:sub>
                </m:sSub>
              </m:sup>
            </m:sSubSup>
            <m:r>
              <m:rPr>
                <m:sty m:val="p"/>
              </m:rPr>
              <w:rPr>
                <w:rFonts w:ascii="Cambria Math" w:hAnsi="Cambria Math"/>
                <w:color w:val="000000"/>
              </w:rPr>
              <m:t>×</m:t>
            </m:r>
            <m:sSubSup>
              <m:sSubSupPr>
                <m:ctrlPr>
                  <w:rPr>
                    <w:rFonts w:ascii="Cambria Math" w:hAnsi="Cambria Math"/>
                    <w:i/>
                    <w:color w:val="000000"/>
                  </w:rPr>
                </m:ctrlPr>
              </m:sSubSupPr>
              <m:e>
                <m:r>
                  <m:rPr>
                    <m:sty m:val="p"/>
                  </m:rPr>
                  <w:rPr>
                    <w:rFonts w:ascii="Cambria Math" w:hAnsi="Cambria Math"/>
                    <w:color w:val="000000"/>
                  </w:rPr>
                  <m:t>I</m:t>
                </m:r>
              </m:e>
              <m:sub>
                <m:sSub>
                  <m:sSubPr>
                    <m:ctrlPr>
                      <w:rPr>
                        <w:rFonts w:ascii="Cambria Math" w:hAnsi="Cambria Math"/>
                        <w:i/>
                        <w:color w:val="000000"/>
                      </w:rPr>
                    </m:ctrlPr>
                  </m:sSubPr>
                  <m:e>
                    <m:r>
                      <m:rPr>
                        <m:sty m:val="p"/>
                      </m:rPr>
                      <w:rPr>
                        <w:rFonts w:ascii="Cambria Math" w:hAnsi="Cambria Math"/>
                        <w:color w:val="000000"/>
                      </w:rPr>
                      <m:t>l</m:t>
                    </m:r>
                  </m:e>
                  <m:sub>
                    <m:r>
                      <m:rPr>
                        <m:sty m:val="p"/>
                      </m:rPr>
                      <w:rPr>
                        <w:rFonts w:ascii="Cambria Math" w:hAnsi="Cambria Math"/>
                        <w:color w:val="000000"/>
                      </w:rPr>
                      <m:t>2</m:t>
                    </m:r>
                  </m:sub>
                </m:sSub>
              </m:sub>
              <m:sup>
                <m:sSub>
                  <m:sSubPr>
                    <m:ctrlPr>
                      <w:rPr>
                        <w:rFonts w:ascii="Cambria Math" w:hAnsi="Cambria Math"/>
                        <w:i/>
                        <w:color w:val="000000"/>
                      </w:rPr>
                    </m:ctrlPr>
                  </m:sSubPr>
                  <m:e>
                    <m:r>
                      <m:rPr>
                        <m:sty m:val="p"/>
                      </m:rPr>
                      <w:rPr>
                        <w:rFonts w:ascii="Cambria Math" w:hAnsi="Cambria Math"/>
                        <w:color w:val="000000"/>
                      </w:rPr>
                      <m:t>type</m:t>
                    </m:r>
                  </m:e>
                  <m:sub>
                    <m:r>
                      <m:rPr>
                        <m:sty m:val="p"/>
                      </m:rPr>
                      <w:rPr>
                        <w:rFonts w:ascii="Cambria Math" w:hAnsi="Cambria Math"/>
                        <w:color w:val="000000"/>
                      </w:rPr>
                      <m:t>2</m:t>
                    </m:r>
                  </m:sub>
                </m:sSub>
              </m:sup>
            </m:sSubSup>
            <m:r>
              <m:rPr>
                <m:sty m:val="p"/>
              </m:rPr>
              <w:rPr>
                <w:rFonts w:ascii="Cambria Math" w:hAnsi="Cambria Math"/>
                <w:color w:val="000000"/>
              </w:rPr>
              <m:t>×⋯×</m:t>
            </m:r>
            <m:sSubSup>
              <m:sSubSupPr>
                <m:ctrlPr>
                  <w:rPr>
                    <w:rFonts w:ascii="Cambria Math" w:hAnsi="Cambria Math"/>
                    <w:i/>
                    <w:color w:val="000000"/>
                  </w:rPr>
                </m:ctrlPr>
              </m:sSubSupPr>
              <m:e>
                <m:r>
                  <m:rPr>
                    <m:sty m:val="p"/>
                  </m:rPr>
                  <w:rPr>
                    <w:rFonts w:ascii="Cambria Math" w:hAnsi="Cambria Math"/>
                    <w:color w:val="000000"/>
                  </w:rPr>
                  <m:t>I</m:t>
                </m:r>
              </m:e>
              <m:sub>
                <m:sSub>
                  <m:sSubPr>
                    <m:ctrlPr>
                      <w:rPr>
                        <w:rFonts w:ascii="Cambria Math" w:hAnsi="Cambria Math"/>
                        <w:i/>
                        <w:color w:val="000000"/>
                      </w:rPr>
                    </m:ctrlPr>
                  </m:sSubPr>
                  <m:e>
                    <m:r>
                      <m:rPr>
                        <m:sty m:val="p"/>
                      </m:rPr>
                      <w:rPr>
                        <w:rFonts w:ascii="Cambria Math" w:hAnsi="Cambria Math"/>
                        <w:color w:val="000000"/>
                      </w:rPr>
                      <m:t>l</m:t>
                    </m:r>
                  </m:e>
                  <m:sub>
                    <m:r>
                      <m:rPr>
                        <m:sty m:val="p"/>
                      </m:rPr>
                      <w:rPr>
                        <w:rFonts w:ascii="Cambria Math" w:hAnsi="Cambria Math"/>
                        <w:color w:val="000000"/>
                      </w:rPr>
                      <m:t>N</m:t>
                    </m:r>
                  </m:sub>
                </m:sSub>
              </m:sub>
              <m:sup>
                <m:sSub>
                  <m:sSubPr>
                    <m:ctrlPr>
                      <w:rPr>
                        <w:rFonts w:ascii="Cambria Math" w:hAnsi="Cambria Math"/>
                        <w:i/>
                        <w:color w:val="000000"/>
                      </w:rPr>
                    </m:ctrlPr>
                  </m:sSubPr>
                  <m:e>
                    <m:r>
                      <m:rPr>
                        <m:sty m:val="p"/>
                      </m:rPr>
                      <w:rPr>
                        <w:rFonts w:ascii="Cambria Math" w:hAnsi="Cambria Math"/>
                        <w:color w:val="000000"/>
                      </w:rPr>
                      <m:t>type</m:t>
                    </m:r>
                  </m:e>
                  <m:sub>
                    <m:r>
                      <m:rPr>
                        <m:sty m:val="p"/>
                      </m:rPr>
                      <w:rPr>
                        <w:rFonts w:ascii="Cambria Math" w:hAnsi="Cambria Math"/>
                        <w:color w:val="000000"/>
                      </w:rPr>
                      <m:t>N</m:t>
                    </m:r>
                  </m:sub>
                </m:sSub>
              </m:sup>
            </m:sSubSup>
          </m:sup>
        </m:sSup>
      </m:oMath>
      <w:del w:id="1045" w:author="许佳炜" w:date="2022-08-06T16:02:00Z">
        <w:r w:rsidR="006851CC" w:rsidRPr="009F1D09" w:rsidDel="00281156">
          <w:rPr>
            <w:b/>
            <w:i/>
            <w:color w:val="000000"/>
          </w:rPr>
          <w:delInstrText xml:space="preserve"> </w:delInstrText>
        </w:r>
        <w:r w:rsidR="006851CC" w:rsidRPr="009F1D09" w:rsidDel="00281156">
          <w:rPr>
            <w:b/>
            <w:i/>
            <w:color w:val="000000"/>
          </w:rPr>
          <w:fldChar w:fldCharType="end"/>
        </w:r>
        <w:bookmarkStart w:id="1046" w:name="OLE_LINK9"/>
        <w:bookmarkStart w:id="1047" w:name="OLE_LINK11"/>
        <w:r w:rsidR="00D70D2E" w:rsidRPr="009F1D09" w:rsidDel="00281156">
          <w:rPr>
            <w:b/>
            <w:i/>
            <w:color w:val="000000"/>
            <w:szCs w:val="21"/>
          </w:rPr>
          <w:delText>X</w:delText>
        </w:r>
        <w:r w:rsidR="00D70D2E" w:rsidRPr="009F1D09" w:rsidDel="00281156">
          <w:rPr>
            <w:rFonts w:ascii="宋体" w:hAnsi="宋体" w:cs="宋体" w:hint="eastAsia"/>
            <w:color w:val="000000"/>
            <w:szCs w:val="21"/>
          </w:rPr>
          <w:delText>∈</w:delText>
        </w:r>
        <w:r w:rsidR="00D70D2E" w:rsidRPr="009F1D09" w:rsidDel="00281156">
          <w:rPr>
            <w:rFonts w:ascii="Euclid Math Two" w:hAnsi="Euclid Math Two"/>
            <w:color w:val="000000"/>
            <w:szCs w:val="21"/>
          </w:rPr>
          <w:delText></w:delText>
        </w:r>
      </w:del>
      <w:bookmarkEnd w:id="1046"/>
      <w:bookmarkEnd w:id="1047"/>
      <w:del w:id="1048" w:author="许佳炜" w:date="2022-08-06T15:55:00Z">
        <w:r w:rsidR="00D70D2E" w:rsidRPr="009F1D09" w:rsidDel="00694C13">
          <w:rPr>
            <w:position w:val="-4"/>
          </w:rPr>
          <w:object w:dxaOrig="1420" w:dyaOrig="360" w14:anchorId="0009B4B0">
            <v:shape id="_x0000_i1030" type="#_x0000_t75" style="width:71.7pt;height:19.3pt" o:ole="">
              <v:imagedata r:id="rId23" o:title=""/>
            </v:shape>
            <o:OLEObject Type="Embed" ProgID="Equation.3" ShapeID="_x0000_i1030" DrawAspect="Content" ObjectID="_1724166641" r:id="rId24"/>
          </w:object>
        </w:r>
      </w:del>
      <w:del w:id="1049" w:author="许佳炜" w:date="2022-08-06T16:02:00Z">
        <w:r w:rsidR="009D2856" w:rsidRPr="009F1D09" w:rsidDel="00281156">
          <w:rPr>
            <w:rFonts w:hint="eastAsia"/>
            <w:color w:val="000000"/>
          </w:rPr>
          <w:delText>．</w:delText>
        </w:r>
        <w:r w:rsidRPr="009F1D09" w:rsidDel="00281156">
          <w:rPr>
            <w:rFonts w:hint="eastAsia"/>
            <w:color w:val="000000"/>
          </w:rPr>
          <w:delText>其中</w:delText>
        </w:r>
        <w:r w:rsidR="009D2856" w:rsidRPr="009F1D09" w:rsidDel="00281156">
          <w:rPr>
            <w:rFonts w:hint="eastAsia"/>
            <w:color w:val="000000"/>
          </w:rPr>
          <w:delText>，</w:delText>
        </w:r>
        <w:r w:rsidR="00BB348C" w:rsidRPr="009F1D09" w:rsidDel="00281156">
          <w:rPr>
            <w:rFonts w:hint="eastAsia"/>
            <w:i/>
            <w:color w:val="000000"/>
          </w:rPr>
          <w:delText xml:space="preserve"> N</w:delText>
        </w:r>
        <w:r w:rsidR="00BB348C" w:rsidRPr="009F1D09" w:rsidDel="00281156">
          <w:rPr>
            <w:color w:val="000000"/>
          </w:rPr>
          <w:delText>为</w:delText>
        </w:r>
        <w:r w:rsidRPr="009F1D09" w:rsidDel="00281156">
          <w:rPr>
            <w:rFonts w:hint="eastAsia"/>
            <w:color w:val="000000"/>
          </w:rPr>
          <w:delText>张量</w:delText>
        </w:r>
        <w:r w:rsidRPr="009F1D09" w:rsidDel="00281156">
          <w:rPr>
            <w:color w:val="000000"/>
          </w:rPr>
          <w:delText>的</w:delText>
        </w:r>
        <w:r w:rsidRPr="009F1D09" w:rsidDel="00281156">
          <w:rPr>
            <w:rFonts w:hint="eastAsia"/>
            <w:color w:val="000000"/>
          </w:rPr>
          <w:delText>阶</w:delText>
        </w:r>
        <w:r w:rsidRPr="009F1D09" w:rsidDel="00281156">
          <w:rPr>
            <w:color w:val="000000"/>
          </w:rPr>
          <w:delText>数</w:delText>
        </w:r>
        <w:r w:rsidRPr="009F1D09" w:rsidDel="00281156">
          <w:rPr>
            <w:rFonts w:hint="eastAsia"/>
            <w:color w:val="000000"/>
          </w:rPr>
          <w:delText>(</w:delText>
        </w:r>
        <w:r w:rsidRPr="009F1D09" w:rsidDel="00281156">
          <w:rPr>
            <w:rFonts w:hint="eastAsia"/>
            <w:color w:val="000000"/>
          </w:rPr>
          <w:delText>也可称</w:delText>
        </w:r>
        <w:r w:rsidRPr="009F1D09" w:rsidDel="00281156">
          <w:rPr>
            <w:color w:val="000000"/>
          </w:rPr>
          <w:delText>模数</w:delText>
        </w:r>
        <w:r w:rsidRPr="009F1D09" w:rsidDel="00281156">
          <w:rPr>
            <w:rFonts w:hint="eastAsia"/>
            <w:color w:val="000000"/>
          </w:rPr>
          <w:delText>)</w:delText>
        </w:r>
        <w:r w:rsidR="009D2856" w:rsidRPr="009F1D09" w:rsidDel="00281156">
          <w:rPr>
            <w:rFonts w:hint="eastAsia"/>
            <w:color w:val="000000"/>
          </w:rPr>
          <w:delText>．</w:delText>
        </w:r>
        <w:r w:rsidRPr="009F1D09" w:rsidDel="00281156">
          <w:rPr>
            <w:rFonts w:hint="eastAsia"/>
            <w:color w:val="000000"/>
          </w:rPr>
          <w:delText>第</w:delText>
        </w:r>
        <w:r w:rsidRPr="009F1D09" w:rsidDel="00281156">
          <w:rPr>
            <w:rFonts w:hint="eastAsia"/>
            <w:color w:val="000000"/>
          </w:rPr>
          <w:delText>1</w:delText>
        </w:r>
        <w:r w:rsidRPr="009F1D09" w:rsidDel="00281156">
          <w:rPr>
            <w:rFonts w:hint="eastAsia"/>
            <w:color w:val="000000"/>
          </w:rPr>
          <w:delText>阶张量</w:delText>
        </w:r>
        <w:r w:rsidRPr="009F1D09" w:rsidDel="00281156">
          <w:rPr>
            <w:color w:val="000000"/>
          </w:rPr>
          <w:delText>的长度记为</w:delText>
        </w:r>
        <w:r w:rsidR="005041D4" w:rsidRPr="009F1D09" w:rsidDel="00281156">
          <w:rPr>
            <w:rFonts w:hint="eastAsia"/>
            <w:i/>
            <w:color w:val="000000"/>
          </w:rPr>
          <w:delText>l</w:delText>
        </w:r>
        <w:r w:rsidR="005041D4" w:rsidRPr="009F1D09" w:rsidDel="00281156">
          <w:rPr>
            <w:rFonts w:hint="eastAsia"/>
            <w:color w:val="000000"/>
            <w:vertAlign w:val="subscript"/>
          </w:rPr>
          <w:delText>1</w:delText>
        </w:r>
        <w:r w:rsidR="009D2856" w:rsidRPr="009F1D09" w:rsidDel="00281156">
          <w:rPr>
            <w:rFonts w:hint="eastAsia"/>
            <w:color w:val="000000"/>
          </w:rPr>
          <w:delText>，</w:delText>
        </w:r>
        <w:r w:rsidRPr="009F1D09" w:rsidDel="00281156">
          <w:rPr>
            <w:rFonts w:hint="eastAsia"/>
            <w:color w:val="000000"/>
          </w:rPr>
          <w:delText>其</w:delText>
        </w:r>
        <w:r w:rsidRPr="009F1D09" w:rsidDel="00281156">
          <w:rPr>
            <w:color w:val="000000"/>
          </w:rPr>
          <w:delText>对应的实体类型为</w:delText>
        </w:r>
        <w:bookmarkStart w:id="1050" w:name="OLE_LINK2"/>
        <w:bookmarkStart w:id="1051" w:name="OLE_LINK7"/>
        <w:r w:rsidR="005041D4" w:rsidRPr="009F1D09" w:rsidDel="00281156">
          <w:rPr>
            <w:i/>
            <w:color w:val="000000"/>
          </w:rPr>
          <w:delText>type</w:delText>
        </w:r>
        <w:r w:rsidR="005041D4" w:rsidRPr="009F1D09" w:rsidDel="00281156">
          <w:rPr>
            <w:color w:val="000000"/>
            <w:vertAlign w:val="subscript"/>
          </w:rPr>
          <w:delText>1</w:delText>
        </w:r>
        <w:bookmarkEnd w:id="1050"/>
        <w:bookmarkEnd w:id="1051"/>
        <w:r w:rsidR="006851CC" w:rsidRPr="009F1D09" w:rsidDel="00281156">
          <w:rPr>
            <w:color w:val="000000"/>
          </w:rPr>
          <w:fldChar w:fldCharType="begin"/>
        </w:r>
        <w:r w:rsidR="006851CC" w:rsidRPr="009F1D09" w:rsidDel="00281156">
          <w:rPr>
            <w:color w:val="000000"/>
          </w:rPr>
          <w:delInstrText xml:space="preserve"> QUOTE </w:delInstrText>
        </w:r>
      </w:del>
      <m:oMath>
        <m:sSub>
          <m:sSubPr>
            <m:ctrlPr>
              <w:rPr>
                <w:rFonts w:ascii="Cambria Math" w:hAnsi="Cambria Math"/>
                <w:color w:val="000000"/>
              </w:rPr>
            </m:ctrlPr>
          </m:sSubPr>
          <m:e>
            <m:r>
              <m:rPr>
                <m:sty m:val="p"/>
              </m:rPr>
              <w:rPr>
                <w:rFonts w:ascii="Cambria Math" w:hAnsi="Cambria Math"/>
                <w:color w:val="000000"/>
              </w:rPr>
              <m:t>type</m:t>
            </m:r>
          </m:e>
          <m:sub>
            <m:r>
              <m:rPr>
                <m:sty m:val="p"/>
              </m:rPr>
              <w:rPr>
                <w:rFonts w:ascii="Cambria Math" w:hAnsi="Cambria Math"/>
                <w:color w:val="000000"/>
              </w:rPr>
              <m:t>1</m:t>
            </m:r>
          </m:sub>
        </m:sSub>
      </m:oMath>
      <w:del w:id="1052" w:author="许佳炜" w:date="2022-08-06T16:02:00Z">
        <w:r w:rsidR="006851CC" w:rsidRPr="009F1D09" w:rsidDel="00281156">
          <w:rPr>
            <w:color w:val="000000"/>
          </w:rPr>
          <w:delInstrText xml:space="preserve"> </w:delInstrText>
        </w:r>
        <w:r w:rsidR="006851CC" w:rsidRPr="009F1D09" w:rsidDel="00281156">
          <w:rPr>
            <w:color w:val="000000"/>
          </w:rPr>
          <w:fldChar w:fldCharType="end"/>
        </w:r>
        <w:r w:rsidR="009D2856" w:rsidRPr="009F1D09" w:rsidDel="00281156">
          <w:rPr>
            <w:rFonts w:hint="eastAsia"/>
            <w:color w:val="000000"/>
          </w:rPr>
          <w:delText>．</w:delText>
        </w:r>
        <w:r w:rsidRPr="009F1D09" w:rsidDel="00281156">
          <w:rPr>
            <w:rFonts w:hint="eastAsia"/>
            <w:color w:val="000000"/>
          </w:rPr>
          <w:delText>第</w:delText>
        </w:r>
        <w:r w:rsidRPr="009F1D09" w:rsidDel="00281156">
          <w:rPr>
            <w:rFonts w:hint="eastAsia"/>
            <w:i/>
            <w:color w:val="000000"/>
          </w:rPr>
          <w:delText>N</w:delText>
        </w:r>
        <w:r w:rsidRPr="009F1D09" w:rsidDel="00281156">
          <w:rPr>
            <w:rFonts w:hint="eastAsia"/>
            <w:color w:val="000000"/>
          </w:rPr>
          <w:delText>阶</w:delText>
        </w:r>
        <w:r w:rsidRPr="009F1D09" w:rsidDel="00281156">
          <w:rPr>
            <w:color w:val="000000"/>
          </w:rPr>
          <w:delText>张量的长度记为</w:delText>
        </w:r>
        <w:r w:rsidR="005041D4" w:rsidRPr="009F1D09" w:rsidDel="00281156">
          <w:rPr>
            <w:rFonts w:hint="eastAsia"/>
            <w:i/>
            <w:color w:val="000000"/>
          </w:rPr>
          <w:delText>l</w:delText>
        </w:r>
        <w:r w:rsidR="005041D4" w:rsidRPr="009F1D09" w:rsidDel="00281156">
          <w:rPr>
            <w:i/>
            <w:color w:val="000000"/>
            <w:vertAlign w:val="subscript"/>
          </w:rPr>
          <w:delText>N</w:delText>
        </w:r>
        <w:r w:rsidR="009D2856" w:rsidRPr="009F1D09" w:rsidDel="00281156">
          <w:rPr>
            <w:rFonts w:hint="eastAsia"/>
            <w:color w:val="000000"/>
          </w:rPr>
          <w:delText>，</w:delText>
        </w:r>
        <w:r w:rsidRPr="009F1D09" w:rsidDel="00281156">
          <w:rPr>
            <w:rFonts w:hint="eastAsia"/>
            <w:color w:val="000000"/>
          </w:rPr>
          <w:delText>其</w:delText>
        </w:r>
        <w:r w:rsidRPr="009F1D09" w:rsidDel="00281156">
          <w:rPr>
            <w:color w:val="000000"/>
          </w:rPr>
          <w:delText>对应的实体类型为</w:delText>
        </w:r>
        <w:r w:rsidR="005041D4" w:rsidRPr="009F1D09" w:rsidDel="00281156">
          <w:rPr>
            <w:i/>
            <w:color w:val="000000"/>
          </w:rPr>
          <w:delText>type</w:delText>
        </w:r>
        <w:r w:rsidR="005041D4" w:rsidRPr="009F1D09" w:rsidDel="00281156">
          <w:rPr>
            <w:i/>
            <w:color w:val="000000"/>
            <w:vertAlign w:val="subscript"/>
          </w:rPr>
          <w:delText>N</w:delText>
        </w:r>
        <w:r w:rsidR="006851CC" w:rsidRPr="009F1D09" w:rsidDel="00281156">
          <w:rPr>
            <w:color w:val="000000"/>
          </w:rPr>
          <w:fldChar w:fldCharType="begin"/>
        </w:r>
        <w:r w:rsidR="006851CC" w:rsidRPr="009F1D09" w:rsidDel="00281156">
          <w:rPr>
            <w:color w:val="000000"/>
          </w:rPr>
          <w:delInstrText xml:space="preserve"> QUOTE </w:delInstrText>
        </w:r>
      </w:del>
      <m:oMath>
        <m:sSub>
          <m:sSubPr>
            <m:ctrlPr>
              <w:rPr>
                <w:rFonts w:ascii="Cambria Math" w:hAnsi="Cambria Math"/>
                <w:color w:val="000000"/>
              </w:rPr>
            </m:ctrlPr>
          </m:sSubPr>
          <m:e>
            <m:r>
              <m:rPr>
                <m:sty m:val="p"/>
              </m:rPr>
              <w:rPr>
                <w:rFonts w:ascii="Cambria Math" w:hAnsi="Cambria Math"/>
                <w:color w:val="000000"/>
              </w:rPr>
              <m:t>type</m:t>
            </m:r>
          </m:e>
          <m:sub>
            <m:r>
              <m:rPr>
                <m:sty m:val="p"/>
              </m:rPr>
              <w:rPr>
                <w:rFonts w:ascii="Cambria Math" w:hAnsi="Cambria Math"/>
                <w:color w:val="000000"/>
              </w:rPr>
              <m:t>N</m:t>
            </m:r>
          </m:sub>
        </m:sSub>
      </m:oMath>
      <w:del w:id="1053" w:author="许佳炜" w:date="2022-08-06T16:02:00Z">
        <w:r w:rsidR="006851CC" w:rsidRPr="009F1D09" w:rsidDel="00281156">
          <w:rPr>
            <w:color w:val="000000"/>
          </w:rPr>
          <w:delInstrText xml:space="preserve"> </w:delInstrText>
        </w:r>
        <w:r w:rsidR="006851CC" w:rsidRPr="009F1D09" w:rsidDel="00281156">
          <w:rPr>
            <w:color w:val="000000"/>
          </w:rPr>
          <w:fldChar w:fldCharType="end"/>
        </w:r>
        <w:r w:rsidR="009D2856" w:rsidRPr="009F1D09" w:rsidDel="00281156">
          <w:rPr>
            <w:rFonts w:hint="eastAsia"/>
            <w:color w:val="000000"/>
          </w:rPr>
          <w:delText>．</w:delText>
        </w:r>
        <w:r w:rsidR="005041D4" w:rsidRPr="009F1D09" w:rsidDel="00281156">
          <w:rPr>
            <w:color w:val="000000"/>
            <w:position w:val="-6"/>
          </w:rPr>
          <w:object w:dxaOrig="240" w:dyaOrig="260" w14:anchorId="0F656535">
            <v:shape id="_x0000_i1031" type="#_x0000_t75" style="width:11.95pt;height:13.15pt" o:ole="">
              <v:imagedata r:id="rId25" o:title=""/>
            </v:shape>
            <o:OLEObject Type="Embed" ProgID="Equation.3" ShapeID="_x0000_i1031" DrawAspect="Content" ObjectID="_1724166642" r:id="rId26"/>
          </w:object>
        </w:r>
        <w:r w:rsidR="005041D4" w:rsidRPr="009F1D09" w:rsidDel="00281156">
          <w:rPr>
            <w:i/>
            <w:color w:val="000000"/>
          </w:rPr>
          <w:delText>type</w:delText>
        </w:r>
        <w:r w:rsidR="005041D4" w:rsidRPr="009F1D09" w:rsidDel="00281156">
          <w:rPr>
            <w:i/>
            <w:color w:val="000000"/>
            <w:vertAlign w:val="subscript"/>
          </w:rPr>
          <w:delText>i</w:delText>
        </w:r>
        <w:r w:rsidR="005041D4" w:rsidRPr="009F1D09" w:rsidDel="00281156">
          <w:rPr>
            <w:rFonts w:ascii="宋体" w:hAnsi="宋体" w:cs="宋体" w:hint="eastAsia"/>
            <w:color w:val="000000"/>
            <w:szCs w:val="21"/>
          </w:rPr>
          <w:delText>∈</w:delText>
        </w:r>
        <w:r w:rsidR="005041D4" w:rsidRPr="009F1D09" w:rsidDel="00281156">
          <w:rPr>
            <w:i/>
            <w:color w:val="000000"/>
            <w:szCs w:val="21"/>
          </w:rPr>
          <w:delText>A</w:delText>
        </w:r>
        <w:r w:rsidR="006851CC" w:rsidRPr="009F1D09" w:rsidDel="00281156">
          <w:rPr>
            <w:color w:val="000000"/>
          </w:rPr>
          <w:fldChar w:fldCharType="begin"/>
        </w:r>
        <w:r w:rsidR="006851CC" w:rsidRPr="009F1D09" w:rsidDel="00281156">
          <w:rPr>
            <w:color w:val="000000"/>
          </w:rPr>
          <w:delInstrText xml:space="preserve"> QUOTE </w:delInstrText>
        </w:r>
      </w:del>
      <m:oMath>
        <m:r>
          <m:rPr>
            <m:sty m:val="p"/>
          </m:rPr>
          <w:rPr>
            <w:rFonts w:ascii="Cambria Math" w:hAnsi="Cambria Math"/>
            <w:color w:val="000000"/>
          </w:rPr>
          <m:t xml:space="preserve">∀ </m:t>
        </m:r>
        <m:sSub>
          <m:sSubPr>
            <m:ctrlPr>
              <w:rPr>
                <w:rFonts w:ascii="Cambria Math" w:hAnsi="Cambria Math"/>
                <w:color w:val="000000"/>
              </w:rPr>
            </m:ctrlPr>
          </m:sSubPr>
          <m:e>
            <m:r>
              <m:rPr>
                <m:sty m:val="p"/>
              </m:rPr>
              <w:rPr>
                <w:rFonts w:ascii="Cambria Math" w:hAnsi="Cambria Math"/>
                <w:color w:val="000000"/>
              </w:rPr>
              <m:t>type</m:t>
            </m:r>
          </m:e>
          <m:sub>
            <m:r>
              <m:rPr>
                <m:sty m:val="p"/>
              </m:rPr>
              <w:rPr>
                <w:rFonts w:ascii="Cambria Math" w:hAnsi="Cambria Math"/>
                <w:color w:val="000000"/>
              </w:rPr>
              <m:t>i</m:t>
            </m:r>
          </m:sub>
        </m:sSub>
        <m:r>
          <m:rPr>
            <m:sty m:val="p"/>
          </m:rPr>
          <w:rPr>
            <w:rFonts w:ascii="Cambria Math" w:hAnsi="Cambria Math"/>
            <w:color w:val="000000"/>
          </w:rPr>
          <m:t>∈A</m:t>
        </m:r>
      </m:oMath>
      <w:del w:id="1054" w:author="许佳炜" w:date="2022-08-06T16:02:00Z">
        <w:r w:rsidR="006851CC" w:rsidRPr="009F1D09" w:rsidDel="00281156">
          <w:rPr>
            <w:color w:val="000000"/>
          </w:rPr>
          <w:delInstrText xml:space="preserve"> </w:delInstrText>
        </w:r>
        <w:r w:rsidR="006851CC" w:rsidRPr="009F1D09" w:rsidDel="00281156">
          <w:rPr>
            <w:color w:val="000000"/>
          </w:rPr>
          <w:fldChar w:fldCharType="end"/>
        </w:r>
        <w:r w:rsidR="009D2856" w:rsidRPr="009F1D09" w:rsidDel="00281156">
          <w:rPr>
            <w:rFonts w:hint="eastAsia"/>
            <w:color w:val="000000"/>
          </w:rPr>
          <w:delText>，</w:delText>
        </w:r>
        <w:r w:rsidRPr="009F1D09" w:rsidDel="00281156">
          <w:rPr>
            <w:rFonts w:hint="eastAsia"/>
            <w:color w:val="000000"/>
          </w:rPr>
          <w:delText xml:space="preserve"> </w:delText>
        </w:r>
        <w:bookmarkStart w:id="1055" w:name="OLE_LINK12"/>
        <w:bookmarkStart w:id="1056" w:name="OLE_LINK15"/>
        <w:r w:rsidR="005041D4" w:rsidRPr="009F1D09" w:rsidDel="00281156">
          <w:rPr>
            <w:color w:val="000000"/>
          </w:rPr>
          <w:delText>1</w:delText>
        </w:r>
        <w:r w:rsidR="005041D4" w:rsidRPr="009F1D09" w:rsidDel="00281156">
          <w:rPr>
            <w:rFonts w:ascii="宋体" w:hAnsi="宋体" w:hint="eastAsia"/>
            <w:color w:val="000000"/>
          </w:rPr>
          <w:delText>≤</w:delText>
        </w:r>
        <w:r w:rsidR="005041D4" w:rsidRPr="009F1D09" w:rsidDel="00281156">
          <w:rPr>
            <w:i/>
            <w:color w:val="000000"/>
          </w:rPr>
          <w:delText>i</w:delText>
        </w:r>
        <w:r w:rsidR="005041D4" w:rsidRPr="009F1D09" w:rsidDel="00281156">
          <w:rPr>
            <w:rFonts w:ascii="宋体" w:hAnsi="宋体" w:hint="eastAsia"/>
            <w:color w:val="000000"/>
          </w:rPr>
          <w:delText>≤</w:delText>
        </w:r>
        <w:r w:rsidR="005041D4" w:rsidRPr="009F1D09" w:rsidDel="00281156">
          <w:rPr>
            <w:i/>
            <w:color w:val="000000"/>
          </w:rPr>
          <w:delText>N</w:delText>
        </w:r>
        <w:bookmarkEnd w:id="1055"/>
        <w:bookmarkEnd w:id="1056"/>
        <w:r w:rsidR="006851CC" w:rsidRPr="009F1D09" w:rsidDel="00281156">
          <w:rPr>
            <w:color w:val="000000"/>
          </w:rPr>
          <w:fldChar w:fldCharType="begin"/>
        </w:r>
        <w:r w:rsidR="006851CC" w:rsidRPr="009F1D09" w:rsidDel="00281156">
          <w:rPr>
            <w:color w:val="000000"/>
          </w:rPr>
          <w:delInstrText xml:space="preserve"> QUOTE </w:delInstrText>
        </w:r>
      </w:del>
      <m:oMath>
        <m:r>
          <m:rPr>
            <m:sty m:val="p"/>
          </m:rPr>
          <w:rPr>
            <w:rFonts w:ascii="Cambria Math" w:hAnsi="Cambria Math"/>
            <w:color w:val="000000"/>
          </w:rPr>
          <m:t>1≤i≤N</m:t>
        </m:r>
      </m:oMath>
      <w:del w:id="1057" w:author="许佳炜" w:date="2022-08-06T16:02:00Z">
        <w:r w:rsidR="006851CC" w:rsidRPr="009F1D09" w:rsidDel="00281156">
          <w:rPr>
            <w:color w:val="000000"/>
          </w:rPr>
          <w:delInstrText xml:space="preserve"> </w:delInstrText>
        </w:r>
        <w:r w:rsidR="006851CC" w:rsidRPr="009F1D09" w:rsidDel="00281156">
          <w:rPr>
            <w:color w:val="000000"/>
          </w:rPr>
          <w:fldChar w:fldCharType="end"/>
        </w:r>
        <w:r w:rsidR="009D2856" w:rsidRPr="009F1D09" w:rsidDel="00281156">
          <w:rPr>
            <w:rFonts w:hint="eastAsia"/>
            <w:color w:val="000000"/>
          </w:rPr>
          <w:delText>．</w:delText>
        </w:r>
      </w:del>
    </w:p>
    <w:p w14:paraId="00797FA0" w14:textId="77777777" w:rsidR="00691F21" w:rsidRPr="009F1D09" w:rsidDel="00281156" w:rsidRDefault="00691F21">
      <w:pPr>
        <w:spacing w:line="360" w:lineRule="exact"/>
        <w:ind w:firstLineChars="200" w:firstLine="420"/>
        <w:rPr>
          <w:del w:id="1058" w:author="许佳炜" w:date="2022-08-06T16:02:00Z"/>
          <w:color w:val="000000"/>
        </w:rPr>
      </w:pPr>
      <w:del w:id="1059" w:author="许佳炜" w:date="2022-08-06T16:02:00Z">
        <w:r w:rsidRPr="009F1D09" w:rsidDel="00281156">
          <w:rPr>
            <w:rFonts w:hint="eastAsia"/>
            <w:color w:val="000000"/>
          </w:rPr>
          <w:delText>例如</w:delText>
        </w:r>
        <w:r w:rsidR="009D2856" w:rsidRPr="009F1D09" w:rsidDel="00281156">
          <w:rPr>
            <w:rFonts w:hint="eastAsia"/>
            <w:color w:val="000000"/>
          </w:rPr>
          <w:delText>，</w:delText>
        </w:r>
        <w:r w:rsidR="004358E7" w:rsidRPr="009F1D09" w:rsidDel="00281156">
          <w:rPr>
            <w:rFonts w:hint="eastAsia"/>
            <w:color w:val="000000"/>
          </w:rPr>
          <w:delText>文献</w:delText>
        </w:r>
        <w:r w:rsidRPr="009F1D09" w:rsidDel="00281156">
          <w:rPr>
            <w:color w:val="000000"/>
          </w:rPr>
          <w:delText>网络可以被表示成</w:delText>
        </w:r>
        <w:r w:rsidR="00A26FF0" w:rsidRPr="009F1D09" w:rsidDel="00281156">
          <w:rPr>
            <w:rFonts w:hint="eastAsia"/>
            <w:color w:val="000000"/>
          </w:rPr>
          <w:delText>1</w:delText>
        </w:r>
        <w:r w:rsidRPr="009F1D09" w:rsidDel="00281156">
          <w:rPr>
            <w:color w:val="000000"/>
          </w:rPr>
          <w:delText>个</w:delText>
        </w:r>
        <w:r w:rsidR="00A26FF0" w:rsidRPr="009F1D09" w:rsidDel="00281156">
          <w:rPr>
            <w:rFonts w:hint="eastAsia"/>
            <w:color w:val="000000"/>
          </w:rPr>
          <w:delText>4</w:delText>
        </w:r>
        <w:r w:rsidRPr="009F1D09" w:rsidDel="00281156">
          <w:rPr>
            <w:color w:val="000000"/>
          </w:rPr>
          <w:delText>阶张量</w:delText>
        </w:r>
        <w:r w:rsidR="009D2856" w:rsidRPr="009F1D09" w:rsidDel="00281156">
          <w:rPr>
            <w:rFonts w:hint="eastAsia"/>
            <w:color w:val="000000"/>
          </w:rPr>
          <w:delText>，</w:delText>
        </w:r>
        <w:r w:rsidR="006851CC" w:rsidRPr="00E24289" w:rsidDel="00281156">
          <w:rPr>
            <w:b/>
            <w:color w:val="000000"/>
          </w:rPr>
          <w:fldChar w:fldCharType="begin"/>
        </w:r>
        <w:r w:rsidR="006851CC" w:rsidRPr="00E24289" w:rsidDel="00281156">
          <w:rPr>
            <w:b/>
            <w:color w:val="000000"/>
          </w:rPr>
          <w:delInstrText xml:space="preserve"> QUOTE </w:delInstrText>
        </w:r>
      </w:del>
      <m:oMath>
        <m:r>
          <m:rPr>
            <m:sty m:val="p"/>
          </m:rPr>
          <w:rPr>
            <w:rFonts w:ascii="Cambria Math" w:hAnsi="Cambria Math"/>
            <w:color w:val="000000"/>
          </w:rPr>
          <m:t xml:space="preserve"> X∈</m:t>
        </m:r>
        <m:sSup>
          <m:sSupPr>
            <m:ctrlPr>
              <w:rPr>
                <w:rFonts w:ascii="Cambria Math" w:hAnsi="Cambria Math"/>
                <w:color w:val="000000"/>
              </w:rPr>
            </m:ctrlPr>
          </m:sSupPr>
          <m:e>
            <m:r>
              <m:rPr>
                <m:sty m:val="p"/>
              </m:rPr>
              <w:rPr>
                <w:rFonts w:ascii="Cambria Math" w:hAnsi="Cambria Math"/>
                <w:color w:val="000000"/>
              </w:rPr>
              <m:t>R</m:t>
            </m:r>
          </m:e>
          <m:sup>
            <m:sSubSup>
              <m:sSubSupPr>
                <m:ctrlPr>
                  <w:rPr>
                    <w:rFonts w:ascii="Cambria Math" w:hAnsi="Cambria Math"/>
                    <w:i/>
                    <w:color w:val="000000"/>
                  </w:rPr>
                </m:ctrlPr>
              </m:sSubSupPr>
              <m:e>
                <m:r>
                  <m:rPr>
                    <m:sty m:val="p"/>
                  </m:rPr>
                  <w:rPr>
                    <w:rFonts w:ascii="Cambria Math" w:hAnsi="Cambria Math"/>
                    <w:color w:val="000000"/>
                  </w:rPr>
                  <m:t>I</m:t>
                </m:r>
              </m:e>
              <m:sub>
                <m:sSub>
                  <m:sSubPr>
                    <m:ctrlPr>
                      <w:rPr>
                        <w:rFonts w:ascii="Cambria Math" w:hAnsi="Cambria Math"/>
                        <w:i/>
                        <w:color w:val="000000"/>
                      </w:rPr>
                    </m:ctrlPr>
                  </m:sSubPr>
                  <m:e>
                    <m:r>
                      <m:rPr>
                        <m:sty m:val="p"/>
                      </m:rPr>
                      <w:rPr>
                        <w:rFonts w:ascii="Cambria Math" w:hAnsi="Cambria Math"/>
                        <w:color w:val="000000"/>
                      </w:rPr>
                      <m:t>l</m:t>
                    </m:r>
                  </m:e>
                  <m:sub>
                    <m:r>
                      <m:rPr>
                        <m:sty m:val="p"/>
                      </m:rPr>
                      <w:rPr>
                        <w:rFonts w:ascii="Cambria Math" w:hAnsi="Cambria Math"/>
                        <w:color w:val="000000"/>
                      </w:rPr>
                      <m:t>1</m:t>
                    </m:r>
                  </m:sub>
                </m:sSub>
              </m:sub>
              <m:sup>
                <m:r>
                  <m:rPr>
                    <m:sty m:val="p"/>
                  </m:rPr>
                  <w:rPr>
                    <w:rFonts w:ascii="Cambria Math" w:hAnsi="Cambria Math"/>
                    <w:color w:val="000000"/>
                  </w:rPr>
                  <m:t>author</m:t>
                </m:r>
              </m:sup>
            </m:sSubSup>
            <m:r>
              <m:rPr>
                <m:sty m:val="p"/>
              </m:rPr>
              <w:rPr>
                <w:rFonts w:ascii="Cambria Math" w:hAnsi="Cambria Math"/>
                <w:color w:val="000000"/>
              </w:rPr>
              <m:t>×</m:t>
            </m:r>
            <m:sSubSup>
              <m:sSubSupPr>
                <m:ctrlPr>
                  <w:rPr>
                    <w:rFonts w:ascii="Cambria Math" w:hAnsi="Cambria Math"/>
                    <w:i/>
                    <w:color w:val="000000"/>
                  </w:rPr>
                </m:ctrlPr>
              </m:sSubSupPr>
              <m:e>
                <m:r>
                  <m:rPr>
                    <m:sty m:val="p"/>
                  </m:rPr>
                  <w:rPr>
                    <w:rFonts w:ascii="Cambria Math" w:hAnsi="Cambria Math"/>
                    <w:color w:val="000000"/>
                  </w:rPr>
                  <m:t>I</m:t>
                </m:r>
              </m:e>
              <m:sub>
                <m:sSub>
                  <m:sSubPr>
                    <m:ctrlPr>
                      <w:rPr>
                        <w:rFonts w:ascii="Cambria Math" w:hAnsi="Cambria Math"/>
                        <w:i/>
                        <w:color w:val="000000"/>
                      </w:rPr>
                    </m:ctrlPr>
                  </m:sSubPr>
                  <m:e>
                    <m:r>
                      <m:rPr>
                        <m:sty m:val="p"/>
                      </m:rPr>
                      <w:rPr>
                        <w:rFonts w:ascii="Cambria Math" w:hAnsi="Cambria Math"/>
                        <w:color w:val="000000"/>
                      </w:rPr>
                      <m:t>l</m:t>
                    </m:r>
                  </m:e>
                  <m:sub>
                    <m:r>
                      <m:rPr>
                        <m:sty m:val="p"/>
                      </m:rPr>
                      <w:rPr>
                        <w:rFonts w:ascii="Cambria Math" w:hAnsi="Cambria Math"/>
                        <w:color w:val="000000"/>
                      </w:rPr>
                      <m:t>2</m:t>
                    </m:r>
                  </m:sub>
                </m:sSub>
              </m:sub>
              <m:sup>
                <m:r>
                  <m:rPr>
                    <m:sty m:val="p"/>
                  </m:rPr>
                  <w:rPr>
                    <w:rFonts w:ascii="Cambria Math" w:hAnsi="Cambria Math"/>
                    <w:color w:val="000000"/>
                  </w:rPr>
                  <m:t>paper</m:t>
                </m:r>
              </m:sup>
            </m:sSubSup>
            <m:r>
              <m:rPr>
                <m:sty m:val="p"/>
              </m:rPr>
              <w:rPr>
                <w:rFonts w:ascii="Cambria Math" w:hAnsi="Cambria Math"/>
                <w:color w:val="000000"/>
              </w:rPr>
              <m:t>×</m:t>
            </m:r>
            <m:sSubSup>
              <m:sSubSupPr>
                <m:ctrlPr>
                  <w:rPr>
                    <w:rFonts w:ascii="Cambria Math" w:hAnsi="Cambria Math"/>
                    <w:i/>
                    <w:color w:val="000000"/>
                  </w:rPr>
                </m:ctrlPr>
              </m:sSubSupPr>
              <m:e>
                <m:r>
                  <m:rPr>
                    <m:sty m:val="p"/>
                  </m:rPr>
                  <w:rPr>
                    <w:rFonts w:ascii="Cambria Math" w:hAnsi="Cambria Math"/>
                    <w:color w:val="000000"/>
                  </w:rPr>
                  <m:t>I</m:t>
                </m:r>
              </m:e>
              <m:sub>
                <m:sSub>
                  <m:sSubPr>
                    <m:ctrlPr>
                      <w:rPr>
                        <w:rFonts w:ascii="Cambria Math" w:hAnsi="Cambria Math"/>
                        <w:i/>
                        <w:color w:val="000000"/>
                      </w:rPr>
                    </m:ctrlPr>
                  </m:sSubPr>
                  <m:e>
                    <m:r>
                      <m:rPr>
                        <m:sty m:val="p"/>
                      </m:rPr>
                      <w:rPr>
                        <w:rFonts w:ascii="Cambria Math" w:hAnsi="Cambria Math"/>
                        <w:color w:val="000000"/>
                      </w:rPr>
                      <m:t>l</m:t>
                    </m:r>
                  </m:e>
                  <m:sub>
                    <m:r>
                      <m:rPr>
                        <m:sty m:val="p"/>
                      </m:rPr>
                      <w:rPr>
                        <w:rFonts w:ascii="Cambria Math" w:hAnsi="Cambria Math"/>
                        <w:color w:val="000000"/>
                      </w:rPr>
                      <m:t>3</m:t>
                    </m:r>
                  </m:sub>
                </m:sSub>
              </m:sub>
              <m:sup>
                <m:r>
                  <m:rPr>
                    <m:sty m:val="p"/>
                  </m:rPr>
                  <w:rPr>
                    <w:rFonts w:ascii="Cambria Math" w:hAnsi="Cambria Math"/>
                    <w:color w:val="000000"/>
                  </w:rPr>
                  <m:t>venue</m:t>
                </m:r>
              </m:sup>
            </m:sSubSup>
            <m:r>
              <m:rPr>
                <m:sty m:val="p"/>
              </m:rPr>
              <w:rPr>
                <w:rFonts w:ascii="Cambria Math" w:hAnsi="Cambria Math"/>
                <w:color w:val="000000"/>
              </w:rPr>
              <m:t>×</m:t>
            </m:r>
            <m:sSubSup>
              <m:sSubSupPr>
                <m:ctrlPr>
                  <w:rPr>
                    <w:rFonts w:ascii="Cambria Math" w:hAnsi="Cambria Math"/>
                    <w:i/>
                    <w:color w:val="000000"/>
                  </w:rPr>
                </m:ctrlPr>
              </m:sSubSupPr>
              <m:e>
                <m:r>
                  <m:rPr>
                    <m:sty m:val="p"/>
                  </m:rPr>
                  <w:rPr>
                    <w:rFonts w:ascii="Cambria Math" w:hAnsi="Cambria Math"/>
                    <w:color w:val="000000"/>
                  </w:rPr>
                  <m:t>I</m:t>
                </m:r>
              </m:e>
              <m:sub>
                <m:sSub>
                  <m:sSubPr>
                    <m:ctrlPr>
                      <w:rPr>
                        <w:rFonts w:ascii="Cambria Math" w:hAnsi="Cambria Math"/>
                        <w:i/>
                        <w:color w:val="000000"/>
                      </w:rPr>
                    </m:ctrlPr>
                  </m:sSubPr>
                  <m:e>
                    <m:r>
                      <m:rPr>
                        <m:sty m:val="p"/>
                      </m:rPr>
                      <w:rPr>
                        <w:rFonts w:ascii="Cambria Math" w:hAnsi="Cambria Math"/>
                        <w:color w:val="000000"/>
                      </w:rPr>
                      <m:t>l</m:t>
                    </m:r>
                  </m:e>
                  <m:sub>
                    <m:r>
                      <m:rPr>
                        <m:sty m:val="p"/>
                      </m:rPr>
                      <w:rPr>
                        <w:rFonts w:ascii="Cambria Math" w:hAnsi="Cambria Math"/>
                        <w:color w:val="000000"/>
                      </w:rPr>
                      <m:t>4</m:t>
                    </m:r>
                  </m:sub>
                </m:sSub>
              </m:sub>
              <m:sup>
                <m:r>
                  <m:rPr>
                    <m:sty m:val="p"/>
                  </m:rPr>
                  <w:rPr>
                    <w:rFonts w:ascii="Cambria Math" w:hAnsi="Cambria Math"/>
                    <w:color w:val="000000"/>
                  </w:rPr>
                  <m:t>term</m:t>
                </m:r>
              </m:sup>
            </m:sSubSup>
          </m:sup>
        </m:sSup>
      </m:oMath>
      <w:del w:id="1060" w:author="许佳炜" w:date="2022-08-06T16:02:00Z">
        <w:r w:rsidR="006851CC" w:rsidRPr="00E24289" w:rsidDel="00281156">
          <w:rPr>
            <w:b/>
            <w:color w:val="000000"/>
          </w:rPr>
          <w:delInstrText xml:space="preserve"> </w:delInstrText>
        </w:r>
        <w:r w:rsidR="006851CC" w:rsidRPr="00E24289" w:rsidDel="00281156">
          <w:rPr>
            <w:b/>
            <w:color w:val="000000"/>
          </w:rPr>
          <w:fldChar w:fldCharType="end"/>
        </w:r>
        <w:bookmarkStart w:id="1061" w:name="OLE_LINK20"/>
        <w:bookmarkStart w:id="1062" w:name="OLE_LINK21"/>
        <w:bookmarkStart w:id="1063" w:name="OLE_LINK6"/>
        <w:r w:rsidR="00D70D2E" w:rsidRPr="00E24289" w:rsidDel="00281156">
          <w:rPr>
            <w:b/>
            <w:i/>
            <w:color w:val="000000"/>
            <w:szCs w:val="21"/>
          </w:rPr>
          <w:delText>X</w:delText>
        </w:r>
        <w:r w:rsidR="00D70D2E" w:rsidRPr="009F1D09" w:rsidDel="00281156">
          <w:rPr>
            <w:rFonts w:ascii="宋体" w:hAnsi="宋体" w:cs="宋体" w:hint="eastAsia"/>
            <w:color w:val="000000"/>
            <w:szCs w:val="21"/>
          </w:rPr>
          <w:delText>∈</w:delText>
        </w:r>
        <w:r w:rsidR="00D70D2E" w:rsidRPr="009F1D09" w:rsidDel="00281156">
          <w:rPr>
            <w:rFonts w:ascii="Euclid Math Two" w:hAnsi="Euclid Math Two"/>
            <w:color w:val="000000"/>
            <w:szCs w:val="21"/>
          </w:rPr>
          <w:delText></w:delText>
        </w:r>
        <w:bookmarkEnd w:id="1061"/>
        <w:bookmarkEnd w:id="1062"/>
        <w:r w:rsidR="00C0271B" w:rsidRPr="009F1D09" w:rsidDel="00281156">
          <w:rPr>
            <w:color w:val="000000"/>
            <w:position w:val="-4"/>
            <w:szCs w:val="21"/>
          </w:rPr>
          <w:object w:dxaOrig="1579" w:dyaOrig="360" w14:anchorId="3FE86E9C">
            <v:shape id="_x0000_i1032" type="#_x0000_t75" style="width:78.45pt;height:19.3pt" o:ole="">
              <v:imagedata r:id="rId27" o:title=""/>
            </v:shape>
            <o:OLEObject Type="Embed" ProgID="Equation.3" ShapeID="_x0000_i1032" DrawAspect="Content" ObjectID="_1724166643" r:id="rId28"/>
          </w:object>
        </w:r>
        <w:bookmarkEnd w:id="1063"/>
        <w:r w:rsidR="009D2856" w:rsidRPr="009F1D09" w:rsidDel="00281156">
          <w:rPr>
            <w:rFonts w:hint="eastAsia"/>
            <w:color w:val="000000"/>
          </w:rPr>
          <w:delText>．</w:delText>
        </w:r>
        <w:r w:rsidRPr="009F1D09" w:rsidDel="00281156">
          <w:rPr>
            <w:rFonts w:hint="eastAsia"/>
            <w:color w:val="000000"/>
          </w:rPr>
          <w:delText>电影网络可以</w:delText>
        </w:r>
        <w:r w:rsidRPr="009F1D09" w:rsidDel="00281156">
          <w:rPr>
            <w:color w:val="000000"/>
          </w:rPr>
          <w:delText>被表示为</w:delText>
        </w:r>
        <w:r w:rsidR="00B573FE" w:rsidRPr="009F1D09" w:rsidDel="00281156">
          <w:rPr>
            <w:rFonts w:hint="eastAsia"/>
            <w:color w:val="000000"/>
          </w:rPr>
          <w:delText>1</w:delText>
        </w:r>
        <w:r w:rsidRPr="009F1D09" w:rsidDel="00281156">
          <w:rPr>
            <w:color w:val="000000"/>
          </w:rPr>
          <w:delText>个</w:delText>
        </w:r>
        <w:r w:rsidR="00B573FE" w:rsidRPr="009F1D09" w:rsidDel="00281156">
          <w:rPr>
            <w:rFonts w:hint="eastAsia"/>
            <w:color w:val="000000"/>
          </w:rPr>
          <w:delText>4</w:delText>
        </w:r>
        <w:r w:rsidRPr="009F1D09" w:rsidDel="00281156">
          <w:rPr>
            <w:color w:val="000000"/>
          </w:rPr>
          <w:delText>阶张量</w:delText>
        </w:r>
        <w:r w:rsidR="00D70D2E" w:rsidRPr="00E24289" w:rsidDel="00281156">
          <w:rPr>
            <w:b/>
            <w:i/>
            <w:color w:val="000000"/>
            <w:szCs w:val="21"/>
          </w:rPr>
          <w:delText>X</w:delText>
        </w:r>
        <w:r w:rsidR="00D70D2E" w:rsidRPr="009F1D09" w:rsidDel="00281156">
          <w:rPr>
            <w:rFonts w:ascii="宋体" w:hAnsi="宋体" w:cs="宋体" w:hint="eastAsia"/>
            <w:color w:val="000000"/>
            <w:szCs w:val="21"/>
          </w:rPr>
          <w:delText>∈</w:delText>
        </w:r>
        <w:r w:rsidR="00D70D2E" w:rsidRPr="009F1D09" w:rsidDel="00281156">
          <w:rPr>
            <w:rFonts w:ascii="Euclid Math Two" w:hAnsi="Euclid Math Two"/>
            <w:color w:val="000000"/>
            <w:szCs w:val="21"/>
          </w:rPr>
          <w:delText></w:delText>
        </w:r>
        <w:r w:rsidR="009C3960" w:rsidRPr="009F1D09" w:rsidDel="00281156">
          <w:rPr>
            <w:color w:val="000000"/>
            <w:position w:val="-4"/>
            <w:szCs w:val="21"/>
          </w:rPr>
          <w:object w:dxaOrig="1719" w:dyaOrig="360" w14:anchorId="52E81B53">
            <v:shape id="_x0000_i1033" type="#_x0000_t75" style="width:86.7pt;height:19.3pt" o:ole="">
              <v:imagedata r:id="rId29" o:title=""/>
            </v:shape>
            <o:OLEObject Type="Embed" ProgID="Equation.3" ShapeID="_x0000_i1033" DrawAspect="Content" ObjectID="_1724166644" r:id="rId30"/>
          </w:object>
        </w:r>
        <w:r w:rsidR="006851CC" w:rsidRPr="009F1D09" w:rsidDel="00281156">
          <w:rPr>
            <w:color w:val="000000"/>
          </w:rPr>
          <w:fldChar w:fldCharType="begin"/>
        </w:r>
        <w:r w:rsidR="006851CC" w:rsidRPr="009F1D09" w:rsidDel="00281156">
          <w:rPr>
            <w:color w:val="000000"/>
          </w:rPr>
          <w:delInstrText xml:space="preserve"> QUOTE </w:delInstrText>
        </w:r>
      </w:del>
      <m:oMath>
        <m:r>
          <m:rPr>
            <m:sty m:val="p"/>
          </m:rPr>
          <w:rPr>
            <w:rFonts w:ascii="Cambria Math" w:hAnsi="Cambria Math"/>
            <w:color w:val="000000"/>
          </w:rPr>
          <m:t>X∈</m:t>
        </m:r>
        <m:sSup>
          <m:sSupPr>
            <m:ctrlPr>
              <w:rPr>
                <w:rFonts w:ascii="Cambria Math" w:hAnsi="Cambria Math"/>
                <w:color w:val="000000"/>
              </w:rPr>
            </m:ctrlPr>
          </m:sSupPr>
          <m:e>
            <m:r>
              <m:rPr>
                <m:sty m:val="p"/>
              </m:rPr>
              <w:rPr>
                <w:rFonts w:ascii="Cambria Math" w:hAnsi="Cambria Math"/>
                <w:color w:val="000000"/>
              </w:rPr>
              <m:t>R</m:t>
            </m:r>
          </m:e>
          <m:sup>
            <m:sSubSup>
              <m:sSubSupPr>
                <m:ctrlPr>
                  <w:rPr>
                    <w:rFonts w:ascii="Cambria Math" w:hAnsi="Cambria Math"/>
                    <w:i/>
                    <w:color w:val="000000"/>
                  </w:rPr>
                </m:ctrlPr>
              </m:sSubSupPr>
              <m:e>
                <m:r>
                  <m:rPr>
                    <m:sty m:val="p"/>
                  </m:rPr>
                  <w:rPr>
                    <w:rFonts w:ascii="Cambria Math" w:hAnsi="Cambria Math"/>
                    <w:color w:val="000000"/>
                  </w:rPr>
                  <m:t>I</m:t>
                </m:r>
              </m:e>
              <m:sub>
                <m:sSub>
                  <m:sSubPr>
                    <m:ctrlPr>
                      <w:rPr>
                        <w:rFonts w:ascii="Cambria Math" w:hAnsi="Cambria Math"/>
                        <w:i/>
                        <w:color w:val="000000"/>
                      </w:rPr>
                    </m:ctrlPr>
                  </m:sSubPr>
                  <m:e>
                    <m:r>
                      <m:rPr>
                        <m:sty m:val="p"/>
                      </m:rPr>
                      <w:rPr>
                        <w:rFonts w:ascii="Cambria Math" w:hAnsi="Cambria Math"/>
                        <w:color w:val="000000"/>
                      </w:rPr>
                      <m:t>l</m:t>
                    </m:r>
                  </m:e>
                  <m:sub>
                    <m:r>
                      <m:rPr>
                        <m:sty m:val="p"/>
                      </m:rPr>
                      <w:rPr>
                        <w:rFonts w:ascii="Cambria Math" w:hAnsi="Cambria Math"/>
                        <w:color w:val="000000"/>
                      </w:rPr>
                      <m:t>1</m:t>
                    </m:r>
                  </m:sub>
                </m:sSub>
              </m:sub>
              <m:sup>
                <m:r>
                  <m:rPr>
                    <m:sty m:val="p"/>
                  </m:rPr>
                  <w:rPr>
                    <w:rFonts w:ascii="Cambria Math" w:hAnsi="Cambria Math"/>
                    <w:color w:val="000000"/>
                  </w:rPr>
                  <m:t>actor</m:t>
                </m:r>
              </m:sup>
            </m:sSubSup>
            <m:r>
              <m:rPr>
                <m:sty m:val="p"/>
              </m:rPr>
              <w:rPr>
                <w:rFonts w:ascii="Cambria Math" w:hAnsi="Cambria Math"/>
                <w:color w:val="000000"/>
              </w:rPr>
              <m:t>×</m:t>
            </m:r>
            <m:sSubSup>
              <m:sSubSupPr>
                <m:ctrlPr>
                  <w:rPr>
                    <w:rFonts w:ascii="Cambria Math" w:hAnsi="Cambria Math"/>
                    <w:i/>
                    <w:color w:val="000000"/>
                  </w:rPr>
                </m:ctrlPr>
              </m:sSubSupPr>
              <m:e>
                <m:r>
                  <m:rPr>
                    <m:sty m:val="p"/>
                  </m:rPr>
                  <w:rPr>
                    <w:rFonts w:ascii="Cambria Math" w:hAnsi="Cambria Math"/>
                    <w:color w:val="000000"/>
                  </w:rPr>
                  <m:t>I</m:t>
                </m:r>
              </m:e>
              <m:sub>
                <m:sSub>
                  <m:sSubPr>
                    <m:ctrlPr>
                      <w:rPr>
                        <w:rFonts w:ascii="Cambria Math" w:hAnsi="Cambria Math"/>
                        <w:i/>
                        <w:color w:val="000000"/>
                      </w:rPr>
                    </m:ctrlPr>
                  </m:sSubPr>
                  <m:e>
                    <m:r>
                      <m:rPr>
                        <m:sty m:val="p"/>
                      </m:rPr>
                      <w:rPr>
                        <w:rFonts w:ascii="Cambria Math" w:hAnsi="Cambria Math"/>
                        <w:color w:val="000000"/>
                      </w:rPr>
                      <m:t>l</m:t>
                    </m:r>
                  </m:e>
                  <m:sub>
                    <m:r>
                      <m:rPr>
                        <m:sty m:val="p"/>
                      </m:rPr>
                      <w:rPr>
                        <w:rFonts w:ascii="Cambria Math" w:hAnsi="Cambria Math"/>
                        <w:color w:val="000000"/>
                      </w:rPr>
                      <m:t>2</m:t>
                    </m:r>
                  </m:sub>
                </m:sSub>
              </m:sub>
              <m:sup>
                <m:r>
                  <m:rPr>
                    <m:sty m:val="p"/>
                  </m:rPr>
                  <w:rPr>
                    <w:rFonts w:ascii="Cambria Math" w:hAnsi="Cambria Math"/>
                    <w:color w:val="000000"/>
                  </w:rPr>
                  <m:t>movie</m:t>
                </m:r>
              </m:sup>
            </m:sSubSup>
            <m:r>
              <m:rPr>
                <m:sty m:val="p"/>
              </m:rPr>
              <w:rPr>
                <w:rFonts w:ascii="Cambria Math" w:hAnsi="Cambria Math"/>
                <w:color w:val="000000"/>
              </w:rPr>
              <m:t>×</m:t>
            </m:r>
            <m:sSubSup>
              <m:sSubSupPr>
                <m:ctrlPr>
                  <w:rPr>
                    <w:rFonts w:ascii="Cambria Math" w:hAnsi="Cambria Math"/>
                    <w:i/>
                    <w:color w:val="000000"/>
                  </w:rPr>
                </m:ctrlPr>
              </m:sSubSupPr>
              <m:e>
                <m:r>
                  <m:rPr>
                    <m:sty m:val="p"/>
                  </m:rPr>
                  <w:rPr>
                    <w:rFonts w:ascii="Cambria Math" w:hAnsi="Cambria Math"/>
                    <w:color w:val="000000"/>
                  </w:rPr>
                  <m:t>I</m:t>
                </m:r>
              </m:e>
              <m:sub>
                <m:sSub>
                  <m:sSubPr>
                    <m:ctrlPr>
                      <w:rPr>
                        <w:rFonts w:ascii="Cambria Math" w:hAnsi="Cambria Math"/>
                        <w:i/>
                        <w:color w:val="000000"/>
                      </w:rPr>
                    </m:ctrlPr>
                  </m:sSubPr>
                  <m:e>
                    <m:r>
                      <m:rPr>
                        <m:sty m:val="p"/>
                      </m:rPr>
                      <w:rPr>
                        <w:rFonts w:ascii="Cambria Math" w:hAnsi="Cambria Math"/>
                        <w:color w:val="000000"/>
                      </w:rPr>
                      <m:t>l</m:t>
                    </m:r>
                  </m:e>
                  <m:sub>
                    <m:r>
                      <m:rPr>
                        <m:sty m:val="p"/>
                      </m:rPr>
                      <w:rPr>
                        <w:rFonts w:ascii="Cambria Math" w:hAnsi="Cambria Math"/>
                        <w:color w:val="000000"/>
                      </w:rPr>
                      <m:t>3</m:t>
                    </m:r>
                  </m:sub>
                </m:sSub>
              </m:sub>
              <m:sup>
                <m:r>
                  <m:rPr>
                    <m:sty m:val="p"/>
                  </m:rPr>
                  <w:rPr>
                    <w:rFonts w:ascii="Cambria Math" w:hAnsi="Cambria Math"/>
                    <w:color w:val="000000"/>
                  </w:rPr>
                  <m:t>genre</m:t>
                </m:r>
              </m:sup>
            </m:sSubSup>
            <m:r>
              <m:rPr>
                <m:sty m:val="p"/>
              </m:rPr>
              <w:rPr>
                <w:rFonts w:ascii="Cambria Math" w:hAnsi="Cambria Math"/>
                <w:color w:val="000000"/>
              </w:rPr>
              <m:t>×</m:t>
            </m:r>
            <m:sSubSup>
              <m:sSubSupPr>
                <m:ctrlPr>
                  <w:rPr>
                    <w:rFonts w:ascii="Cambria Math" w:hAnsi="Cambria Math"/>
                    <w:i/>
                    <w:color w:val="000000"/>
                  </w:rPr>
                </m:ctrlPr>
              </m:sSubSupPr>
              <m:e>
                <m:r>
                  <m:rPr>
                    <m:sty m:val="p"/>
                  </m:rPr>
                  <w:rPr>
                    <w:rFonts w:ascii="Cambria Math" w:hAnsi="Cambria Math"/>
                    <w:color w:val="000000"/>
                  </w:rPr>
                  <m:t>I</m:t>
                </m:r>
              </m:e>
              <m:sub>
                <m:sSub>
                  <m:sSubPr>
                    <m:ctrlPr>
                      <w:rPr>
                        <w:rFonts w:ascii="Cambria Math" w:hAnsi="Cambria Math"/>
                        <w:i/>
                        <w:color w:val="000000"/>
                      </w:rPr>
                    </m:ctrlPr>
                  </m:sSubPr>
                  <m:e>
                    <m:r>
                      <m:rPr>
                        <m:sty m:val="p"/>
                      </m:rPr>
                      <w:rPr>
                        <w:rFonts w:ascii="Cambria Math" w:hAnsi="Cambria Math"/>
                        <w:color w:val="000000"/>
                      </w:rPr>
                      <m:t>l</m:t>
                    </m:r>
                  </m:e>
                  <m:sub>
                    <m:r>
                      <m:rPr>
                        <m:sty m:val="p"/>
                      </m:rPr>
                      <w:rPr>
                        <w:rFonts w:ascii="Cambria Math" w:hAnsi="Cambria Math"/>
                        <w:color w:val="000000"/>
                      </w:rPr>
                      <m:t>4</m:t>
                    </m:r>
                  </m:sub>
                </m:sSub>
              </m:sub>
              <m:sup>
                <m:r>
                  <m:rPr>
                    <m:sty m:val="p"/>
                  </m:rPr>
                  <w:rPr>
                    <w:rFonts w:ascii="Cambria Math" w:hAnsi="Cambria Math"/>
                    <w:color w:val="000000"/>
                  </w:rPr>
                  <m:t>language</m:t>
                </m:r>
              </m:sup>
            </m:sSubSup>
          </m:sup>
        </m:sSup>
      </m:oMath>
      <w:del w:id="1064" w:author="许佳炜" w:date="2022-08-06T16:02:00Z">
        <w:r w:rsidR="006851CC" w:rsidRPr="009F1D09" w:rsidDel="00281156">
          <w:rPr>
            <w:color w:val="000000"/>
          </w:rPr>
          <w:delInstrText xml:space="preserve"> </w:delInstrText>
        </w:r>
        <w:r w:rsidR="006851CC" w:rsidRPr="009F1D09" w:rsidDel="00281156">
          <w:rPr>
            <w:color w:val="000000"/>
          </w:rPr>
          <w:fldChar w:fldCharType="end"/>
        </w:r>
        <w:r w:rsidRPr="009F1D09" w:rsidDel="00281156">
          <w:rPr>
            <w:rFonts w:hint="eastAsia"/>
            <w:color w:val="000000"/>
          </w:rPr>
          <w:delText>或</w:delText>
        </w:r>
        <w:r w:rsidRPr="009F1D09" w:rsidDel="00281156">
          <w:rPr>
            <w:color w:val="000000"/>
          </w:rPr>
          <w:delText>一个</w:delText>
        </w:r>
        <w:r w:rsidR="00192A3C" w:rsidRPr="009F1D09" w:rsidDel="00281156">
          <w:rPr>
            <w:rFonts w:hint="eastAsia"/>
            <w:color w:val="000000"/>
          </w:rPr>
          <w:delText>3</w:delText>
        </w:r>
        <w:r w:rsidRPr="009F1D09" w:rsidDel="00281156">
          <w:rPr>
            <w:color w:val="000000"/>
          </w:rPr>
          <w:delText>阶张量</w:delText>
        </w:r>
        <w:r w:rsidR="00D70D2E" w:rsidRPr="00E24289" w:rsidDel="00281156">
          <w:rPr>
            <w:b/>
            <w:i/>
            <w:color w:val="000000"/>
            <w:szCs w:val="21"/>
          </w:rPr>
          <w:delText>X</w:delText>
        </w:r>
        <w:r w:rsidR="00D70D2E" w:rsidRPr="009F1D09" w:rsidDel="00281156">
          <w:rPr>
            <w:rFonts w:ascii="宋体" w:hAnsi="宋体" w:cs="宋体" w:hint="eastAsia"/>
            <w:color w:val="000000"/>
            <w:szCs w:val="21"/>
          </w:rPr>
          <w:delText>∈</w:delText>
        </w:r>
        <w:r w:rsidR="00D70D2E" w:rsidRPr="009F1D09" w:rsidDel="00281156">
          <w:rPr>
            <w:rFonts w:ascii="Euclid Math Two" w:hAnsi="Euclid Math Two"/>
            <w:color w:val="000000"/>
            <w:szCs w:val="21"/>
          </w:rPr>
          <w:delText></w:delText>
        </w:r>
        <w:r w:rsidR="006851CC" w:rsidRPr="009F1D09" w:rsidDel="00281156">
          <w:rPr>
            <w:color w:val="000000"/>
          </w:rPr>
          <w:fldChar w:fldCharType="begin"/>
        </w:r>
        <w:r w:rsidR="006851CC" w:rsidRPr="009F1D09" w:rsidDel="00281156">
          <w:rPr>
            <w:color w:val="000000"/>
          </w:rPr>
          <w:delInstrText xml:space="preserve"> QUOTE </w:delInstrText>
        </w:r>
      </w:del>
      <m:oMath>
        <m:r>
          <m:rPr>
            <m:sty m:val="p"/>
          </m:rPr>
          <w:rPr>
            <w:rFonts w:ascii="Cambria Math" w:hAnsi="Cambria Math"/>
            <w:color w:val="000000"/>
          </w:rPr>
          <m:t>X∈</m:t>
        </m:r>
        <m:sSup>
          <m:sSupPr>
            <m:ctrlPr>
              <w:rPr>
                <w:rFonts w:ascii="Cambria Math" w:hAnsi="Cambria Math"/>
                <w:color w:val="000000"/>
              </w:rPr>
            </m:ctrlPr>
          </m:sSupPr>
          <m:e>
            <m:r>
              <m:rPr>
                <m:sty m:val="p"/>
              </m:rPr>
              <w:rPr>
                <w:rFonts w:ascii="Cambria Math" w:hAnsi="Cambria Math"/>
                <w:color w:val="000000"/>
              </w:rPr>
              <m:t>R</m:t>
            </m:r>
          </m:e>
          <m:sup>
            <m:sSubSup>
              <m:sSubSupPr>
                <m:ctrlPr>
                  <w:rPr>
                    <w:rFonts w:ascii="Cambria Math" w:hAnsi="Cambria Math"/>
                    <w:i/>
                    <w:color w:val="000000"/>
                  </w:rPr>
                </m:ctrlPr>
              </m:sSubSupPr>
              <m:e>
                <m:r>
                  <m:rPr>
                    <m:sty m:val="p"/>
                  </m:rPr>
                  <w:rPr>
                    <w:rFonts w:ascii="Cambria Math" w:hAnsi="Cambria Math"/>
                    <w:color w:val="000000"/>
                  </w:rPr>
                  <m:t>I</m:t>
                </m:r>
              </m:e>
              <m:sub>
                <m:sSub>
                  <m:sSubPr>
                    <m:ctrlPr>
                      <w:rPr>
                        <w:rFonts w:ascii="Cambria Math" w:hAnsi="Cambria Math"/>
                        <w:i/>
                        <w:color w:val="000000"/>
                      </w:rPr>
                    </m:ctrlPr>
                  </m:sSubPr>
                  <m:e>
                    <m:r>
                      <m:rPr>
                        <m:sty m:val="p"/>
                      </m:rPr>
                      <w:rPr>
                        <w:rFonts w:ascii="Cambria Math" w:hAnsi="Cambria Math"/>
                        <w:color w:val="000000"/>
                      </w:rPr>
                      <m:t>l</m:t>
                    </m:r>
                  </m:e>
                  <m:sub>
                    <m:r>
                      <m:rPr>
                        <m:sty m:val="p"/>
                      </m:rPr>
                      <w:rPr>
                        <w:rFonts w:ascii="Cambria Math" w:hAnsi="Cambria Math"/>
                        <w:color w:val="000000"/>
                      </w:rPr>
                      <m:t>1</m:t>
                    </m:r>
                  </m:sub>
                </m:sSub>
              </m:sub>
              <m:sup>
                <m:r>
                  <m:rPr>
                    <m:sty m:val="p"/>
                  </m:rPr>
                  <w:rPr>
                    <w:rFonts w:ascii="Cambria Math" w:hAnsi="Cambria Math"/>
                    <w:color w:val="000000"/>
                  </w:rPr>
                  <m:t>actor</m:t>
                </m:r>
              </m:sup>
            </m:sSubSup>
            <m:r>
              <m:rPr>
                <m:sty m:val="p"/>
              </m:rPr>
              <w:rPr>
                <w:rFonts w:ascii="Cambria Math" w:hAnsi="Cambria Math"/>
                <w:color w:val="000000"/>
              </w:rPr>
              <m:t>×</m:t>
            </m:r>
            <m:sSubSup>
              <m:sSubSupPr>
                <m:ctrlPr>
                  <w:rPr>
                    <w:rFonts w:ascii="Cambria Math" w:hAnsi="Cambria Math"/>
                    <w:i/>
                    <w:color w:val="000000"/>
                  </w:rPr>
                </m:ctrlPr>
              </m:sSubSupPr>
              <m:e>
                <m:r>
                  <m:rPr>
                    <m:sty m:val="p"/>
                  </m:rPr>
                  <w:rPr>
                    <w:rFonts w:ascii="Cambria Math" w:hAnsi="Cambria Math"/>
                    <w:color w:val="000000"/>
                  </w:rPr>
                  <m:t>I</m:t>
                </m:r>
              </m:e>
              <m:sub>
                <m:sSub>
                  <m:sSubPr>
                    <m:ctrlPr>
                      <w:rPr>
                        <w:rFonts w:ascii="Cambria Math" w:hAnsi="Cambria Math"/>
                        <w:i/>
                        <w:color w:val="000000"/>
                      </w:rPr>
                    </m:ctrlPr>
                  </m:sSubPr>
                  <m:e>
                    <m:r>
                      <m:rPr>
                        <m:sty m:val="p"/>
                      </m:rPr>
                      <w:rPr>
                        <w:rFonts w:ascii="Cambria Math" w:hAnsi="Cambria Math"/>
                        <w:color w:val="000000"/>
                      </w:rPr>
                      <m:t>l</m:t>
                    </m:r>
                  </m:e>
                  <m:sub>
                    <m:r>
                      <m:rPr>
                        <m:sty m:val="p"/>
                      </m:rPr>
                      <w:rPr>
                        <w:rFonts w:ascii="Cambria Math" w:hAnsi="Cambria Math"/>
                        <w:color w:val="000000"/>
                      </w:rPr>
                      <m:t>2</m:t>
                    </m:r>
                  </m:sub>
                </m:sSub>
              </m:sub>
              <m:sup>
                <m:r>
                  <m:rPr>
                    <m:sty m:val="p"/>
                  </m:rPr>
                  <w:rPr>
                    <w:rFonts w:ascii="Cambria Math" w:hAnsi="Cambria Math"/>
                    <w:color w:val="000000"/>
                  </w:rPr>
                  <m:t>movie</m:t>
                </m:r>
              </m:sup>
            </m:sSubSup>
            <m:r>
              <m:rPr>
                <m:sty m:val="p"/>
              </m:rPr>
              <w:rPr>
                <w:rFonts w:ascii="Cambria Math" w:hAnsi="Cambria Math"/>
                <w:color w:val="000000"/>
              </w:rPr>
              <m:t>×</m:t>
            </m:r>
            <m:sSubSup>
              <m:sSubSupPr>
                <m:ctrlPr>
                  <w:rPr>
                    <w:rFonts w:ascii="Cambria Math" w:hAnsi="Cambria Math"/>
                    <w:i/>
                    <w:color w:val="000000"/>
                  </w:rPr>
                </m:ctrlPr>
              </m:sSubSupPr>
              <m:e>
                <m:r>
                  <m:rPr>
                    <m:sty m:val="p"/>
                  </m:rPr>
                  <w:rPr>
                    <w:rFonts w:ascii="Cambria Math" w:hAnsi="Cambria Math"/>
                    <w:color w:val="000000"/>
                  </w:rPr>
                  <m:t>I</m:t>
                </m:r>
              </m:e>
              <m:sub>
                <m:sSub>
                  <m:sSubPr>
                    <m:ctrlPr>
                      <w:rPr>
                        <w:rFonts w:ascii="Cambria Math" w:hAnsi="Cambria Math"/>
                        <w:i/>
                        <w:color w:val="000000"/>
                      </w:rPr>
                    </m:ctrlPr>
                  </m:sSubPr>
                  <m:e>
                    <m:r>
                      <m:rPr>
                        <m:sty m:val="p"/>
                      </m:rPr>
                      <w:rPr>
                        <w:rFonts w:ascii="Cambria Math" w:hAnsi="Cambria Math"/>
                        <w:color w:val="000000"/>
                      </w:rPr>
                      <m:t>l</m:t>
                    </m:r>
                  </m:e>
                  <m:sub>
                    <m:r>
                      <m:rPr>
                        <m:sty m:val="p"/>
                      </m:rPr>
                      <w:rPr>
                        <w:rFonts w:ascii="Cambria Math" w:hAnsi="Cambria Math"/>
                        <w:color w:val="000000"/>
                      </w:rPr>
                      <m:t>3</m:t>
                    </m:r>
                  </m:sub>
                </m:sSub>
              </m:sub>
              <m:sup>
                <m:r>
                  <m:rPr>
                    <m:sty m:val="p"/>
                  </m:rPr>
                  <w:rPr>
                    <w:rFonts w:ascii="Cambria Math" w:hAnsi="Cambria Math"/>
                    <w:color w:val="000000"/>
                  </w:rPr>
                  <m:t>genre</m:t>
                </m:r>
              </m:sup>
            </m:sSubSup>
          </m:sup>
        </m:sSup>
      </m:oMath>
      <w:del w:id="1065" w:author="许佳炜" w:date="2022-08-06T16:02:00Z">
        <w:r w:rsidR="006851CC" w:rsidRPr="009F1D09" w:rsidDel="00281156">
          <w:rPr>
            <w:color w:val="000000"/>
          </w:rPr>
          <w:delInstrText xml:space="preserve"> </w:delInstrText>
        </w:r>
        <w:r w:rsidR="006851CC" w:rsidRPr="009F1D09" w:rsidDel="00281156">
          <w:rPr>
            <w:color w:val="000000"/>
          </w:rPr>
          <w:fldChar w:fldCharType="end"/>
        </w:r>
        <w:r w:rsidR="009C3960" w:rsidRPr="009F1D09" w:rsidDel="00281156">
          <w:rPr>
            <w:color w:val="000000"/>
            <w:position w:val="-4"/>
            <w:szCs w:val="21"/>
          </w:rPr>
          <w:object w:dxaOrig="1180" w:dyaOrig="340" w14:anchorId="2D6D1FD0">
            <v:shape id="_x0000_i1034" type="#_x0000_t75" style="width:59.45pt;height:16.55pt" o:ole="">
              <v:imagedata r:id="rId31" o:title=""/>
            </v:shape>
            <o:OLEObject Type="Embed" ProgID="Equation.3" ShapeID="_x0000_i1034" DrawAspect="Content" ObjectID="_1724166645" r:id="rId32"/>
          </w:object>
        </w:r>
        <w:r w:rsidR="009D2856" w:rsidRPr="009F1D09" w:rsidDel="00281156">
          <w:rPr>
            <w:rFonts w:hint="eastAsia"/>
            <w:color w:val="000000"/>
          </w:rPr>
          <w:delText>．</w:delText>
        </w:r>
        <w:r w:rsidR="00972E0C" w:rsidRPr="009F1D09" w:rsidDel="00281156">
          <w:rPr>
            <w:color w:val="000000"/>
          </w:rPr>
          <w:delText xml:space="preserve"> </w:delText>
        </w:r>
      </w:del>
    </w:p>
    <w:p w14:paraId="5021C210" w14:textId="77777777" w:rsidR="00691F21" w:rsidRPr="009F1D09" w:rsidDel="00281156" w:rsidRDefault="00691F21">
      <w:pPr>
        <w:spacing w:beforeLines="50" w:before="156"/>
        <w:ind w:firstLineChars="200" w:firstLine="420"/>
        <w:rPr>
          <w:del w:id="1066" w:author="许佳炜" w:date="2022-08-06T16:02:00Z"/>
          <w:color w:val="000000"/>
        </w:rPr>
      </w:pPr>
      <w:del w:id="1067" w:author="许佳炜" w:date="2022-08-06T16:02:00Z">
        <w:r w:rsidRPr="009F1D09" w:rsidDel="00281156">
          <w:rPr>
            <w:rFonts w:ascii="黑体" w:eastAsia="黑体" w:hAnsi="黑体" w:hint="eastAsia"/>
            <w:color w:val="000000"/>
          </w:rPr>
          <w:delText>定义3</w:delText>
        </w:r>
        <w:r w:rsidR="009D2856" w:rsidRPr="009F1D09" w:rsidDel="00281156">
          <w:rPr>
            <w:rFonts w:ascii="黑体" w:eastAsia="黑体" w:hAnsi="黑体" w:hint="eastAsia"/>
            <w:color w:val="000000"/>
          </w:rPr>
          <w:delText>．</w:delText>
        </w:r>
        <w:r w:rsidRPr="009F1D09" w:rsidDel="00281156">
          <w:rPr>
            <w:rFonts w:ascii="宋体" w:hAnsi="宋体" w:hint="eastAsia"/>
            <w:color w:val="000000"/>
          </w:rPr>
          <w:delText>张量</w:delText>
        </w:r>
        <w:r w:rsidRPr="009F1D09" w:rsidDel="00281156">
          <w:rPr>
            <w:rFonts w:ascii="宋体" w:hAnsi="宋体"/>
            <w:color w:val="000000"/>
          </w:rPr>
          <w:delText>索引</w:delText>
        </w:r>
        <w:r w:rsidRPr="009F1D09" w:rsidDel="00281156">
          <w:rPr>
            <w:rFonts w:ascii="宋体" w:hAnsi="宋体" w:hint="eastAsia"/>
            <w:color w:val="000000"/>
          </w:rPr>
          <w:delText>树</w:delText>
        </w:r>
        <w:r w:rsidR="009D2856" w:rsidRPr="009F1D09" w:rsidDel="00281156">
          <w:rPr>
            <w:rFonts w:ascii="宋体" w:hAnsi="宋体"/>
            <w:color w:val="000000"/>
          </w:rPr>
          <w:delText>．</w:delText>
        </w:r>
        <w:r w:rsidRPr="009F1D09" w:rsidDel="00281156">
          <w:rPr>
            <w:rFonts w:hint="eastAsia"/>
            <w:color w:val="000000"/>
          </w:rPr>
          <w:delText>张量</w:delText>
        </w:r>
        <w:r w:rsidRPr="009F1D09" w:rsidDel="00281156">
          <w:rPr>
            <w:color w:val="000000"/>
          </w:rPr>
          <w:delText>索引树是包含</w:delText>
        </w:r>
        <w:r w:rsidR="007E5817" w:rsidRPr="009F1D09" w:rsidDel="00281156">
          <w:rPr>
            <w:rFonts w:hint="eastAsia"/>
            <w:i/>
            <w:color w:val="000000"/>
          </w:rPr>
          <w:delText>n</w:delText>
        </w:r>
        <w:r w:rsidR="007E5817" w:rsidRPr="009F1D09" w:rsidDel="00281156">
          <w:rPr>
            <w:rFonts w:hint="eastAsia"/>
            <w:color w:val="000000"/>
          </w:rPr>
          <w:delText>(</w:delText>
        </w:r>
        <w:r w:rsidR="007E5817" w:rsidRPr="009F1D09" w:rsidDel="00281156">
          <w:rPr>
            <w:i/>
            <w:color w:val="000000"/>
          </w:rPr>
          <w:delText>n</w:delText>
        </w:r>
        <w:r w:rsidR="007E5817" w:rsidRPr="009F1D09" w:rsidDel="00281156">
          <w:rPr>
            <w:rFonts w:ascii="宋体" w:hAnsi="宋体" w:hint="eastAsia"/>
            <w:color w:val="000000"/>
          </w:rPr>
          <w:delText>≥</w:delText>
        </w:r>
        <w:r w:rsidR="007E5817" w:rsidRPr="009F1D09" w:rsidDel="00281156">
          <w:rPr>
            <w:color w:val="000000"/>
          </w:rPr>
          <w:delText>1</w:delText>
        </w:r>
        <w:r w:rsidR="007E5817" w:rsidRPr="009F1D09" w:rsidDel="00281156">
          <w:rPr>
            <w:rFonts w:hint="eastAsia"/>
            <w:color w:val="000000"/>
          </w:rPr>
          <w:delText>)</w:delText>
        </w:r>
        <w:r w:rsidR="007E5817" w:rsidRPr="009F1D09" w:rsidDel="00281156">
          <w:rPr>
            <w:color w:val="000000"/>
          </w:rPr>
          <w:delText xml:space="preserve"> </w:delText>
        </w:r>
        <w:r w:rsidR="006851CC" w:rsidRPr="009F1D09" w:rsidDel="00281156">
          <w:rPr>
            <w:color w:val="000000"/>
          </w:rPr>
          <w:fldChar w:fldCharType="begin"/>
        </w:r>
        <w:r w:rsidR="006851CC" w:rsidRPr="009F1D09" w:rsidDel="00281156">
          <w:rPr>
            <w:color w:val="000000"/>
          </w:rPr>
          <w:delInstrText xml:space="preserve"> QUOTE </w:delInstrText>
        </w:r>
      </w:del>
      <m:oMath>
        <m:r>
          <m:rPr>
            <m:sty m:val="p"/>
          </m:rPr>
          <w:rPr>
            <w:rFonts w:ascii="Cambria Math" w:hAnsi="Cambria Math"/>
            <w:color w:val="000000"/>
          </w:rPr>
          <m:t>n(n≥1)</m:t>
        </m:r>
      </m:oMath>
      <w:del w:id="1068" w:author="许佳炜" w:date="2022-08-06T16:02:00Z">
        <w:r w:rsidR="006851CC" w:rsidRPr="009F1D09" w:rsidDel="00281156">
          <w:rPr>
            <w:color w:val="000000"/>
          </w:rPr>
          <w:delInstrText xml:space="preserve"> </w:delInstrText>
        </w:r>
        <w:r w:rsidR="006851CC" w:rsidRPr="009F1D09" w:rsidDel="00281156">
          <w:rPr>
            <w:color w:val="000000"/>
          </w:rPr>
          <w:fldChar w:fldCharType="end"/>
        </w:r>
        <w:r w:rsidRPr="009F1D09" w:rsidDel="00281156">
          <w:rPr>
            <w:rFonts w:hint="eastAsia"/>
            <w:color w:val="000000"/>
          </w:rPr>
          <w:delText>个</w:delText>
        </w:r>
        <w:r w:rsidRPr="009F1D09" w:rsidDel="00281156">
          <w:rPr>
            <w:color w:val="000000"/>
          </w:rPr>
          <w:delText>节点</w:delText>
        </w:r>
        <w:r w:rsidRPr="009F1D09" w:rsidDel="00281156">
          <w:rPr>
            <w:rFonts w:hint="eastAsia"/>
            <w:color w:val="000000"/>
          </w:rPr>
          <w:delText>且</w:delText>
        </w:r>
        <w:r w:rsidRPr="009F1D09" w:rsidDel="00281156">
          <w:rPr>
            <w:color w:val="000000"/>
          </w:rPr>
          <w:delText>满足下列条件的</w:delText>
        </w:r>
        <w:r w:rsidRPr="009F1D09" w:rsidDel="00281156">
          <w:rPr>
            <w:rFonts w:hint="eastAsia"/>
            <w:color w:val="000000"/>
          </w:rPr>
          <w:delText>有限</w:delText>
        </w:r>
        <w:r w:rsidRPr="009F1D09" w:rsidDel="00281156">
          <w:rPr>
            <w:color w:val="000000"/>
          </w:rPr>
          <w:delText>集合</w:delText>
        </w:r>
        <w:r w:rsidRPr="009F1D09" w:rsidDel="00281156">
          <w:rPr>
            <w:rFonts w:hint="eastAsia"/>
            <w:color w:val="000000"/>
          </w:rPr>
          <w:delText>:</w:delText>
        </w:r>
      </w:del>
    </w:p>
    <w:p w14:paraId="3A1ECEB5" w14:textId="77777777" w:rsidR="00691F21" w:rsidRPr="009F1D09" w:rsidDel="00281156" w:rsidRDefault="00192A3C">
      <w:pPr>
        <w:pStyle w:val="af6"/>
        <w:rPr>
          <w:del w:id="1069" w:author="许佳炜" w:date="2022-08-06T16:02:00Z"/>
          <w:color w:val="000000"/>
        </w:rPr>
      </w:pPr>
      <w:del w:id="1070" w:author="许佳炜" w:date="2022-08-06T16:02:00Z">
        <w:r w:rsidRPr="009F1D09" w:rsidDel="00281156">
          <w:rPr>
            <w:color w:val="000000"/>
          </w:rPr>
          <w:delText>1)</w:delText>
        </w:r>
        <w:r w:rsidR="00691F21" w:rsidRPr="009F1D09" w:rsidDel="00281156">
          <w:rPr>
            <w:rFonts w:hint="eastAsia"/>
            <w:color w:val="000000"/>
          </w:rPr>
          <w:delText>张量</w:delText>
        </w:r>
        <w:r w:rsidR="00691F21" w:rsidRPr="009F1D09" w:rsidDel="00281156">
          <w:rPr>
            <w:color w:val="000000"/>
          </w:rPr>
          <w:delText>索引树中的每一个节点都</w:delText>
        </w:r>
        <w:r w:rsidR="00691F21" w:rsidRPr="009F1D09" w:rsidDel="00281156">
          <w:rPr>
            <w:rFonts w:hint="eastAsia"/>
            <w:color w:val="000000"/>
          </w:rPr>
          <w:delText>由</w:delText>
        </w:r>
        <w:r w:rsidRPr="009F1D09" w:rsidDel="00281156">
          <w:rPr>
            <w:rFonts w:hint="eastAsia"/>
            <w:color w:val="000000"/>
          </w:rPr>
          <w:delText>1</w:delText>
        </w:r>
        <w:r w:rsidR="00691F21" w:rsidRPr="009F1D09" w:rsidDel="00281156">
          <w:rPr>
            <w:color w:val="000000"/>
          </w:rPr>
          <w:delText>个</w:delText>
        </w:r>
        <w:r w:rsidR="006851CC" w:rsidRPr="009F1D09" w:rsidDel="00281156">
          <w:rPr>
            <w:color w:val="000000"/>
          </w:rPr>
          <w:fldChar w:fldCharType="begin"/>
        </w:r>
        <w:r w:rsidR="006851CC" w:rsidRPr="009F1D09" w:rsidDel="00281156">
          <w:rPr>
            <w:color w:val="000000"/>
          </w:rPr>
          <w:delInstrText xml:space="preserve"> QUOTE </w:delInstrText>
        </w:r>
      </w:del>
      <m:oMath>
        <m:r>
          <m:rPr>
            <m:sty m:val="p"/>
          </m:rPr>
          <w:rPr>
            <w:rFonts w:ascii="Cambria Math" w:hAnsi="Cambria Math"/>
            <w:color w:val="000000"/>
          </w:rPr>
          <m:t>N(N≥1)</m:t>
        </m:r>
      </m:oMath>
      <w:del w:id="1071" w:author="许佳炜" w:date="2022-08-06T16:02:00Z">
        <w:r w:rsidR="006851CC" w:rsidRPr="009F1D09" w:rsidDel="00281156">
          <w:rPr>
            <w:color w:val="000000"/>
          </w:rPr>
          <w:delInstrText xml:space="preserve"> </w:delInstrText>
        </w:r>
        <w:r w:rsidR="006851CC" w:rsidRPr="009F1D09" w:rsidDel="00281156">
          <w:rPr>
            <w:color w:val="000000"/>
          </w:rPr>
          <w:fldChar w:fldCharType="end"/>
        </w:r>
        <w:r w:rsidR="007E5817" w:rsidRPr="009F1D09" w:rsidDel="00281156">
          <w:rPr>
            <w:rFonts w:hint="eastAsia"/>
            <w:i/>
            <w:color w:val="000000"/>
          </w:rPr>
          <w:delText xml:space="preserve"> </w:delText>
        </w:r>
        <w:r w:rsidR="007E5817" w:rsidRPr="009F1D09" w:rsidDel="00281156">
          <w:rPr>
            <w:i/>
            <w:color w:val="000000"/>
          </w:rPr>
          <w:delText>N</w:delText>
        </w:r>
        <w:r w:rsidR="007E5817" w:rsidRPr="009F1D09" w:rsidDel="00281156">
          <w:rPr>
            <w:rFonts w:hint="eastAsia"/>
            <w:color w:val="000000"/>
          </w:rPr>
          <w:delText>(</w:delText>
        </w:r>
        <w:r w:rsidR="007E5817" w:rsidRPr="009F1D09" w:rsidDel="00281156">
          <w:rPr>
            <w:i/>
            <w:color w:val="000000"/>
          </w:rPr>
          <w:delText>N</w:delText>
        </w:r>
        <w:r w:rsidR="007E5817" w:rsidRPr="009F1D09" w:rsidDel="00281156">
          <w:rPr>
            <w:rFonts w:ascii="宋体" w:hAnsi="宋体" w:hint="eastAsia"/>
            <w:color w:val="000000"/>
          </w:rPr>
          <w:delText>≥</w:delText>
        </w:r>
        <w:r w:rsidR="007E5817" w:rsidRPr="009F1D09" w:rsidDel="00281156">
          <w:rPr>
            <w:color w:val="000000"/>
          </w:rPr>
          <w:delText>1</w:delText>
        </w:r>
        <w:r w:rsidR="007E5817" w:rsidRPr="009F1D09" w:rsidDel="00281156">
          <w:rPr>
            <w:rFonts w:hint="eastAsia"/>
            <w:color w:val="000000"/>
          </w:rPr>
          <w:delText>)</w:delText>
        </w:r>
        <w:r w:rsidR="00691F21" w:rsidRPr="009F1D09" w:rsidDel="00281156">
          <w:rPr>
            <w:rFonts w:hint="eastAsia"/>
            <w:color w:val="000000"/>
          </w:rPr>
          <w:delText>维向量组成</w:delText>
        </w:r>
        <w:r w:rsidR="009D2856" w:rsidRPr="009F1D09" w:rsidDel="00281156">
          <w:rPr>
            <w:rFonts w:hint="eastAsia"/>
            <w:color w:val="000000"/>
          </w:rPr>
          <w:delText>．</w:delText>
        </w:r>
      </w:del>
    </w:p>
    <w:p w14:paraId="4AECD477" w14:textId="77777777" w:rsidR="00691F21" w:rsidRPr="009F1D09" w:rsidDel="00281156" w:rsidRDefault="00192A3C">
      <w:pPr>
        <w:pStyle w:val="af6"/>
        <w:rPr>
          <w:del w:id="1072" w:author="许佳炜" w:date="2022-08-06T16:02:00Z"/>
          <w:color w:val="000000"/>
        </w:rPr>
      </w:pPr>
      <w:del w:id="1073" w:author="许佳炜" w:date="2022-08-06T16:02:00Z">
        <w:r w:rsidRPr="009F1D09" w:rsidDel="00281156">
          <w:rPr>
            <w:color w:val="000000"/>
          </w:rPr>
          <w:delText>2)</w:delText>
        </w:r>
        <w:r w:rsidR="004C20CF" w:rsidRPr="009F1D09" w:rsidDel="00281156">
          <w:rPr>
            <w:rFonts w:hint="eastAsia"/>
            <w:color w:val="000000"/>
          </w:rPr>
          <w:delText>存在</w:delText>
        </w:r>
        <w:r w:rsidR="004C20CF" w:rsidRPr="009F1D09" w:rsidDel="00281156">
          <w:rPr>
            <w:color w:val="000000"/>
          </w:rPr>
          <w:delText>唯一一个向量节点</w:delText>
        </w:r>
        <w:r w:rsidR="007E5817" w:rsidRPr="009F1D09" w:rsidDel="00281156">
          <w:rPr>
            <w:rFonts w:hint="eastAsia"/>
            <w:i/>
            <w:color w:val="000000"/>
          </w:rPr>
          <w:delText>X</w:delText>
        </w:r>
        <w:r w:rsidR="007E5817" w:rsidRPr="009F1D09" w:rsidDel="00281156">
          <w:rPr>
            <w:rFonts w:hint="eastAsia"/>
            <w:color w:val="000000"/>
            <w:vertAlign w:val="subscript"/>
          </w:rPr>
          <w:delText>0</w:delText>
        </w:r>
        <w:r w:rsidR="006851CC" w:rsidRPr="009F1D09" w:rsidDel="00281156">
          <w:rPr>
            <w:color w:val="000000"/>
          </w:rPr>
          <w:fldChar w:fldCharType="begin"/>
        </w:r>
        <w:r w:rsidR="006851CC" w:rsidRPr="009F1D09" w:rsidDel="00281156">
          <w:rPr>
            <w:color w:val="000000"/>
          </w:rPr>
          <w:delInstrText xml:space="preserve"> QUOTE </w:delInstrText>
        </w:r>
      </w:del>
      <m:oMath>
        <m:sSub>
          <m:sSubPr>
            <m:ctrlPr>
              <w:rPr>
                <w:rFonts w:ascii="Cambria Math" w:hAnsi="Cambria Math"/>
                <w:color w:val="000000"/>
              </w:rPr>
            </m:ctrlPr>
          </m:sSubPr>
          <m:e>
            <m:r>
              <m:rPr>
                <m:sty m:val="p"/>
              </m:rPr>
              <w:rPr>
                <w:rFonts w:ascii="Cambria Math" w:hAnsi="Cambria Math"/>
                <w:color w:val="000000"/>
              </w:rPr>
              <m:t>X</m:t>
            </m:r>
          </m:e>
          <m:sub>
            <m:r>
              <m:rPr>
                <m:sty m:val="p"/>
              </m:rPr>
              <w:rPr>
                <w:rFonts w:ascii="Cambria Math" w:hAnsi="Cambria Math"/>
                <w:color w:val="000000"/>
              </w:rPr>
              <m:t>0</m:t>
            </m:r>
          </m:sub>
        </m:sSub>
      </m:oMath>
      <w:del w:id="1074" w:author="许佳炜" w:date="2022-08-06T16:02:00Z">
        <w:r w:rsidR="006851CC" w:rsidRPr="009F1D09" w:rsidDel="00281156">
          <w:rPr>
            <w:color w:val="000000"/>
          </w:rPr>
          <w:delInstrText xml:space="preserve"> </w:delInstrText>
        </w:r>
        <w:r w:rsidR="006851CC" w:rsidRPr="009F1D09" w:rsidDel="00281156">
          <w:rPr>
            <w:color w:val="000000"/>
          </w:rPr>
          <w:fldChar w:fldCharType="end"/>
        </w:r>
        <w:r w:rsidR="009D2856" w:rsidRPr="009F1D09" w:rsidDel="00281156">
          <w:rPr>
            <w:rFonts w:hint="eastAsia"/>
            <w:color w:val="000000"/>
          </w:rPr>
          <w:delText>，</w:delText>
        </w:r>
        <w:r w:rsidR="004C20CF" w:rsidRPr="009F1D09" w:rsidDel="00281156">
          <w:rPr>
            <w:rFonts w:hint="eastAsia"/>
            <w:color w:val="000000"/>
          </w:rPr>
          <w:delText>它是由一系列时序数据</w:delText>
        </w:r>
        <w:r w:rsidR="004C20CF" w:rsidRPr="009F1D09" w:rsidDel="00281156">
          <w:rPr>
            <w:color w:val="000000"/>
          </w:rPr>
          <w:delText>组成的向量</w:delText>
        </w:r>
        <w:r w:rsidR="009D2856" w:rsidRPr="009F1D09" w:rsidDel="00281156">
          <w:rPr>
            <w:rFonts w:hint="eastAsia"/>
            <w:color w:val="000000"/>
          </w:rPr>
          <w:delText>，</w:delText>
        </w:r>
        <w:r w:rsidR="004C20CF" w:rsidRPr="009F1D09" w:rsidDel="00281156">
          <w:rPr>
            <w:rFonts w:hint="eastAsia"/>
            <w:color w:val="000000"/>
          </w:rPr>
          <w:delText>称为</w:delText>
        </w:r>
        <w:r w:rsidR="004C20CF" w:rsidRPr="009F1D09" w:rsidDel="00281156">
          <w:rPr>
            <w:color w:val="000000"/>
          </w:rPr>
          <w:delText>张量索引树的</w:delText>
        </w:r>
        <w:r w:rsidR="004C20CF" w:rsidRPr="009F1D09" w:rsidDel="00281156">
          <w:rPr>
            <w:rFonts w:hint="eastAsia"/>
            <w:color w:val="000000"/>
          </w:rPr>
          <w:delText>根</w:delText>
        </w:r>
        <w:r w:rsidR="004C20CF" w:rsidRPr="009F1D09" w:rsidDel="00281156">
          <w:rPr>
            <w:color w:val="000000"/>
          </w:rPr>
          <w:delText>节点</w:delText>
        </w:r>
        <w:r w:rsidR="009D2856" w:rsidRPr="009F1D09" w:rsidDel="00281156">
          <w:rPr>
            <w:rFonts w:hint="eastAsia"/>
            <w:color w:val="000000"/>
          </w:rPr>
          <w:delText>．</w:delText>
        </w:r>
      </w:del>
    </w:p>
    <w:p w14:paraId="7A9FA37B" w14:textId="77777777" w:rsidR="00691F21" w:rsidRPr="009F1D09" w:rsidDel="00281156" w:rsidRDefault="00192A3C">
      <w:pPr>
        <w:pStyle w:val="af6"/>
        <w:rPr>
          <w:del w:id="1075" w:author="许佳炜" w:date="2022-08-06T16:02:00Z"/>
          <w:color w:val="000000"/>
        </w:rPr>
      </w:pPr>
      <w:del w:id="1076" w:author="许佳炜" w:date="2022-08-06T16:02:00Z">
        <w:r w:rsidRPr="009F1D09" w:rsidDel="00281156">
          <w:rPr>
            <w:color w:val="000000"/>
          </w:rPr>
          <w:delText>3)</w:delText>
        </w:r>
        <w:r w:rsidR="00691F21" w:rsidRPr="009F1D09" w:rsidDel="00281156">
          <w:rPr>
            <w:rFonts w:hint="eastAsia"/>
            <w:color w:val="000000"/>
          </w:rPr>
          <w:delText>张量</w:delText>
        </w:r>
        <w:r w:rsidR="00691F21" w:rsidRPr="009F1D09" w:rsidDel="00281156">
          <w:rPr>
            <w:color w:val="000000"/>
          </w:rPr>
          <w:delText>索引树同一层的节点</w:delText>
        </w:r>
        <w:r w:rsidR="00691F21" w:rsidRPr="009F1D09" w:rsidDel="00281156">
          <w:rPr>
            <w:rFonts w:hint="eastAsia"/>
            <w:color w:val="000000"/>
          </w:rPr>
          <w:delText>可以</w:delText>
        </w:r>
        <w:r w:rsidR="00526808" w:rsidRPr="009F1D09" w:rsidDel="00281156">
          <w:rPr>
            <w:rFonts w:hint="eastAsia"/>
            <w:color w:val="000000"/>
          </w:rPr>
          <w:delText>包含</w:delText>
        </w:r>
        <w:r w:rsidR="00691F21" w:rsidRPr="009F1D09" w:rsidDel="00281156">
          <w:rPr>
            <w:rFonts w:hint="eastAsia"/>
            <w:color w:val="000000"/>
          </w:rPr>
          <w:delText>不同</w:delText>
        </w:r>
        <w:r w:rsidR="00691F21" w:rsidRPr="009F1D09" w:rsidDel="00281156">
          <w:rPr>
            <w:color w:val="000000"/>
          </w:rPr>
          <w:delText>类型的数据</w:delText>
        </w:r>
        <w:r w:rsidR="009D2856" w:rsidRPr="009F1D09" w:rsidDel="00281156">
          <w:rPr>
            <w:rFonts w:hint="eastAsia"/>
            <w:color w:val="000000"/>
          </w:rPr>
          <w:delText>．</w:delText>
        </w:r>
        <w:r w:rsidR="00526808" w:rsidRPr="009F1D09" w:rsidDel="00281156">
          <w:rPr>
            <w:rFonts w:hint="eastAsia"/>
            <w:color w:val="000000"/>
          </w:rPr>
          <w:delText>但</w:delText>
        </w:r>
        <w:r w:rsidR="002A0AF9" w:rsidRPr="009F1D09" w:rsidDel="00281156">
          <w:rPr>
            <w:rFonts w:hint="eastAsia"/>
            <w:color w:val="000000"/>
          </w:rPr>
          <w:delText>同</w:delText>
        </w:r>
        <w:r w:rsidR="002A0AF9" w:rsidRPr="009F1D09" w:rsidDel="00281156">
          <w:rPr>
            <w:color w:val="000000"/>
          </w:rPr>
          <w:delText>一类型的数据都</w:delText>
        </w:r>
        <w:r w:rsidR="00526808" w:rsidRPr="009F1D09" w:rsidDel="00281156">
          <w:rPr>
            <w:rFonts w:hint="eastAsia"/>
            <w:color w:val="000000"/>
          </w:rPr>
          <w:delText>处于</w:delText>
        </w:r>
        <w:r w:rsidR="002A0AF9" w:rsidRPr="009F1D09" w:rsidDel="00281156">
          <w:rPr>
            <w:color w:val="000000"/>
          </w:rPr>
          <w:delText>张量索引树的同一层中</w:delText>
        </w:r>
        <w:r w:rsidR="009D2856" w:rsidRPr="009F1D09" w:rsidDel="00281156">
          <w:rPr>
            <w:rFonts w:hint="eastAsia"/>
            <w:color w:val="000000"/>
          </w:rPr>
          <w:delText>．</w:delText>
        </w:r>
      </w:del>
    </w:p>
    <w:p w14:paraId="594FA61C" w14:textId="77777777" w:rsidR="0038499A" w:rsidDel="00281156" w:rsidRDefault="0038499A">
      <w:pPr>
        <w:ind w:firstLineChars="245" w:firstLine="517"/>
        <w:rPr>
          <w:del w:id="1077" w:author="许佳炜" w:date="2022-08-06T16:02:00Z"/>
          <w:rFonts w:eastAsia="黑体"/>
          <w:b/>
          <w:bCs/>
          <w:color w:val="000000"/>
        </w:rPr>
      </w:pPr>
      <w:del w:id="1078" w:author="许佳炜" w:date="2022-08-06T16:02:00Z">
        <w:r w:rsidDel="00281156">
          <w:rPr>
            <w:rFonts w:eastAsia="黑体" w:hint="eastAsia"/>
            <w:b/>
            <w:bCs/>
            <w:color w:val="000000"/>
          </w:rPr>
          <w:delText>……</w:delText>
        </w:r>
      </w:del>
    </w:p>
    <w:p w14:paraId="5FA466E6" w14:textId="25E3E086" w:rsidR="000F4DAD" w:rsidRDefault="000F4DAD">
      <w:pPr>
        <w:rPr>
          <w:ins w:id="1079" w:author="xujiawei" w:date="2022-08-09T15:33:00Z"/>
          <w:rFonts w:ascii="黑体" w:eastAsia="黑体"/>
          <w:color w:val="000000"/>
        </w:rPr>
      </w:pPr>
      <w:r w:rsidRPr="009F1D09">
        <w:rPr>
          <w:rFonts w:eastAsia="黑体" w:hint="eastAsia"/>
          <w:b/>
          <w:bCs/>
          <w:color w:val="000000"/>
        </w:rPr>
        <w:t>2.</w:t>
      </w:r>
      <w:r w:rsidRPr="009F1D09">
        <w:rPr>
          <w:rFonts w:eastAsia="黑体"/>
          <w:b/>
          <w:bCs/>
          <w:color w:val="000000"/>
        </w:rPr>
        <w:t xml:space="preserve"> </w:t>
      </w:r>
      <w:r w:rsidRPr="009F1D09">
        <w:rPr>
          <w:rFonts w:eastAsia="黑体" w:hint="eastAsia"/>
          <w:b/>
          <w:bCs/>
          <w:color w:val="000000"/>
        </w:rPr>
        <w:t>2</w:t>
      </w:r>
      <w:del w:id="1080" w:author="许佳炜" w:date="2022-08-06T16:04:00Z">
        <w:r w:rsidRPr="009F1D09" w:rsidDel="00071B6D">
          <w:rPr>
            <w:rFonts w:ascii="黑体" w:eastAsia="黑体"/>
            <w:color w:val="000000"/>
          </w:rPr>
          <w:delText>张量索引</w:delText>
        </w:r>
        <w:r w:rsidRPr="009F1D09" w:rsidDel="00071B6D">
          <w:rPr>
            <w:rFonts w:ascii="黑体" w:eastAsia="黑体" w:hint="eastAsia"/>
            <w:color w:val="000000"/>
          </w:rPr>
          <w:delText>树</w:delText>
        </w:r>
      </w:del>
      <w:ins w:id="1081" w:author="xujiawei" w:date="2022-08-30T13:05:00Z">
        <w:r w:rsidR="00256965">
          <w:rPr>
            <w:rFonts w:ascii="黑体" w:eastAsia="黑体" w:hint="eastAsia"/>
            <w:color w:val="000000"/>
          </w:rPr>
          <w:t>图像</w:t>
        </w:r>
      </w:ins>
      <w:ins w:id="1082" w:author="许佳炜" w:date="2022-08-06T16:04:00Z">
        <w:del w:id="1083" w:author="xujiawei" w:date="2022-08-30T13:05:00Z">
          <w:r w:rsidR="00071B6D" w:rsidRPr="00071B6D" w:rsidDel="00256965">
            <w:rPr>
              <w:rFonts w:ascii="黑体" w:eastAsia="黑体" w:hint="eastAsia"/>
              <w:color w:val="000000"/>
            </w:rPr>
            <w:delText>增强的</w:delText>
          </w:r>
        </w:del>
        <w:r w:rsidR="00071B6D" w:rsidRPr="00071B6D">
          <w:rPr>
            <w:rFonts w:ascii="黑体" w:eastAsia="黑体" w:hint="eastAsia"/>
            <w:color w:val="000000"/>
          </w:rPr>
          <w:t>序列化</w:t>
        </w:r>
      </w:ins>
      <w:del w:id="1084" w:author="许佳炜" w:date="2022-08-06T16:04:00Z">
        <w:r w:rsidRPr="009F1D09" w:rsidDel="00071B6D">
          <w:rPr>
            <w:rFonts w:ascii="黑体" w:eastAsia="黑体" w:hint="eastAsia"/>
            <w:color w:val="000000"/>
          </w:rPr>
          <w:delText>的</w:delText>
        </w:r>
        <w:r w:rsidRPr="009F1D09" w:rsidDel="00071B6D">
          <w:rPr>
            <w:rFonts w:ascii="黑体" w:eastAsia="黑体"/>
            <w:color w:val="000000"/>
          </w:rPr>
          <w:delText>构建</w:delText>
        </w:r>
      </w:del>
    </w:p>
    <w:p w14:paraId="410C6085" w14:textId="1C6BDE58" w:rsidR="003A3B3B" w:rsidRDefault="003A3B3B">
      <w:pPr>
        <w:ind w:firstLine="420"/>
        <w:rPr>
          <w:ins w:id="1085" w:author="xujiawei" w:date="2022-08-09T16:04:00Z"/>
          <w:color w:val="000000"/>
        </w:rPr>
      </w:pPr>
      <w:ins w:id="1086" w:author="xujiawei" w:date="2022-08-09T15:33:00Z">
        <w:r w:rsidRPr="003A3B3B">
          <w:rPr>
            <w:rFonts w:hint="eastAsia"/>
            <w:color w:val="000000"/>
          </w:rPr>
          <w:t>输入</w:t>
        </w:r>
      </w:ins>
      <w:ins w:id="1087" w:author="xujiawei" w:date="2022-08-29T09:57:00Z">
        <w:r w:rsidR="007F08D7">
          <w:rPr>
            <w:rFonts w:hint="eastAsia"/>
            <w:color w:val="000000"/>
          </w:rPr>
          <w:t>的</w:t>
        </w:r>
      </w:ins>
      <w:ins w:id="1088" w:author="xujiawei" w:date="2022-08-09T15:33:00Z">
        <w:r w:rsidRPr="003A3B3B">
          <w:rPr>
            <w:rFonts w:hint="eastAsia"/>
            <w:color w:val="000000"/>
          </w:rPr>
          <w:t>图片可以用</w:t>
        </w:r>
      </w:ins>
      <w:ins w:id="1089" w:author="xujiawei" w:date="2022-08-29T09:50:00Z">
        <w:r w:rsidR="00CB1EC7" w:rsidRPr="00EE0586">
          <w:rPr>
            <w:color w:val="000000"/>
            <w:position w:val="-6"/>
          </w:rPr>
          <w:object w:dxaOrig="1020" w:dyaOrig="320" w14:anchorId="26FBA160">
            <v:shape id="_x0000_i1035" type="#_x0000_t75" style="width:50.55pt;height:16.25pt" o:ole="">
              <v:imagedata r:id="rId33" o:title=""/>
            </v:shape>
            <o:OLEObject Type="Embed" ProgID="Equation.DSMT4" ShapeID="_x0000_i1035" DrawAspect="Content" ObjectID="_1724166646" r:id="rId34"/>
          </w:object>
        </w:r>
      </w:ins>
      <w:ins w:id="1090" w:author="xujiawei" w:date="2022-08-09T15:33:00Z">
        <w:r w:rsidRPr="003A3B3B">
          <w:rPr>
            <w:rFonts w:hint="eastAsia"/>
            <w:color w:val="000000"/>
          </w:rPr>
          <w:t>表示，</w:t>
        </w:r>
      </w:ins>
      <w:ins w:id="1091" w:author="xujiawei" w:date="2022-08-29T09:59:00Z">
        <w:r w:rsidR="00CD2B56" w:rsidRPr="00650ECC">
          <w:rPr>
            <w:color w:val="000000"/>
            <w:position w:val="-4"/>
          </w:rPr>
          <w:object w:dxaOrig="279" w:dyaOrig="260" w14:anchorId="5F505707">
            <v:shape id="_x0000_i1036" type="#_x0000_t75" style="width:14.1pt;height:12.55pt" o:ole="">
              <v:imagedata r:id="rId35" o:title=""/>
            </v:shape>
            <o:OLEObject Type="Embed" ProgID="Equation.DSMT4" ShapeID="_x0000_i1036" DrawAspect="Content" ObjectID="_1724166647" r:id="rId36"/>
          </w:object>
        </w:r>
      </w:ins>
      <w:ins w:id="1092" w:author="xujiawei" w:date="2022-08-09T15:33:00Z">
        <w:r w:rsidRPr="003A3B3B">
          <w:rPr>
            <w:rFonts w:hint="eastAsia"/>
            <w:color w:val="000000"/>
          </w:rPr>
          <w:t>,</w:t>
        </w:r>
      </w:ins>
      <w:ins w:id="1093" w:author="xujiawei" w:date="2022-08-29T09:59:00Z">
        <w:r w:rsidR="00CD2B56" w:rsidRPr="00650ECC">
          <w:rPr>
            <w:color w:val="000000"/>
            <w:position w:val="-6"/>
          </w:rPr>
          <w:object w:dxaOrig="279" w:dyaOrig="279" w14:anchorId="381543AB">
            <v:shape id="_x0000_i1037" type="#_x0000_t75" style="width:14.1pt;height:14.1pt" o:ole="">
              <v:imagedata r:id="rId37" o:title=""/>
            </v:shape>
            <o:OLEObject Type="Embed" ProgID="Equation.DSMT4" ShapeID="_x0000_i1037" DrawAspect="Content" ObjectID="_1724166648" r:id="rId38"/>
          </w:object>
        </w:r>
      </w:ins>
      <w:ins w:id="1094" w:author="xujiawei" w:date="2022-08-09T15:33:00Z">
        <w:r w:rsidRPr="003A3B3B">
          <w:rPr>
            <w:rFonts w:hint="eastAsia"/>
            <w:color w:val="000000"/>
          </w:rPr>
          <w:t>和</w:t>
        </w:r>
        <w:r w:rsidRPr="003A3B3B">
          <w:rPr>
            <w:rFonts w:hint="eastAsia"/>
            <w:color w:val="000000"/>
          </w:rPr>
          <w:t xml:space="preserve"> </w:t>
        </w:r>
      </w:ins>
      <w:ins w:id="1095" w:author="xujiawei" w:date="2022-08-29T10:00:00Z">
        <w:r w:rsidR="00CD2B56" w:rsidRPr="00650ECC">
          <w:rPr>
            <w:color w:val="000000"/>
            <w:position w:val="-6"/>
          </w:rPr>
          <w:object w:dxaOrig="240" w:dyaOrig="279" w14:anchorId="08D6FADD">
            <v:shape id="_x0000_i1038" type="#_x0000_t75" style="width:11.95pt;height:14.1pt" o:ole="">
              <v:imagedata r:id="rId39" o:title=""/>
            </v:shape>
            <o:OLEObject Type="Embed" ProgID="Equation.DSMT4" ShapeID="_x0000_i1038" DrawAspect="Content" ObjectID="_1724166649" r:id="rId40"/>
          </w:object>
        </w:r>
      </w:ins>
      <w:ins w:id="1096" w:author="xujiawei" w:date="2022-08-09T15:33:00Z">
        <w:r w:rsidRPr="003A3B3B">
          <w:rPr>
            <w:rFonts w:hint="eastAsia"/>
            <w:color w:val="000000"/>
          </w:rPr>
          <w:t>分别表示图片的高度，宽度和通道数</w:t>
        </w:r>
      </w:ins>
      <w:ins w:id="1097" w:author="xujiawei" w:date="2022-08-30T09:31:00Z">
        <w:r w:rsidR="00EF19F1">
          <w:rPr>
            <w:rFonts w:hint="eastAsia"/>
            <w:color w:val="000000"/>
          </w:rPr>
          <w:t>，</w:t>
        </w:r>
        <w:r w:rsidR="00E508D7">
          <w:rPr>
            <w:rFonts w:hint="eastAsia"/>
            <w:color w:val="000000"/>
          </w:rPr>
          <w:t>这样的数据格式不能满足</w:t>
        </w:r>
      </w:ins>
      <w:ins w:id="1098" w:author="xujiawei" w:date="2022-08-30T09:32:00Z">
        <w:r w:rsidR="00E508D7">
          <w:rPr>
            <w:rFonts w:hint="eastAsia"/>
            <w:color w:val="000000"/>
          </w:rPr>
          <w:t>Trans</w:t>
        </w:r>
        <w:r w:rsidR="00E508D7">
          <w:rPr>
            <w:color w:val="000000"/>
          </w:rPr>
          <w:t>former</w:t>
        </w:r>
      </w:ins>
      <w:ins w:id="1099" w:author="xujiawei" w:date="2022-09-07T09:46:00Z">
        <w:r w:rsidR="00E62525">
          <w:rPr>
            <w:rFonts w:hint="eastAsia"/>
            <w:color w:val="000000"/>
          </w:rPr>
          <w:t>网络</w:t>
        </w:r>
      </w:ins>
      <w:ins w:id="1100" w:author="xujiawei" w:date="2022-08-30T09:32:00Z">
        <w:r w:rsidR="00E508D7">
          <w:rPr>
            <w:rFonts w:hint="eastAsia"/>
            <w:color w:val="000000"/>
          </w:rPr>
          <w:t>的输入要求</w:t>
        </w:r>
      </w:ins>
      <w:ins w:id="1101" w:author="xujiawei" w:date="2022-08-09T15:33:00Z">
        <w:r w:rsidRPr="003A3B3B">
          <w:rPr>
            <w:rFonts w:hint="eastAsia"/>
            <w:color w:val="000000"/>
          </w:rPr>
          <w:t>。</w:t>
        </w:r>
      </w:ins>
      <w:ins w:id="1102" w:author="xujiawei" w:date="2022-08-30T10:57:00Z">
        <w:r w:rsidR="0027748E">
          <w:rPr>
            <w:rFonts w:hint="eastAsia"/>
            <w:color w:val="000000"/>
          </w:rPr>
          <w:t>标准</w:t>
        </w:r>
      </w:ins>
      <w:proofErr w:type="spellStart"/>
      <w:ins w:id="1103" w:author="xujiawei" w:date="2022-08-09T15:33:00Z">
        <w:r w:rsidRPr="003A3B3B">
          <w:rPr>
            <w:rFonts w:hint="eastAsia"/>
            <w:color w:val="000000"/>
          </w:rPr>
          <w:t>ViT</w:t>
        </w:r>
        <w:proofErr w:type="spellEnd"/>
        <w:r w:rsidRPr="003A3B3B">
          <w:rPr>
            <w:rFonts w:hint="eastAsia"/>
            <w:color w:val="000000"/>
          </w:rPr>
          <w:t xml:space="preserve"> </w:t>
        </w:r>
        <w:r w:rsidRPr="003A3B3B">
          <w:rPr>
            <w:rFonts w:hint="eastAsia"/>
            <w:color w:val="000000"/>
          </w:rPr>
          <w:t>模型将输入图片切分成不重叠的区域块，</w:t>
        </w:r>
      </w:ins>
      <w:ins w:id="1104" w:author="xujiawei" w:date="2022-08-29T10:00:00Z">
        <w:r w:rsidR="00BE5BB6">
          <w:rPr>
            <w:rFonts w:hint="eastAsia"/>
            <w:color w:val="000000"/>
          </w:rPr>
          <w:t>再</w:t>
        </w:r>
      </w:ins>
      <w:ins w:id="1105" w:author="xujiawei" w:date="2022-08-09T15:33:00Z">
        <w:r w:rsidRPr="003A3B3B">
          <w:rPr>
            <w:rFonts w:hint="eastAsia"/>
            <w:color w:val="000000"/>
          </w:rPr>
          <w:t>拉平这些区块得到</w:t>
        </w:r>
      </w:ins>
      <w:ins w:id="1106" w:author="xujiawei" w:date="2022-08-29T10:19:00Z">
        <w:r w:rsidR="001D5111" w:rsidRPr="00650ECC">
          <w:rPr>
            <w:color w:val="000000"/>
            <w:position w:val="-6"/>
          </w:rPr>
          <w:object w:dxaOrig="1240" w:dyaOrig="320" w14:anchorId="3354E0D7">
            <v:shape id="_x0000_i1039" type="#_x0000_t75" style="width:61.6pt;height:16.25pt" o:ole="">
              <v:imagedata r:id="rId41" o:title=""/>
            </v:shape>
            <o:OLEObject Type="Embed" ProgID="Equation.DSMT4" ShapeID="_x0000_i1039" DrawAspect="Content" ObjectID="_1724166650" r:id="rId42"/>
          </w:object>
        </w:r>
      </w:ins>
      <w:proofErr w:type="gramStart"/>
      <w:ins w:id="1107" w:author="xujiawei" w:date="2022-08-09T15:33:00Z">
        <w:r w:rsidRPr="003A3B3B">
          <w:rPr>
            <w:rFonts w:hint="eastAsia"/>
            <w:color w:val="000000"/>
          </w:rPr>
          <w:t>个</w:t>
        </w:r>
        <w:proofErr w:type="gramEnd"/>
        <w:r w:rsidRPr="003A3B3B">
          <w:rPr>
            <w:rFonts w:hint="eastAsia"/>
            <w:color w:val="000000"/>
          </w:rPr>
          <w:t>特征</w:t>
        </w:r>
      </w:ins>
      <w:ins w:id="1108" w:author="xujiawei" w:date="2022-08-29T10:20:00Z">
        <w:r w:rsidR="00412E35">
          <w:rPr>
            <w:rFonts w:hint="eastAsia"/>
            <w:color w:val="000000"/>
          </w:rPr>
          <w:t>向量</w:t>
        </w:r>
      </w:ins>
      <w:ins w:id="1109" w:author="xujiawei" w:date="2022-08-29T10:22:00Z">
        <w:r w:rsidR="001D5111">
          <w:rPr>
            <w:rFonts w:hint="eastAsia"/>
            <w:color w:val="000000"/>
          </w:rPr>
          <w:t>，</w:t>
        </w:r>
      </w:ins>
      <w:ins w:id="1110" w:author="xujiawei" w:date="2022-08-29T10:22:00Z">
        <w:r w:rsidR="00B122A6" w:rsidRPr="00DC1679">
          <w:rPr>
            <w:color w:val="000000"/>
            <w:position w:val="-14"/>
          </w:rPr>
          <w:object w:dxaOrig="1020" w:dyaOrig="440" w14:anchorId="5C02EBC8">
            <v:shape id="_x0000_i1040" type="#_x0000_t75" style="width:50.55pt;height:22.35pt" o:ole="">
              <v:imagedata r:id="rId43" o:title=""/>
            </v:shape>
            <o:OLEObject Type="Embed" ProgID="Equation.DSMT4" ShapeID="_x0000_i1040" DrawAspect="Content" ObjectID="_1724166651" r:id="rId44"/>
          </w:object>
        </w:r>
      </w:ins>
      <w:ins w:id="1111" w:author="xujiawei" w:date="2022-08-29T10:22:00Z">
        <w:r w:rsidR="001D5111" w:rsidRPr="00DC1679">
          <w:rPr>
            <w:rFonts w:hint="eastAsia"/>
            <w:color w:val="000000"/>
          </w:rPr>
          <w:t>表示第</w:t>
        </w:r>
      </w:ins>
      <w:ins w:id="1112" w:author="xujiawei" w:date="2022-08-29T10:22:00Z">
        <w:r w:rsidR="001D5111" w:rsidRPr="00DC1679">
          <w:rPr>
            <w:color w:val="000000"/>
            <w:position w:val="-6"/>
          </w:rPr>
          <w:object w:dxaOrig="139" w:dyaOrig="260" w14:anchorId="771C3D2E">
            <v:shape id="_x0000_i1041" type="#_x0000_t75" style="width:6.45pt;height:12.55pt" o:ole="">
              <v:imagedata r:id="rId45" o:title=""/>
            </v:shape>
            <o:OLEObject Type="Embed" ProgID="Equation.DSMT4" ShapeID="_x0000_i1041" DrawAspect="Content" ObjectID="_1724166652" r:id="rId46"/>
          </w:object>
        </w:r>
      </w:ins>
      <w:ins w:id="1113" w:author="xujiawei" w:date="2022-08-29T10:22:00Z">
        <w:r w:rsidR="001D5111" w:rsidRPr="00DC1679">
          <w:rPr>
            <w:rFonts w:hint="eastAsia"/>
            <w:color w:val="000000"/>
          </w:rPr>
          <w:t>个拉平的</w:t>
        </w:r>
      </w:ins>
      <w:ins w:id="1114" w:author="xujiawei" w:date="2022-09-07T09:47:00Z">
        <w:r w:rsidR="0022366D" w:rsidRPr="00610DA9">
          <w:rPr>
            <w:rFonts w:hint="eastAsia"/>
            <w:color w:val="000000"/>
          </w:rPr>
          <w:t>特征序列</w:t>
        </w:r>
      </w:ins>
      <w:ins w:id="1115" w:author="xujiawei" w:date="2022-08-29T20:04:00Z">
        <w:r w:rsidR="00E65DFE">
          <w:rPr>
            <w:rFonts w:hint="eastAsia"/>
            <w:color w:val="000000"/>
          </w:rPr>
          <w:t>，</w:t>
        </w:r>
      </w:ins>
      <w:ins w:id="1116" w:author="xujiawei" w:date="2022-08-29T20:05:00Z">
        <w:r w:rsidR="00A57F55" w:rsidRPr="00DC0E6D">
          <w:rPr>
            <w:color w:val="000000"/>
            <w:position w:val="-4"/>
          </w:rPr>
          <w:object w:dxaOrig="240" w:dyaOrig="260" w14:anchorId="27DDF265">
            <v:shape id="_x0000_i1042" type="#_x0000_t75" style="width:11.95pt;height:12.55pt" o:ole="">
              <v:imagedata r:id="rId47" o:title=""/>
            </v:shape>
            <o:OLEObject Type="Embed" ProgID="Equation.DSMT4" ShapeID="_x0000_i1042" DrawAspect="Content" ObjectID="_1724166653" r:id="rId48"/>
          </w:object>
        </w:r>
      </w:ins>
      <w:ins w:id="1117" w:author="xujiawei" w:date="2022-08-29T20:05:00Z">
        <w:r w:rsidR="00E65DFE">
          <w:rPr>
            <w:rFonts w:hint="eastAsia"/>
            <w:color w:val="000000"/>
          </w:rPr>
          <w:t>表示分块大小</w:t>
        </w:r>
      </w:ins>
      <w:ins w:id="1118" w:author="xujiawei" w:date="2022-08-09T15:33:00Z">
        <w:r w:rsidRPr="003A3B3B">
          <w:rPr>
            <w:rFonts w:hint="eastAsia"/>
            <w:color w:val="000000"/>
          </w:rPr>
          <w:t>。</w:t>
        </w:r>
      </w:ins>
      <w:ins w:id="1119" w:author="xujiawei" w:date="2022-08-29T10:25:00Z">
        <w:r w:rsidR="00903829">
          <w:rPr>
            <w:rFonts w:hint="eastAsia"/>
            <w:color w:val="000000"/>
          </w:rPr>
          <w:t>如</w:t>
        </w:r>
      </w:ins>
      <w:ins w:id="1120" w:author="xujiawei" w:date="2022-08-09T15:33:00Z">
        <w:r w:rsidRPr="003A3B3B">
          <w:rPr>
            <w:rFonts w:hint="eastAsia"/>
            <w:color w:val="000000"/>
          </w:rPr>
          <w:t>公式</w:t>
        </w:r>
      </w:ins>
      <w:ins w:id="1121" w:author="xujiawei" w:date="2022-08-09T16:29:00Z">
        <w:r w:rsidR="000323B1">
          <w:rPr>
            <w:color w:val="000000"/>
          </w:rPr>
          <w:t>1</w:t>
        </w:r>
      </w:ins>
      <w:ins w:id="1122" w:author="xujiawei" w:date="2022-08-29T10:25:00Z">
        <w:r w:rsidR="00556204">
          <w:rPr>
            <w:rFonts w:hint="eastAsia"/>
            <w:color w:val="000000"/>
          </w:rPr>
          <w:lastRenderedPageBreak/>
          <w:t>所示</w:t>
        </w:r>
      </w:ins>
      <w:ins w:id="1123" w:author="xujiawei" w:date="2022-08-29T10:28:00Z">
        <w:r w:rsidR="003E315A">
          <w:rPr>
            <w:rFonts w:hint="eastAsia"/>
            <w:color w:val="000000"/>
          </w:rPr>
          <w:t>：</w:t>
        </w:r>
      </w:ins>
    </w:p>
    <w:p w14:paraId="32A05F7C" w14:textId="7B760F82" w:rsidR="006C5271" w:rsidRDefault="0076328D" w:rsidP="0076328D">
      <w:pPr>
        <w:pStyle w:val="MTDisplayEquation"/>
        <w:rPr>
          <w:ins w:id="1124" w:author="xujiawei" w:date="2022-08-09T16:18:00Z"/>
        </w:rPr>
      </w:pPr>
      <w:ins w:id="1125" w:author="xujiawei" w:date="2022-08-09T16:04:00Z">
        <w:r>
          <w:tab/>
        </w:r>
      </w:ins>
      <w:ins w:id="1126" w:author="xujiawei" w:date="2022-08-09T16:04:00Z">
        <w:r w:rsidR="00937C79" w:rsidRPr="00650ECC">
          <w:rPr>
            <w:position w:val="-14"/>
          </w:rPr>
          <w:object w:dxaOrig="2060" w:dyaOrig="400" w14:anchorId="5EC32409">
            <v:shape id="_x0000_i1043" type="#_x0000_t75" style="width:103.25pt;height:19.3pt" o:ole="">
              <v:imagedata r:id="rId49" o:title=""/>
            </v:shape>
            <o:OLEObject Type="Embed" ProgID="Equation.DSMT4" ShapeID="_x0000_i1043" DrawAspect="Content" ObjectID="_1724166654" r:id="rId50"/>
          </w:object>
        </w:r>
      </w:ins>
      <w:ins w:id="1127" w:author="xujiawei" w:date="2022-08-09T16:05:00Z">
        <w:r>
          <w:tab/>
        </w:r>
      </w:ins>
      <w:ins w:id="1128" w:author="xujiawei" w:date="2022-08-09T16:32:00Z">
        <w:r w:rsidR="00152B11">
          <w:t xml:space="preserve"> </w:t>
        </w:r>
      </w:ins>
      <w:r w:rsidR="00152B11">
        <w:fldChar w:fldCharType="begin"/>
      </w:r>
      <w:r w:rsidR="00152B11">
        <w:instrText xml:space="preserve"> MACROBUTTON MTPlaceRef \* MERGEFORMAT </w:instrText>
      </w:r>
      <w:r w:rsidR="00152B11">
        <w:fldChar w:fldCharType="begin"/>
      </w:r>
      <w:r w:rsidR="00152B11">
        <w:instrText xml:space="preserve"> SEQ MTEqn \h \* MERGEFORMAT </w:instrText>
      </w:r>
      <w:r w:rsidR="00152B11">
        <w:fldChar w:fldCharType="end"/>
      </w:r>
      <w:r w:rsidR="00152B11">
        <w:instrText>(</w:instrText>
      </w:r>
      <w:fldSimple w:instr=" SEQ MTEqn \c \* Arabic \* MERGEFORMAT ">
        <w:r w:rsidR="00995C28">
          <w:rPr>
            <w:noProof/>
          </w:rPr>
          <w:instrText>1</w:instrText>
        </w:r>
      </w:fldSimple>
      <w:r w:rsidR="00152B11">
        <w:instrText>)</w:instrText>
      </w:r>
      <w:r w:rsidR="00152B11">
        <w:fldChar w:fldCharType="end"/>
      </w:r>
    </w:p>
    <w:p w14:paraId="7598E732" w14:textId="26E58AE6" w:rsidR="00C76164" w:rsidRDefault="00C76164">
      <w:pPr>
        <w:ind w:firstLine="420"/>
        <w:rPr>
          <w:ins w:id="1129" w:author="xujiawei" w:date="2022-08-09T16:24:00Z"/>
          <w:color w:val="000000"/>
        </w:rPr>
        <w:pPrChange w:id="1130" w:author="xujiawei" w:date="2022-08-29T10:24:00Z">
          <w:pPr/>
        </w:pPrChange>
      </w:pPr>
      <w:ins w:id="1131" w:author="xujiawei" w:date="2022-08-09T16:18:00Z">
        <w:r w:rsidRPr="00CA5901">
          <w:rPr>
            <w:rFonts w:hint="eastAsia"/>
            <w:color w:val="000000"/>
            <w:rPrChange w:id="1132" w:author="xujiawei" w:date="2022-08-09T16:21:00Z">
              <w:rPr>
                <w:rFonts w:hint="eastAsia"/>
              </w:rPr>
            </w:rPrChange>
          </w:rPr>
          <w:t>随后将特征序列进行</w:t>
        </w:r>
        <w:proofErr w:type="gramStart"/>
        <w:r w:rsidRPr="00CA5901">
          <w:rPr>
            <w:rFonts w:hint="eastAsia"/>
            <w:color w:val="000000"/>
            <w:rPrChange w:id="1133" w:author="xujiawei" w:date="2022-08-09T16:21:00Z">
              <w:rPr>
                <w:rFonts w:hint="eastAsia"/>
              </w:rPr>
            </w:rPrChange>
          </w:rPr>
          <w:t>一</w:t>
        </w:r>
        <w:proofErr w:type="gramEnd"/>
        <w:r w:rsidRPr="00CA5901">
          <w:rPr>
            <w:rFonts w:hint="eastAsia"/>
            <w:color w:val="000000"/>
            <w:rPrChange w:id="1134" w:author="xujiawei" w:date="2022-08-09T16:21:00Z">
              <w:rPr>
                <w:rFonts w:hint="eastAsia"/>
              </w:rPr>
            </w:rPrChange>
          </w:rPr>
          <w:t>次线性映射</w:t>
        </w:r>
      </w:ins>
      <w:ins w:id="1135" w:author="xujiawei" w:date="2022-08-29T20:32:00Z">
        <w:r w:rsidR="005A5821">
          <w:rPr>
            <w:rFonts w:hint="eastAsia"/>
            <w:color w:val="000000"/>
          </w:rPr>
          <w:t>以满足</w:t>
        </w:r>
      </w:ins>
      <w:ins w:id="1136" w:author="xujiawei" w:date="2022-08-29T20:33:00Z">
        <w:r w:rsidR="00835621">
          <w:rPr>
            <w:rFonts w:hint="eastAsia"/>
            <w:color w:val="000000"/>
          </w:rPr>
          <w:t>Trans</w:t>
        </w:r>
        <w:r w:rsidR="00835621">
          <w:rPr>
            <w:color w:val="000000"/>
          </w:rPr>
          <w:t>former</w:t>
        </w:r>
        <w:r w:rsidR="00835621">
          <w:rPr>
            <w:rFonts w:hint="eastAsia"/>
            <w:color w:val="000000"/>
          </w:rPr>
          <w:t xml:space="preserve"> </w:t>
        </w:r>
      </w:ins>
      <w:ins w:id="1137" w:author="xujiawei" w:date="2022-08-29T20:34:00Z">
        <w:r w:rsidR="00660A6F">
          <w:rPr>
            <w:rFonts w:hint="eastAsia"/>
            <w:color w:val="000000"/>
          </w:rPr>
          <w:t>的</w:t>
        </w:r>
      </w:ins>
      <w:ins w:id="1138" w:author="xujiawei" w:date="2022-08-30T09:52:00Z">
        <w:r w:rsidR="00B63437">
          <w:rPr>
            <w:rFonts w:hint="eastAsia"/>
            <w:color w:val="000000"/>
          </w:rPr>
          <w:t>编码器层</w:t>
        </w:r>
      </w:ins>
      <w:ins w:id="1139" w:author="xujiawei" w:date="2022-08-30T09:53:00Z">
        <w:r w:rsidR="00B63437">
          <w:rPr>
            <w:rFonts w:hint="eastAsia"/>
            <w:color w:val="000000"/>
          </w:rPr>
          <w:t>可接收</w:t>
        </w:r>
      </w:ins>
      <w:ins w:id="1140" w:author="xujiawei" w:date="2022-08-29T20:33:00Z">
        <w:r w:rsidR="00835621">
          <w:rPr>
            <w:rFonts w:hint="eastAsia"/>
            <w:color w:val="000000"/>
          </w:rPr>
          <w:t>向量维度要求</w:t>
        </w:r>
      </w:ins>
      <w:ins w:id="1141" w:author="xujiawei" w:date="2022-08-09T16:18:00Z">
        <w:r w:rsidRPr="00CA5901">
          <w:rPr>
            <w:rFonts w:hint="eastAsia"/>
            <w:color w:val="000000"/>
            <w:rPrChange w:id="1142" w:author="xujiawei" w:date="2022-08-09T16:21:00Z">
              <w:rPr>
                <w:rFonts w:hint="eastAsia"/>
              </w:rPr>
            </w:rPrChange>
          </w:rPr>
          <w:t>，映射后的序列我们成为视觉特征序列。线性映射可以用公式</w:t>
        </w:r>
        <w:r w:rsidRPr="00CA5901">
          <w:rPr>
            <w:color w:val="000000"/>
            <w:rPrChange w:id="1143" w:author="xujiawei" w:date="2022-08-09T16:21:00Z">
              <w:rPr/>
            </w:rPrChange>
          </w:rPr>
          <w:t>2</w:t>
        </w:r>
        <w:r w:rsidRPr="00CA5901">
          <w:rPr>
            <w:rFonts w:hint="eastAsia"/>
            <w:color w:val="000000"/>
            <w:rPrChange w:id="1144" w:author="xujiawei" w:date="2022-08-09T16:21:00Z">
              <w:rPr>
                <w:rFonts w:hint="eastAsia"/>
              </w:rPr>
            </w:rPrChange>
          </w:rPr>
          <w:t>表示</w:t>
        </w:r>
      </w:ins>
      <w:ins w:id="1145" w:author="xujiawei" w:date="2022-08-29T20:38:00Z">
        <w:r w:rsidR="00714481">
          <w:rPr>
            <w:rFonts w:hint="eastAsia"/>
            <w:color w:val="000000"/>
          </w:rPr>
          <w:t>：</w:t>
        </w:r>
      </w:ins>
    </w:p>
    <w:p w14:paraId="49660CD7" w14:textId="5F9A22F7" w:rsidR="00611245" w:rsidRDefault="00611245" w:rsidP="00611245">
      <w:pPr>
        <w:pStyle w:val="MTDisplayEquation"/>
        <w:rPr>
          <w:ins w:id="1146" w:author="xujiawei" w:date="2022-08-09T16:26:00Z"/>
        </w:rPr>
      </w:pPr>
      <w:ins w:id="1147" w:author="xujiawei" w:date="2022-08-09T16:25:00Z">
        <w:r>
          <w:tab/>
        </w:r>
      </w:ins>
      <w:ins w:id="1148" w:author="xujiawei" w:date="2022-08-09T16:25:00Z">
        <w:r w:rsidR="006D0EAC" w:rsidRPr="00650ECC">
          <w:rPr>
            <w:position w:val="-10"/>
          </w:rPr>
          <w:object w:dxaOrig="1380" w:dyaOrig="320" w14:anchorId="0737D32D">
            <v:shape id="_x0000_i1044" type="#_x0000_t75" style="width:68.3pt;height:16.25pt" o:ole="">
              <v:imagedata r:id="rId51" o:title=""/>
            </v:shape>
            <o:OLEObject Type="Embed" ProgID="Equation.DSMT4" ShapeID="_x0000_i1044" DrawAspect="Content" ObjectID="_1724166655" r:id="rId52"/>
          </w:object>
        </w:r>
      </w:ins>
      <w:ins w:id="1149" w:author="xujiawei" w:date="2022-08-09T16:25:00Z">
        <w:r>
          <w:tab/>
        </w:r>
      </w:ins>
      <w:r w:rsidR="00152B11">
        <w:fldChar w:fldCharType="begin"/>
      </w:r>
      <w:r w:rsidR="00152B11">
        <w:instrText xml:space="preserve"> MACROBUTTON MTPlaceRef \* MERGEFORMAT </w:instrText>
      </w:r>
      <w:r w:rsidR="00152B11">
        <w:fldChar w:fldCharType="begin"/>
      </w:r>
      <w:r w:rsidR="00152B11">
        <w:instrText xml:space="preserve"> SEQ MTEqn \h \* MERGEFORMAT </w:instrText>
      </w:r>
      <w:r w:rsidR="00152B11">
        <w:fldChar w:fldCharType="end"/>
      </w:r>
      <w:r w:rsidR="00152B11">
        <w:instrText>(</w:instrText>
      </w:r>
      <w:fldSimple w:instr=" SEQ MTEqn \c \* Arabic \* MERGEFORMAT ">
        <w:r w:rsidR="00995C28">
          <w:rPr>
            <w:noProof/>
          </w:rPr>
          <w:instrText>2</w:instrText>
        </w:r>
      </w:fldSimple>
      <w:r w:rsidR="00152B11">
        <w:instrText>)</w:instrText>
      </w:r>
      <w:r w:rsidR="00152B11">
        <w:fldChar w:fldCharType="end"/>
      </w:r>
    </w:p>
    <w:p w14:paraId="381D2E38" w14:textId="3316F5C5" w:rsidR="003B46E2" w:rsidRDefault="00005F90" w:rsidP="00D01FDA">
      <w:pPr>
        <w:rPr>
          <w:ins w:id="1150" w:author="xujiawei" w:date="2022-08-30T09:11:00Z"/>
        </w:rPr>
      </w:pPr>
      <w:ins w:id="1151" w:author="xujiawei" w:date="2022-08-29T20:38:00Z">
        <w:r w:rsidRPr="00650ECC">
          <w:rPr>
            <w:position w:val="-4"/>
          </w:rPr>
          <w:object w:dxaOrig="1240" w:dyaOrig="340" w14:anchorId="21E16591">
            <v:shape id="_x0000_i1045" type="#_x0000_t75" style="width:61.6pt;height:16.55pt" o:ole="">
              <v:imagedata r:id="rId53" o:title=""/>
            </v:shape>
            <o:OLEObject Type="Embed" ProgID="Equation.DSMT4" ShapeID="_x0000_i1045" DrawAspect="Content" ObjectID="_1724166656" r:id="rId54"/>
          </w:object>
        </w:r>
      </w:ins>
      <w:ins w:id="1152" w:author="xujiawei" w:date="2022-08-09T16:26:00Z">
        <w:r w:rsidR="00D01FDA">
          <w:rPr>
            <w:rFonts w:hint="eastAsia"/>
          </w:rPr>
          <w:t>是一个可学习的线性映射参数，</w:t>
        </w:r>
      </w:ins>
      <w:ins w:id="1153" w:author="xujiawei" w:date="2022-08-29T20:41:00Z">
        <w:r w:rsidRPr="00650ECC">
          <w:rPr>
            <w:position w:val="-6"/>
          </w:rPr>
          <w:object w:dxaOrig="220" w:dyaOrig="279" w14:anchorId="32508666">
            <v:shape id="_x0000_i1046" type="#_x0000_t75" style="width:10.4pt;height:14.1pt" o:ole="">
              <v:imagedata r:id="rId55" o:title=""/>
            </v:shape>
            <o:OLEObject Type="Embed" ProgID="Equation.DSMT4" ShapeID="_x0000_i1046" DrawAspect="Content" ObjectID="_1724166657" r:id="rId56"/>
          </w:object>
        </w:r>
      </w:ins>
      <w:ins w:id="1154" w:author="xujiawei" w:date="2022-08-09T16:26:00Z">
        <w:r w:rsidR="00D01FDA">
          <w:rPr>
            <w:rFonts w:hint="eastAsia"/>
          </w:rPr>
          <w:t>是</w:t>
        </w:r>
        <w:r w:rsidR="00D01FDA">
          <w:rPr>
            <w:rFonts w:hint="eastAsia"/>
          </w:rPr>
          <w:t xml:space="preserve"> Transformer </w:t>
        </w:r>
      </w:ins>
      <w:ins w:id="1155" w:author="xujiawei" w:date="2022-09-07T09:47:00Z">
        <w:r w:rsidR="003817CF">
          <w:rPr>
            <w:rFonts w:hint="eastAsia"/>
            <w:color w:val="000000"/>
          </w:rPr>
          <w:t>编码器</w:t>
        </w:r>
      </w:ins>
      <w:ins w:id="1156" w:author="xujiawei" w:date="2022-08-09T16:26:00Z">
        <w:r w:rsidR="00D01FDA">
          <w:rPr>
            <w:rFonts w:hint="eastAsia"/>
          </w:rPr>
          <w:t>的</w:t>
        </w:r>
        <w:proofErr w:type="gramStart"/>
        <w:r w:rsidR="00D01FDA">
          <w:rPr>
            <w:rFonts w:hint="eastAsia"/>
          </w:rPr>
          <w:t>隐藏层维度</w:t>
        </w:r>
        <w:proofErr w:type="gramEnd"/>
        <w:r w:rsidR="00D01FDA">
          <w:rPr>
            <w:rFonts w:hint="eastAsia"/>
          </w:rPr>
          <w:t>。</w:t>
        </w:r>
      </w:ins>
    </w:p>
    <w:p w14:paraId="12DF956D" w14:textId="50ADEC84" w:rsidR="007654F1" w:rsidDel="00255100" w:rsidRDefault="00A33072">
      <w:pPr>
        <w:spacing w:line="340" w:lineRule="exact"/>
        <w:rPr>
          <w:del w:id="1157" w:author="xujiawei" w:date="2022-08-09T16:04:00Z"/>
          <w:rFonts w:ascii="宋体" w:hAnsi="宋体"/>
          <w:color w:val="000000"/>
          <w:szCs w:val="21"/>
        </w:rPr>
        <w:pPrChange w:id="1158" w:author="xujiawei" w:date="2022-09-06T17:41:00Z">
          <w:pPr/>
        </w:pPrChange>
      </w:pPr>
      <w:ins w:id="1159" w:author="xujiawei" w:date="2022-08-30T09:11:00Z">
        <w:r>
          <w:tab/>
        </w:r>
        <w:r>
          <w:rPr>
            <w:rFonts w:hint="eastAsia"/>
          </w:rPr>
          <w:t>标准</w:t>
        </w:r>
      </w:ins>
      <w:proofErr w:type="spellStart"/>
      <w:ins w:id="1160" w:author="xujiawei" w:date="2022-08-30T10:02:00Z">
        <w:r w:rsidR="00725B39">
          <w:rPr>
            <w:rFonts w:hint="eastAsia"/>
          </w:rPr>
          <w:t>ViT</w:t>
        </w:r>
      </w:ins>
      <w:proofErr w:type="spellEnd"/>
      <w:ins w:id="1161" w:author="xujiawei" w:date="2022-08-30T09:11:00Z">
        <w:r>
          <w:rPr>
            <w:rFonts w:hint="eastAsia"/>
          </w:rPr>
          <w:t>的</w:t>
        </w:r>
      </w:ins>
      <w:ins w:id="1162" w:author="xujiawei" w:date="2022-09-07T09:48:00Z">
        <w:r w:rsidR="002967BA">
          <w:rPr>
            <w:rFonts w:hint="eastAsia"/>
          </w:rPr>
          <w:t>图片</w:t>
        </w:r>
      </w:ins>
      <w:ins w:id="1163" w:author="xujiawei" w:date="2022-08-30T09:12:00Z">
        <w:r>
          <w:rPr>
            <w:rFonts w:hint="eastAsia"/>
          </w:rPr>
          <w:t>序列化操作产生的视觉</w:t>
        </w:r>
      </w:ins>
      <w:ins w:id="1164" w:author="xujiawei" w:date="2022-09-07T09:48:00Z">
        <w:r w:rsidR="00121024" w:rsidRPr="00610DA9">
          <w:rPr>
            <w:rFonts w:hint="eastAsia"/>
            <w:color w:val="000000"/>
          </w:rPr>
          <w:t>特征序列</w:t>
        </w:r>
      </w:ins>
      <w:ins w:id="1165" w:author="xujiawei" w:date="2022-08-30T10:08:00Z">
        <w:r w:rsidR="006A7963">
          <w:rPr>
            <w:rFonts w:hint="eastAsia"/>
          </w:rPr>
          <w:t>缺乏像</w:t>
        </w:r>
      </w:ins>
      <w:ins w:id="1166" w:author="xujiawei" w:date="2022-09-07T09:48:00Z">
        <w:r w:rsidR="001753C3">
          <w:rPr>
            <w:rFonts w:hint="eastAsia"/>
          </w:rPr>
          <w:t>D</w:t>
        </w:r>
        <w:r w:rsidR="001753C3">
          <w:t>CNNs</w:t>
        </w:r>
      </w:ins>
      <w:ins w:id="1167" w:author="xujiawei" w:date="2022-08-30T10:08:00Z">
        <w:r w:rsidR="006A7963">
          <w:rPr>
            <w:rFonts w:hint="eastAsia"/>
          </w:rPr>
          <w:t>网络的</w:t>
        </w:r>
      </w:ins>
      <w:ins w:id="1168" w:author="xujiawei" w:date="2022-08-30T10:20:00Z">
        <w:r w:rsidR="00F938FB">
          <w:rPr>
            <w:rFonts w:hint="eastAsia"/>
          </w:rPr>
          <w:t>归纳偏置</w:t>
        </w:r>
      </w:ins>
      <w:r w:rsidR="00B67DDF">
        <w:fldChar w:fldCharType="begin"/>
      </w:r>
      <w:r w:rsidR="00B67DDF">
        <w:instrText xml:space="preserve"> ADDIN EN.CITE &lt;EndNote&gt;&lt;Cite&gt;&lt;Author&gt;Criminisi&lt;/Author&gt;&lt;Year&gt;2004&lt;/Year&gt;&lt;RecNum&gt;42&lt;/RecNum&gt;&lt;DisplayText&gt;&lt;style face="superscript"&gt;[15]&lt;/style&gt;&lt;/DisplayText&gt;&lt;record&gt;&lt;rec-number&gt;42&lt;/rec-number&gt;&lt;foreign-keys&gt;&lt;key app="EN" db-id="tdxpsrdro0a2z7e9ta95tfx4erzzav090dft" timestamp="1662516689"&gt;42&lt;/key&gt;&lt;/foreign-keys&gt;&lt;ref-type name="Journal Article"&gt;17&lt;/ref-type&gt;&lt;contributors&gt;&lt;authors&gt;&lt;author&gt;Criminisi, Antonio&lt;/author&gt;&lt;author&gt;Pérez, Patrick&lt;/author&gt;&lt;author&gt;Toyama, Kentaro&lt;/author&gt;&lt;/authors&gt;&lt;/contributors&gt;&lt;titles&gt;&lt;title&gt;Region filling and object removal by exemplar-based image inpainting&lt;/title&gt;&lt;secondary-title&gt;IEEE Transactions on image processing&lt;/secondary-title&gt;&lt;/titles&gt;&lt;periodical&gt;&lt;full-title&gt;IEEE Transactions on image processing&lt;/full-title&gt;&lt;/periodical&gt;&lt;pages&gt;1200-1212&lt;/pages&gt;&lt;volume&gt;13&lt;/volume&gt;&lt;number&gt;9&lt;/number&gt;&lt;dates&gt;&lt;year&gt;2004&lt;/year&gt;&lt;/dates&gt;&lt;isbn&gt;1057-7149&lt;/isbn&gt;&lt;urls&gt;&lt;/urls&gt;&lt;/record&gt;&lt;/Cite&gt;&lt;/EndNote&gt;</w:instrText>
      </w:r>
      <w:r w:rsidR="00B67DDF">
        <w:fldChar w:fldCharType="separate"/>
      </w:r>
      <w:r w:rsidR="00B67DDF" w:rsidRPr="00B67DDF">
        <w:rPr>
          <w:noProof/>
          <w:vertAlign w:val="superscript"/>
        </w:rPr>
        <w:t>[15]</w:t>
      </w:r>
      <w:r w:rsidR="00B67DDF">
        <w:fldChar w:fldCharType="end"/>
      </w:r>
      <w:ins w:id="1169" w:author="xujiawei" w:date="2022-08-30T10:21:00Z">
        <w:r w:rsidR="005705F8">
          <w:rPr>
            <w:rFonts w:hint="eastAsia"/>
          </w:rPr>
          <w:t>（</w:t>
        </w:r>
        <w:r w:rsidR="005705F8">
          <w:t>I</w:t>
        </w:r>
        <w:r w:rsidR="005705F8" w:rsidRPr="005705F8">
          <w:t xml:space="preserve">nductive </w:t>
        </w:r>
        <w:r w:rsidR="005705F8">
          <w:t>B</w:t>
        </w:r>
        <w:r w:rsidR="005705F8" w:rsidRPr="005705F8">
          <w:t>ias</w:t>
        </w:r>
        <w:r w:rsidR="005705F8">
          <w:rPr>
            <w:rFonts w:hint="eastAsia"/>
          </w:rPr>
          <w:t>）</w:t>
        </w:r>
      </w:ins>
      <w:ins w:id="1170" w:author="xujiawei" w:date="2022-08-30T10:16:00Z">
        <w:r w:rsidR="00512EE5">
          <w:rPr>
            <w:rFonts w:hint="eastAsia"/>
          </w:rPr>
          <w:t>，</w:t>
        </w:r>
      </w:ins>
      <w:ins w:id="1171" w:author="xujiawei" w:date="2022-08-30T10:44:00Z">
        <w:r w:rsidR="00446D37">
          <w:rPr>
            <w:rFonts w:hint="eastAsia"/>
          </w:rPr>
          <w:t>而</w:t>
        </w:r>
      </w:ins>
      <w:ins w:id="1172" w:author="xujiawei" w:date="2022-08-30T10:19:00Z">
        <w:r w:rsidR="00F938FB">
          <w:rPr>
            <w:rFonts w:hint="eastAsia"/>
          </w:rPr>
          <w:t>标准</w:t>
        </w:r>
        <w:proofErr w:type="spellStart"/>
        <w:r w:rsidR="008B22CD">
          <w:rPr>
            <w:rFonts w:hint="eastAsia"/>
          </w:rPr>
          <w:t>ViT</w:t>
        </w:r>
        <w:proofErr w:type="spellEnd"/>
        <w:r w:rsidR="008B22CD">
          <w:rPr>
            <w:rFonts w:hint="eastAsia"/>
          </w:rPr>
          <w:t>模型</w:t>
        </w:r>
      </w:ins>
      <w:ins w:id="1173" w:author="xujiawei" w:date="2022-08-30T10:22:00Z">
        <w:r w:rsidR="00807B2E">
          <w:rPr>
            <w:rFonts w:hint="eastAsia"/>
          </w:rPr>
          <w:t>丢失的先验知识，</w:t>
        </w:r>
      </w:ins>
      <w:ins w:id="1174" w:author="xujiawei" w:date="2022-08-30T10:21:00Z">
        <w:r w:rsidR="00807B2E">
          <w:rPr>
            <w:rFonts w:hint="eastAsia"/>
          </w:rPr>
          <w:t>需要大量数据从</w:t>
        </w:r>
      </w:ins>
      <w:ins w:id="1175" w:author="xujiawei" w:date="2022-08-30T10:22:00Z">
        <w:r w:rsidR="00807B2E">
          <w:rPr>
            <w:rFonts w:hint="eastAsia"/>
          </w:rPr>
          <w:t>全局特征</w:t>
        </w:r>
      </w:ins>
      <w:ins w:id="1176" w:author="xujiawei" w:date="2022-08-30T10:24:00Z">
        <w:r w:rsidR="008153AB">
          <w:rPr>
            <w:rFonts w:hint="eastAsia"/>
          </w:rPr>
          <w:t>建模</w:t>
        </w:r>
      </w:ins>
      <w:ins w:id="1177" w:author="xujiawei" w:date="2022-08-30T10:22:00Z">
        <w:r w:rsidR="00807B2E">
          <w:rPr>
            <w:rFonts w:hint="eastAsia"/>
          </w:rPr>
          <w:t>中</w:t>
        </w:r>
      </w:ins>
      <w:ins w:id="1178" w:author="xujiawei" w:date="2022-08-30T10:23:00Z">
        <w:r w:rsidR="002D3B4E">
          <w:rPr>
            <w:rFonts w:hint="eastAsia"/>
          </w:rPr>
          <w:t>再次挖掘出来。因此</w:t>
        </w:r>
      </w:ins>
      <w:ins w:id="1179" w:author="xujiawei" w:date="2022-08-30T10:25:00Z">
        <w:r w:rsidR="00041C90">
          <w:rPr>
            <w:rFonts w:hint="eastAsia"/>
          </w:rPr>
          <w:t>，标准</w:t>
        </w:r>
        <w:proofErr w:type="spellStart"/>
        <w:r w:rsidR="00041C90">
          <w:rPr>
            <w:rFonts w:hint="eastAsia"/>
          </w:rPr>
          <w:t>ViT</w:t>
        </w:r>
        <w:proofErr w:type="spellEnd"/>
        <w:r w:rsidR="00041C90">
          <w:rPr>
            <w:rFonts w:hint="eastAsia"/>
          </w:rPr>
          <w:t>模型需要大量数据进行大量训练才可以得到较好的结果</w:t>
        </w:r>
      </w:ins>
      <w:ins w:id="1180" w:author="xujiawei" w:date="2022-08-30T10:26:00Z">
        <w:r w:rsidR="00E254D4">
          <w:rPr>
            <w:rFonts w:hint="eastAsia"/>
          </w:rPr>
          <w:t>。</w:t>
        </w:r>
        <w:r w:rsidR="00CF0492">
          <w:rPr>
            <w:rFonts w:hint="eastAsia"/>
          </w:rPr>
          <w:t>为了增强</w:t>
        </w:r>
      </w:ins>
      <w:ins w:id="1181" w:author="xujiawei" w:date="2022-08-30T10:45:00Z">
        <w:r w:rsidR="00ED0A02">
          <w:rPr>
            <w:rFonts w:hint="eastAsia"/>
          </w:rPr>
          <w:t>标准</w:t>
        </w:r>
      </w:ins>
      <w:proofErr w:type="spellStart"/>
      <w:ins w:id="1182" w:author="xujiawei" w:date="2022-08-30T10:26:00Z">
        <w:r w:rsidR="00CF0492">
          <w:rPr>
            <w:rFonts w:hint="eastAsia"/>
          </w:rPr>
          <w:t>ViT</w:t>
        </w:r>
      </w:ins>
      <w:proofErr w:type="spellEnd"/>
      <w:ins w:id="1183" w:author="xujiawei" w:date="2022-08-30T10:27:00Z">
        <w:r w:rsidR="00CF0492">
          <w:rPr>
            <w:rFonts w:hint="eastAsia"/>
          </w:rPr>
          <w:t>模型的</w:t>
        </w:r>
        <w:r w:rsidR="00754540">
          <w:rPr>
            <w:rFonts w:hint="eastAsia"/>
          </w:rPr>
          <w:t>局部归纳偏置</w:t>
        </w:r>
      </w:ins>
      <w:ins w:id="1184" w:author="xujiawei" w:date="2022-08-30T10:29:00Z">
        <w:r w:rsidR="00032ABC">
          <w:rPr>
            <w:rFonts w:hint="eastAsia"/>
          </w:rPr>
          <w:t>,</w:t>
        </w:r>
      </w:ins>
      <w:ins w:id="1185" w:author="xujiawei" w:date="2022-08-30T10:30:00Z">
        <w:r w:rsidR="00032ABC" w:rsidRPr="00032ABC">
          <w:rPr>
            <w:rFonts w:hint="eastAsia"/>
          </w:rPr>
          <w:t xml:space="preserve"> </w:t>
        </w:r>
      </w:ins>
      <w:ins w:id="1186" w:author="xujiawei" w:date="2022-08-30T10:32:00Z">
        <w:r w:rsidR="008B4BF5">
          <w:rPr>
            <w:rFonts w:hint="eastAsia"/>
          </w:rPr>
          <w:t>与</w:t>
        </w:r>
      </w:ins>
      <w:proofErr w:type="spellStart"/>
      <w:ins w:id="1187" w:author="xujiawei" w:date="2022-08-30T10:31:00Z">
        <w:r w:rsidR="008B4BF5" w:rsidRPr="004F0B0F">
          <w:rPr>
            <w:rPrChange w:id="1188" w:author="xujiawei" w:date="2022-09-02T20:52:00Z">
              <w:rPr>
                <w:rFonts w:ascii="PingFang SC" w:hAnsi="PingFang SC"/>
                <w:color w:val="1D2129"/>
                <w:shd w:val="clear" w:color="auto" w:fill="FFFFFF"/>
              </w:rPr>
            </w:rPrChange>
          </w:rPr>
          <w:t>Swin</w:t>
        </w:r>
        <w:proofErr w:type="spellEnd"/>
        <w:r w:rsidR="008B4BF5" w:rsidRPr="004F0B0F">
          <w:rPr>
            <w:rPrChange w:id="1189" w:author="xujiawei" w:date="2022-09-02T20:52:00Z">
              <w:rPr>
                <w:rFonts w:ascii="PingFang SC" w:hAnsi="PingFang SC"/>
                <w:color w:val="1D2129"/>
                <w:shd w:val="clear" w:color="auto" w:fill="FFFFFF"/>
              </w:rPr>
            </w:rPrChange>
          </w:rPr>
          <w:t xml:space="preserve"> Transformer</w:t>
        </w:r>
      </w:ins>
      <w:r w:rsidR="00650ECC">
        <w:rPr>
          <w:rFonts w:ascii="PingFang SC" w:hAnsi="PingFang SC" w:hint="eastAsia"/>
          <w:color w:val="1D2129"/>
          <w:shd w:val="clear" w:color="auto" w:fill="FFFFFF"/>
        </w:rPr>
        <w:fldChar w:fldCharType="begin"/>
      </w:r>
      <w:r w:rsidR="00650ECC">
        <w:rPr>
          <w:rFonts w:ascii="PingFang SC" w:hAnsi="PingFang SC" w:hint="eastAsia"/>
          <w:color w:val="1D2129"/>
          <w:shd w:val="clear" w:color="auto" w:fill="FFFFFF"/>
        </w:rPr>
        <w:instrText xml:space="preserve"> ADDIN EN.CITE &lt;EndNote&gt;&lt;Cite&gt;&lt;Author&gt;Liu&lt;/Author&gt;&lt;Year&gt;2021&lt;/Year&gt;&lt;RecNum&gt;35&lt;/RecNum&gt;&lt;DisplayText&gt;&lt;style face="superscript"&gt;[12]&lt;/style&gt;&lt;/DisplayText&gt;&lt;record&gt;&lt;rec-number&gt;35&lt;/rec-number&gt;&lt;foreign-keys&gt;&lt;key app="EN" db-id="tdxpsrdro0a2z7e9ta95tfx4erzzav090dft" timestamp="1661734559"&gt;35&lt;/key&gt;&lt;/foreign-keys&gt;&lt;ref-type name="Conference Proceedings"&gt;10&lt;/ref-type&gt;&lt;contributors&gt;&lt;authors&gt;&lt;author&gt;Liu, Ze&lt;/author&gt;&lt;author&gt;Lin, Yutong&lt;/author&gt;&lt;author&gt;Cao, Yue&lt;/author&gt;&lt;author&gt;Hu, Han&lt;/author&gt;&lt;author&gt;Wei, Yixuan&lt;/author&gt;&lt;author&gt;Zhang, Zheng&lt;/author&gt;&lt;author&gt;Lin, Stephen&lt;/author&gt;&lt;author&gt;Guo, Baining&lt;/author&gt;&lt;/authors&gt;&lt;/contributors&gt;&lt;titles&gt;&lt;title&gt;Swin transformer: Hierarchical vision transformer using shifted windows&lt;/title&gt;&lt;secondary-title&gt;Proceedings of the IEEE/CVF International Conference on Computer Vision&lt;/secondary-title&gt;&lt;/titles&gt;&lt;pages&gt;10012-10022&lt;/pages&gt;&lt;dates&gt;&lt;year&gt;2021&lt;/year&gt;&lt;/dates&gt;&lt;urls&gt;&lt;/urls&gt;&lt;/record&gt;&lt;/Cite&gt;&lt;/EndNote&gt;</w:instrText>
      </w:r>
      <w:r w:rsidR="00650ECC">
        <w:rPr>
          <w:rFonts w:ascii="PingFang SC" w:hAnsi="PingFang SC" w:hint="eastAsia"/>
          <w:color w:val="1D2129"/>
          <w:shd w:val="clear" w:color="auto" w:fill="FFFFFF"/>
        </w:rPr>
        <w:fldChar w:fldCharType="separate"/>
      </w:r>
      <w:r w:rsidR="00650ECC" w:rsidRPr="00650ECC">
        <w:rPr>
          <w:rFonts w:ascii="PingFang SC" w:hAnsi="PingFang SC" w:hint="eastAsia"/>
          <w:noProof/>
          <w:color w:val="1D2129"/>
          <w:shd w:val="clear" w:color="auto" w:fill="FFFFFF"/>
          <w:vertAlign w:val="superscript"/>
        </w:rPr>
        <w:t>[12]</w:t>
      </w:r>
      <w:r w:rsidR="00650ECC">
        <w:rPr>
          <w:rFonts w:ascii="PingFang SC" w:hAnsi="PingFang SC" w:hint="eastAsia"/>
          <w:color w:val="1D2129"/>
          <w:shd w:val="clear" w:color="auto" w:fill="FFFFFF"/>
        </w:rPr>
        <w:fldChar w:fldCharType="end"/>
      </w:r>
      <w:ins w:id="1190" w:author="xujiawei" w:date="2022-08-30T10:32:00Z">
        <w:r w:rsidR="008B4BF5">
          <w:rPr>
            <w:rFonts w:ascii="PingFang SC" w:hAnsi="PingFang SC" w:hint="eastAsia"/>
            <w:color w:val="1D2129"/>
            <w:shd w:val="clear" w:color="auto" w:fill="FFFFFF"/>
          </w:rPr>
          <w:t>采用层次结构的方式不同，</w:t>
        </w:r>
      </w:ins>
      <w:ins w:id="1191" w:author="xujiawei" w:date="2022-08-30T10:30:00Z">
        <w:r w:rsidR="00032ABC" w:rsidRPr="00032ABC">
          <w:rPr>
            <w:rFonts w:hint="eastAsia"/>
          </w:rPr>
          <w:t>本文引入</w:t>
        </w:r>
        <w:r w:rsidR="00032ABC" w:rsidRPr="00032ABC">
          <w:rPr>
            <w:rFonts w:hint="eastAsia"/>
          </w:rPr>
          <w:t>EP</w:t>
        </w:r>
        <w:r w:rsidR="00032ABC" w:rsidRPr="00032ABC">
          <w:rPr>
            <w:rFonts w:hint="eastAsia"/>
          </w:rPr>
          <w:t>机制</w:t>
        </w:r>
        <w:r w:rsidR="00BE2910">
          <w:rPr>
            <w:rFonts w:hint="eastAsia"/>
          </w:rPr>
          <w:t>，如图</w:t>
        </w:r>
        <w:r w:rsidR="00BE2910">
          <w:rPr>
            <w:rFonts w:hint="eastAsia"/>
          </w:rPr>
          <w:t>2</w:t>
        </w:r>
        <w:r w:rsidR="00BE2910">
          <w:rPr>
            <w:rFonts w:hint="eastAsia"/>
          </w:rPr>
          <w:t>所示。</w:t>
        </w:r>
      </w:ins>
      <w:ins w:id="1192" w:author="xujiawei" w:date="2022-08-30T10:33:00Z">
        <w:r w:rsidR="00663742" w:rsidRPr="00032ABC">
          <w:rPr>
            <w:rFonts w:hint="eastAsia"/>
          </w:rPr>
          <w:t>EP</w:t>
        </w:r>
      </w:ins>
      <w:ins w:id="1193" w:author="xujiawei" w:date="2022-09-07T10:15:00Z">
        <w:r w:rsidR="00454072">
          <w:rPr>
            <w:rFonts w:hint="eastAsia"/>
          </w:rPr>
          <w:t>E</w:t>
        </w:r>
      </w:ins>
      <w:ins w:id="1194" w:author="xujiawei" w:date="2022-08-30T10:33:00Z">
        <w:r w:rsidR="00663742">
          <w:rPr>
            <w:rFonts w:hint="eastAsia"/>
          </w:rPr>
          <w:t>实现方式简单，</w:t>
        </w:r>
      </w:ins>
      <w:ins w:id="1195" w:author="xujiawei" w:date="2022-08-30T12:55:00Z">
        <w:r w:rsidR="00225BA9">
          <w:rPr>
            <w:rFonts w:hint="eastAsia"/>
          </w:rPr>
          <w:t>且</w:t>
        </w:r>
      </w:ins>
      <w:ins w:id="1196" w:author="xujiawei" w:date="2022-08-30T10:33:00Z">
        <w:r w:rsidR="00663742">
          <w:rPr>
            <w:rFonts w:hint="eastAsia"/>
          </w:rPr>
          <w:t>不会过多的增加网络计算量</w:t>
        </w:r>
      </w:ins>
      <w:ins w:id="1197" w:author="xujiawei" w:date="2022-08-30T10:34:00Z">
        <w:r w:rsidR="00663742">
          <w:rPr>
            <w:rFonts w:hint="eastAsia"/>
          </w:rPr>
          <w:t>，</w:t>
        </w:r>
      </w:ins>
      <w:ins w:id="1198" w:author="xujiawei" w:date="2022-09-07T10:16:00Z">
        <w:r w:rsidR="00931E3A">
          <w:rPr>
            <w:rFonts w:hint="eastAsia"/>
          </w:rPr>
          <w:t>对</w:t>
        </w:r>
      </w:ins>
      <w:ins w:id="1199" w:author="xujiawei" w:date="2022-08-30T10:37:00Z">
        <w:r w:rsidR="00A106D2">
          <w:rPr>
            <w:rFonts w:hint="eastAsia"/>
          </w:rPr>
          <w:t>输入图像</w:t>
        </w:r>
        <w:r w:rsidR="00A106D2" w:rsidRPr="00C93D63">
          <w:rPr>
            <w:rFonts w:ascii="宋体" w:hAnsi="宋体" w:hint="eastAsia"/>
            <w:color w:val="000000"/>
            <w:szCs w:val="21"/>
          </w:rPr>
          <w:t>分步长</w:t>
        </w:r>
      </w:ins>
      <w:ins w:id="1200" w:author="xujiawei" w:date="2022-08-30T10:49:00Z">
        <w:r w:rsidR="00C25AD2">
          <w:rPr>
            <w:rFonts w:ascii="宋体" w:hAnsi="宋体" w:hint="eastAsia"/>
            <w:color w:val="000000"/>
            <w:szCs w:val="21"/>
          </w:rPr>
          <w:t>的</w:t>
        </w:r>
      </w:ins>
      <w:ins w:id="1201" w:author="xujiawei" w:date="2022-08-30T10:37:00Z">
        <w:r w:rsidR="00A106D2" w:rsidRPr="00C93D63">
          <w:rPr>
            <w:rFonts w:ascii="宋体" w:hAnsi="宋体" w:hint="eastAsia"/>
            <w:color w:val="000000"/>
            <w:szCs w:val="21"/>
          </w:rPr>
          <w:t>进行左，右，上，</w:t>
        </w:r>
      </w:ins>
      <w:ins w:id="1202" w:author="xujiawei" w:date="2022-09-06T17:41:00Z">
        <w:r w:rsidR="0014498E">
          <w:rPr>
            <w:rFonts w:ascii="宋体" w:hAnsi="宋体" w:hint="eastAsia"/>
            <w:color w:val="000000"/>
            <w:szCs w:val="21"/>
          </w:rPr>
          <w:t>下</w:t>
        </w:r>
      </w:ins>
      <w:del w:id="1203" w:author="xujiawei" w:date="2022-09-06T17:22:00Z">
        <w:r w:rsidR="00A10C9D" w:rsidRPr="00EE0586" w:rsidDel="001E09CF">
          <w:fldChar w:fldCharType="begin"/>
        </w:r>
        <w:r w:rsidR="00A10C9D" w:rsidRPr="00EE0586" w:rsidDel="001E09CF">
          <w:fldChar w:fldCharType="end"/>
        </w:r>
        <w:r w:rsidR="003F0856" w:rsidRPr="00EE0586" w:rsidDel="001E09CF">
          <w:fldChar w:fldCharType="begin"/>
        </w:r>
        <w:r w:rsidR="003F0856" w:rsidRPr="00EE0586" w:rsidDel="001E09CF">
          <w:fldChar w:fldCharType="end"/>
        </w:r>
      </w:del>
      <w:del w:id="1204" w:author="xujiawei" w:date="2022-09-06T17:23:00Z">
        <w:r w:rsidR="00B72A38" w:rsidRPr="00EE0586" w:rsidDel="001E09CF">
          <w:fldChar w:fldCharType="begin"/>
        </w:r>
        <w:r w:rsidR="00B72A38" w:rsidRPr="00EE0586" w:rsidDel="001E09CF">
          <w:fldChar w:fldCharType="end"/>
        </w:r>
      </w:del>
      <w:del w:id="1205" w:author="xujiawei" w:date="2022-08-29T21:18:00Z">
        <w:r w:rsidR="00D81AB0" w:rsidRPr="00986127" w:rsidDel="00BB16BA">
          <w:fldChar w:fldCharType="begin"/>
        </w:r>
        <w:r w:rsidR="00D81AB0" w:rsidRPr="00986127" w:rsidDel="00BB16BA">
          <w:fldChar w:fldCharType="end"/>
        </w:r>
      </w:del>
    </w:p>
    <w:p w14:paraId="26743889" w14:textId="0054E53C" w:rsidR="00AE4490" w:rsidRPr="009F1D09" w:rsidDel="003A3B3B" w:rsidRDefault="00AE4490">
      <w:pPr>
        <w:spacing w:line="340" w:lineRule="exact"/>
        <w:rPr>
          <w:del w:id="1206" w:author="xujiawei" w:date="2022-08-09T15:33:00Z"/>
          <w:color w:val="000000"/>
        </w:rPr>
        <w:pPrChange w:id="1207" w:author="xujiawei" w:date="2022-09-06T17:41:00Z">
          <w:pPr>
            <w:ind w:firstLineChars="200" w:firstLine="420"/>
          </w:pPr>
        </w:pPrChange>
      </w:pPr>
      <w:del w:id="1208" w:author="xujiawei" w:date="2022-08-09T15:33:00Z">
        <w:r w:rsidRPr="009F1D09" w:rsidDel="003A3B3B">
          <w:rPr>
            <w:rFonts w:hint="eastAsia"/>
            <w:color w:val="000000"/>
          </w:rPr>
          <w:delText>我们</w:delText>
        </w:r>
        <w:r w:rsidRPr="009F1D09" w:rsidDel="003A3B3B">
          <w:rPr>
            <w:color w:val="000000"/>
          </w:rPr>
          <w:delText>之前提到过</w:delText>
        </w:r>
        <w:r w:rsidR="009D2856" w:rsidRPr="009F1D09" w:rsidDel="003A3B3B">
          <w:rPr>
            <w:rFonts w:hint="eastAsia"/>
            <w:color w:val="000000"/>
          </w:rPr>
          <w:delText>，</w:delText>
        </w:r>
        <w:r w:rsidRPr="009F1D09" w:rsidDel="003A3B3B">
          <w:rPr>
            <w:rFonts w:hint="eastAsia"/>
            <w:color w:val="000000"/>
          </w:rPr>
          <w:delText>张量</w:delText>
        </w:r>
        <w:r w:rsidR="00841390" w:rsidRPr="009F1D09" w:rsidDel="003A3B3B">
          <w:rPr>
            <w:color w:val="000000"/>
          </w:rPr>
          <w:delText>矢量化可能破坏各</w:delText>
        </w:r>
        <w:r w:rsidRPr="009F1D09" w:rsidDel="003A3B3B">
          <w:rPr>
            <w:rFonts w:hint="eastAsia"/>
            <w:color w:val="000000"/>
          </w:rPr>
          <w:delText>阶</w:delText>
        </w:r>
        <w:r w:rsidRPr="009F1D09" w:rsidDel="003A3B3B">
          <w:rPr>
            <w:color w:val="000000"/>
          </w:rPr>
          <w:delText>中数据之间的关系</w:delText>
        </w:r>
        <w:r w:rsidR="009D2856" w:rsidRPr="009F1D09" w:rsidDel="003A3B3B">
          <w:rPr>
            <w:color w:val="000000"/>
          </w:rPr>
          <w:delText>．</w:delText>
        </w:r>
        <w:r w:rsidRPr="009F1D09" w:rsidDel="003A3B3B">
          <w:rPr>
            <w:rFonts w:hint="eastAsia"/>
            <w:color w:val="000000"/>
          </w:rPr>
          <w:delText>在</w:delText>
        </w:r>
        <w:r w:rsidRPr="009F1D09" w:rsidDel="003A3B3B">
          <w:rPr>
            <w:color w:val="000000"/>
          </w:rPr>
          <w:delText>大数据环境下</w:delText>
        </w:r>
        <w:r w:rsidR="009D2856" w:rsidRPr="009F1D09" w:rsidDel="003A3B3B">
          <w:rPr>
            <w:rFonts w:hint="eastAsia"/>
            <w:color w:val="000000"/>
          </w:rPr>
          <w:delText>，</w:delText>
        </w:r>
        <w:r w:rsidRPr="009F1D09" w:rsidDel="003A3B3B">
          <w:rPr>
            <w:rFonts w:hint="eastAsia"/>
            <w:color w:val="000000"/>
          </w:rPr>
          <w:delText>不可避免</w:delText>
        </w:r>
        <w:r w:rsidRPr="009F1D09" w:rsidDel="003A3B3B">
          <w:rPr>
            <w:color w:val="000000"/>
          </w:rPr>
          <w:delText>地会引起维数灾难</w:delText>
        </w:r>
        <w:r w:rsidR="009D2856" w:rsidRPr="009F1D09" w:rsidDel="003A3B3B">
          <w:rPr>
            <w:rFonts w:hint="eastAsia"/>
            <w:color w:val="000000"/>
          </w:rPr>
          <w:delText>．</w:delText>
        </w:r>
        <w:r w:rsidRPr="009F1D09" w:rsidDel="003A3B3B">
          <w:rPr>
            <w:rFonts w:hint="eastAsia"/>
            <w:color w:val="000000"/>
          </w:rPr>
          <w:delText>而对于</w:delText>
        </w:r>
        <w:r w:rsidRPr="009F1D09" w:rsidDel="003A3B3B">
          <w:rPr>
            <w:color w:val="000000"/>
          </w:rPr>
          <w:delText>异质</w:delText>
        </w:r>
        <w:r w:rsidRPr="009F1D09" w:rsidDel="003A3B3B">
          <w:rPr>
            <w:rFonts w:hint="eastAsia"/>
            <w:color w:val="000000"/>
          </w:rPr>
          <w:delText>网络</w:delText>
        </w:r>
        <w:r w:rsidRPr="009F1D09" w:rsidDel="003A3B3B">
          <w:rPr>
            <w:color w:val="000000"/>
          </w:rPr>
          <w:delText>中</w:delText>
        </w:r>
        <w:r w:rsidRPr="009F1D09" w:rsidDel="003A3B3B">
          <w:rPr>
            <w:rFonts w:hint="eastAsia"/>
            <w:color w:val="000000"/>
          </w:rPr>
          <w:delText>的</w:delText>
        </w:r>
        <w:r w:rsidRPr="009F1D09" w:rsidDel="003A3B3B">
          <w:rPr>
            <w:color w:val="000000"/>
          </w:rPr>
          <w:delText>数据</w:delText>
        </w:r>
        <w:r w:rsidR="009D2856" w:rsidRPr="009F1D09" w:rsidDel="003A3B3B">
          <w:rPr>
            <w:rFonts w:hint="eastAsia"/>
            <w:color w:val="000000"/>
          </w:rPr>
          <w:delText>，</w:delText>
        </w:r>
        <w:r w:rsidRPr="009F1D09" w:rsidDel="003A3B3B">
          <w:rPr>
            <w:rFonts w:hint="eastAsia"/>
            <w:color w:val="000000"/>
          </w:rPr>
          <w:delText>如何</w:delText>
        </w:r>
        <w:r w:rsidRPr="009F1D09" w:rsidDel="003A3B3B">
          <w:rPr>
            <w:color w:val="000000"/>
          </w:rPr>
          <w:delText>进行高阶统计也是我们需要考虑的问题</w:delText>
        </w:r>
        <w:r w:rsidR="009D2856" w:rsidRPr="009F1D09" w:rsidDel="003A3B3B">
          <w:rPr>
            <w:rFonts w:hint="eastAsia"/>
            <w:color w:val="000000"/>
          </w:rPr>
          <w:delText>．</w:delText>
        </w:r>
        <w:r w:rsidRPr="009F1D09" w:rsidDel="003A3B3B">
          <w:rPr>
            <w:rFonts w:hint="eastAsia"/>
            <w:color w:val="000000"/>
          </w:rPr>
          <w:delText>应用张量</w:delText>
        </w:r>
        <w:r w:rsidRPr="009F1D09" w:rsidDel="003A3B3B">
          <w:rPr>
            <w:color w:val="000000"/>
          </w:rPr>
          <w:delText>分解</w:delText>
        </w:r>
        <w:r w:rsidRPr="009F1D09" w:rsidDel="003A3B3B">
          <w:rPr>
            <w:rFonts w:hint="eastAsia"/>
            <w:color w:val="000000"/>
          </w:rPr>
          <w:delText>方法</w:delText>
        </w:r>
        <w:r w:rsidR="009D2856" w:rsidRPr="009F1D09" w:rsidDel="003A3B3B">
          <w:rPr>
            <w:rFonts w:hint="eastAsia"/>
            <w:color w:val="000000"/>
          </w:rPr>
          <w:delText>，</w:delText>
        </w:r>
        <w:r w:rsidRPr="009F1D09" w:rsidDel="003A3B3B">
          <w:rPr>
            <w:rFonts w:hint="eastAsia"/>
            <w:color w:val="000000"/>
          </w:rPr>
          <w:delText>例如构建</w:delText>
        </w:r>
        <w:r w:rsidRPr="009F1D09" w:rsidDel="003A3B3B">
          <w:rPr>
            <w:color w:val="000000"/>
          </w:rPr>
          <w:delText>邻接矩阵</w:delText>
        </w:r>
        <w:r w:rsidR="009D2856" w:rsidRPr="009F1D09" w:rsidDel="003A3B3B">
          <w:rPr>
            <w:color w:val="000000"/>
          </w:rPr>
          <w:delText>，</w:delText>
        </w:r>
        <w:r w:rsidRPr="009F1D09" w:rsidDel="003A3B3B">
          <w:rPr>
            <w:color w:val="000000"/>
          </w:rPr>
          <w:delText>处理</w:delText>
        </w:r>
        <w:r w:rsidRPr="009F1D09" w:rsidDel="003A3B3B">
          <w:rPr>
            <w:rFonts w:hint="eastAsia"/>
            <w:color w:val="000000"/>
          </w:rPr>
          <w:delText>数据集</w:delText>
        </w:r>
        <w:r w:rsidRPr="009F1D09" w:rsidDel="003A3B3B">
          <w:rPr>
            <w:color w:val="000000"/>
          </w:rPr>
          <w:delText>中的样本</w:delText>
        </w:r>
        <w:r w:rsidRPr="009F1D09" w:rsidDel="003A3B3B">
          <w:rPr>
            <w:rFonts w:hint="eastAsia"/>
            <w:color w:val="000000"/>
          </w:rPr>
          <w:delText>会</w:delText>
        </w:r>
        <w:r w:rsidRPr="009F1D09" w:rsidDel="003A3B3B">
          <w:rPr>
            <w:color w:val="000000"/>
          </w:rPr>
          <w:delText>出现严重的数据稀疏性问题</w:delText>
        </w:r>
        <w:r w:rsidR="009D2856" w:rsidRPr="009F1D09" w:rsidDel="003A3B3B">
          <w:rPr>
            <w:rFonts w:hint="eastAsia"/>
            <w:color w:val="000000"/>
          </w:rPr>
          <w:delText>．</w:delText>
        </w:r>
        <w:r w:rsidRPr="009F1D09" w:rsidDel="003A3B3B">
          <w:rPr>
            <w:rFonts w:hint="eastAsia"/>
            <w:color w:val="000000"/>
          </w:rPr>
          <w:delText>在</w:delText>
        </w:r>
        <w:r w:rsidR="00192A3C" w:rsidRPr="009F1D09" w:rsidDel="003A3B3B">
          <w:rPr>
            <w:rFonts w:hint="eastAsia"/>
            <w:color w:val="000000"/>
          </w:rPr>
          <w:delText>本节</w:delText>
        </w:r>
        <w:r w:rsidRPr="009F1D09" w:rsidDel="003A3B3B">
          <w:rPr>
            <w:color w:val="000000"/>
          </w:rPr>
          <w:delText>中</w:delText>
        </w:r>
        <w:r w:rsidR="009D2856" w:rsidRPr="009F1D09" w:rsidDel="003A3B3B">
          <w:rPr>
            <w:rFonts w:hint="eastAsia"/>
            <w:color w:val="000000"/>
          </w:rPr>
          <w:delText>，</w:delText>
        </w:r>
        <w:r w:rsidRPr="009F1D09" w:rsidDel="003A3B3B">
          <w:rPr>
            <w:rFonts w:hint="eastAsia"/>
            <w:color w:val="000000"/>
          </w:rPr>
          <w:delText>我们</w:delText>
        </w:r>
        <w:r w:rsidRPr="009F1D09" w:rsidDel="003A3B3B">
          <w:rPr>
            <w:color w:val="000000"/>
          </w:rPr>
          <w:delText>提出了</w:delText>
        </w:r>
        <w:r w:rsidR="00F5635B" w:rsidRPr="009F1D09" w:rsidDel="003A3B3B">
          <w:rPr>
            <w:rFonts w:hint="eastAsia"/>
            <w:color w:val="000000"/>
          </w:rPr>
          <w:delText>一</w:delText>
        </w:r>
        <w:r w:rsidRPr="009F1D09" w:rsidDel="003A3B3B">
          <w:rPr>
            <w:rFonts w:hint="eastAsia"/>
            <w:color w:val="000000"/>
          </w:rPr>
          <w:delText>种</w:delText>
        </w:r>
        <w:r w:rsidRPr="009F1D09" w:rsidDel="003A3B3B">
          <w:rPr>
            <w:color w:val="000000"/>
          </w:rPr>
          <w:delText>构建张量索引</w:delText>
        </w:r>
        <w:r w:rsidRPr="009F1D09" w:rsidDel="003A3B3B">
          <w:rPr>
            <w:rFonts w:hint="eastAsia"/>
            <w:color w:val="000000"/>
          </w:rPr>
          <w:delText>树</w:delText>
        </w:r>
        <w:r w:rsidRPr="009F1D09" w:rsidDel="003A3B3B">
          <w:rPr>
            <w:color w:val="000000"/>
          </w:rPr>
          <w:delText>的</w:delText>
        </w:r>
        <w:r w:rsidRPr="009F1D09" w:rsidDel="003A3B3B">
          <w:rPr>
            <w:rFonts w:hint="eastAsia"/>
            <w:color w:val="000000"/>
          </w:rPr>
          <w:delText>方法来处理</w:delText>
        </w:r>
        <w:r w:rsidRPr="009F1D09" w:rsidDel="003A3B3B">
          <w:rPr>
            <w:color w:val="000000"/>
          </w:rPr>
          <w:delText>异质信息网络中用张量表示的数据</w:delText>
        </w:r>
        <w:r w:rsidR="009D2856" w:rsidRPr="009F1D09" w:rsidDel="003A3B3B">
          <w:rPr>
            <w:rFonts w:hint="eastAsia"/>
            <w:color w:val="000000"/>
          </w:rPr>
          <w:delText>，</w:delText>
        </w:r>
        <w:r w:rsidR="007B0E64" w:rsidRPr="009F1D09" w:rsidDel="003A3B3B">
          <w:rPr>
            <w:rFonts w:hint="eastAsia"/>
            <w:color w:val="000000"/>
          </w:rPr>
          <w:delText>进而</w:delText>
        </w:r>
        <w:r w:rsidRPr="009F1D09" w:rsidDel="003A3B3B">
          <w:rPr>
            <w:rFonts w:hint="eastAsia"/>
            <w:color w:val="000000"/>
          </w:rPr>
          <w:delText>动态</w:delText>
        </w:r>
        <w:r w:rsidRPr="009F1D09" w:rsidDel="003A3B3B">
          <w:rPr>
            <w:color w:val="000000"/>
          </w:rPr>
          <w:delText>发现</w:delText>
        </w:r>
        <w:r w:rsidRPr="009F1D09" w:rsidDel="003A3B3B">
          <w:rPr>
            <w:rFonts w:hint="eastAsia"/>
            <w:color w:val="000000"/>
          </w:rPr>
          <w:delText>网络</w:delText>
        </w:r>
        <w:r w:rsidRPr="009F1D09" w:rsidDel="003A3B3B">
          <w:rPr>
            <w:color w:val="000000"/>
          </w:rPr>
          <w:delText>中存在的</w:delText>
        </w:r>
        <w:r w:rsidRPr="009F1D09" w:rsidDel="003A3B3B">
          <w:rPr>
            <w:rFonts w:hint="eastAsia"/>
            <w:color w:val="000000"/>
          </w:rPr>
          <w:delText>离群点</w:delText>
        </w:r>
        <w:r w:rsidR="009D2856" w:rsidRPr="009F1D09" w:rsidDel="003A3B3B">
          <w:rPr>
            <w:rFonts w:hint="eastAsia"/>
            <w:color w:val="000000"/>
          </w:rPr>
          <w:delText>．</w:delText>
        </w:r>
      </w:del>
    </w:p>
    <w:p w14:paraId="53A9B39D" w14:textId="5D8B9DB3" w:rsidR="00AE4490" w:rsidRPr="009F1D09" w:rsidDel="003A3B3B" w:rsidRDefault="00AE4490">
      <w:pPr>
        <w:spacing w:line="340" w:lineRule="exact"/>
        <w:rPr>
          <w:del w:id="1209" w:author="xujiawei" w:date="2022-08-09T15:33:00Z"/>
          <w:color w:val="000000"/>
        </w:rPr>
        <w:pPrChange w:id="1210" w:author="xujiawei" w:date="2022-09-06T17:41:00Z">
          <w:pPr>
            <w:ind w:firstLineChars="200" w:firstLine="420"/>
          </w:pPr>
        </w:pPrChange>
      </w:pPr>
      <w:del w:id="1211" w:author="xujiawei" w:date="2022-08-09T15:33:00Z">
        <w:r w:rsidRPr="009F1D09" w:rsidDel="003A3B3B">
          <w:rPr>
            <w:rFonts w:hint="eastAsia"/>
            <w:color w:val="000000"/>
          </w:rPr>
          <w:delText>我们</w:delText>
        </w:r>
        <w:r w:rsidRPr="009F1D09" w:rsidDel="003A3B3B">
          <w:rPr>
            <w:color w:val="000000"/>
          </w:rPr>
          <w:delText>首先描述张量</w:delText>
        </w:r>
        <w:r w:rsidRPr="009F1D09" w:rsidDel="003A3B3B">
          <w:rPr>
            <w:rFonts w:hint="eastAsia"/>
            <w:color w:val="000000"/>
          </w:rPr>
          <w:delText>索引</w:delText>
        </w:r>
        <w:r w:rsidRPr="009F1D09" w:rsidDel="003A3B3B">
          <w:rPr>
            <w:color w:val="000000"/>
          </w:rPr>
          <w:delText>树的构建过程</w:delText>
        </w:r>
        <w:r w:rsidR="009D2856" w:rsidRPr="009F1D09" w:rsidDel="003A3B3B">
          <w:rPr>
            <w:rFonts w:hint="eastAsia"/>
            <w:color w:val="000000"/>
          </w:rPr>
          <w:delText>．</w:delText>
        </w:r>
        <w:r w:rsidRPr="009F1D09" w:rsidDel="003A3B3B">
          <w:rPr>
            <w:rFonts w:hint="eastAsia"/>
            <w:color w:val="000000"/>
          </w:rPr>
          <w:delText>由于</w:delText>
        </w:r>
        <w:r w:rsidRPr="009F1D09" w:rsidDel="003A3B3B">
          <w:rPr>
            <w:color w:val="000000"/>
          </w:rPr>
          <w:delText>本文主要解决动态离群点发现的问题</w:delText>
        </w:r>
        <w:r w:rsidR="009D2856" w:rsidRPr="009F1D09" w:rsidDel="003A3B3B">
          <w:rPr>
            <w:rFonts w:hint="eastAsia"/>
            <w:color w:val="000000"/>
          </w:rPr>
          <w:delText>，</w:delText>
        </w:r>
        <w:r w:rsidRPr="009F1D09" w:rsidDel="003A3B3B">
          <w:rPr>
            <w:rFonts w:hint="eastAsia"/>
            <w:color w:val="000000"/>
          </w:rPr>
          <w:delText>因此</w:delText>
        </w:r>
        <w:r w:rsidR="009D2856" w:rsidRPr="009F1D09" w:rsidDel="003A3B3B">
          <w:rPr>
            <w:rFonts w:hint="eastAsia"/>
            <w:color w:val="000000"/>
          </w:rPr>
          <w:delText>，</w:delText>
        </w:r>
      </w:del>
      <w:del w:id="1212" w:author="xujiawei" w:date="2022-08-08T10:26:00Z">
        <w:r w:rsidRPr="009F1D09" w:rsidDel="002E0B94">
          <w:rPr>
            <w:rFonts w:hint="eastAsia"/>
            <w:color w:val="000000"/>
          </w:rPr>
          <w:delText>张</w:delText>
        </w:r>
      </w:del>
      <w:del w:id="1213" w:author="xujiawei" w:date="2022-08-09T15:33:00Z">
        <w:r w:rsidRPr="009F1D09" w:rsidDel="003A3B3B">
          <w:rPr>
            <w:rFonts w:hint="eastAsia"/>
            <w:color w:val="000000"/>
          </w:rPr>
          <w:delText>量</w:delText>
        </w:r>
        <w:r w:rsidRPr="009F1D09" w:rsidDel="003A3B3B">
          <w:rPr>
            <w:color w:val="000000"/>
          </w:rPr>
          <w:delText>索引</w:delText>
        </w:r>
        <w:r w:rsidRPr="009F1D09" w:rsidDel="003A3B3B">
          <w:rPr>
            <w:rFonts w:hint="eastAsia"/>
            <w:color w:val="000000"/>
          </w:rPr>
          <w:delText>树</w:delText>
        </w:r>
        <w:r w:rsidRPr="009F1D09" w:rsidDel="003A3B3B">
          <w:rPr>
            <w:color w:val="000000"/>
          </w:rPr>
          <w:delText>的根节点</w:delText>
        </w:r>
        <w:r w:rsidRPr="009F1D09" w:rsidDel="003A3B3B">
          <w:rPr>
            <w:rFonts w:hint="eastAsia"/>
            <w:color w:val="000000"/>
          </w:rPr>
          <w:delText>为</w:delText>
        </w:r>
        <w:r w:rsidRPr="009F1D09" w:rsidDel="003A3B3B">
          <w:rPr>
            <w:color w:val="000000"/>
          </w:rPr>
          <w:delText>时序数据组成的向量</w:delText>
        </w:r>
        <w:r w:rsidR="007E5817" w:rsidRPr="009F1D09" w:rsidDel="003A3B3B">
          <w:rPr>
            <w:rFonts w:hint="eastAsia"/>
            <w:b/>
            <w:i/>
            <w:color w:val="000000"/>
          </w:rPr>
          <w:delText>X</w:delText>
        </w:r>
        <w:r w:rsidR="007E5817" w:rsidRPr="009F1D09" w:rsidDel="003A3B3B">
          <w:rPr>
            <w:rFonts w:hint="eastAsia"/>
            <w:color w:val="000000"/>
          </w:rPr>
          <w:delText>=(</w:delText>
        </w:r>
        <w:r w:rsidR="007E5817" w:rsidRPr="009F1D09" w:rsidDel="003A3B3B">
          <w:rPr>
            <w:i/>
            <w:color w:val="000000"/>
          </w:rPr>
          <w:delText>X</w:delText>
        </w:r>
        <w:r w:rsidR="007E5817" w:rsidRPr="009F1D09" w:rsidDel="003A3B3B">
          <w:rPr>
            <w:color w:val="000000"/>
            <w:vertAlign w:val="subscript"/>
          </w:rPr>
          <w:delText>1</w:delText>
        </w:r>
        <w:r w:rsidR="009D2856" w:rsidRPr="009F1D09" w:rsidDel="003A3B3B">
          <w:rPr>
            <w:color w:val="000000"/>
          </w:rPr>
          <w:delText>，</w:delText>
        </w:r>
        <w:r w:rsidR="007E5817" w:rsidRPr="009F1D09" w:rsidDel="003A3B3B">
          <w:rPr>
            <w:i/>
            <w:color w:val="000000"/>
          </w:rPr>
          <w:delText>X</w:delText>
        </w:r>
        <w:r w:rsidR="007E5817" w:rsidRPr="009F1D09" w:rsidDel="003A3B3B">
          <w:rPr>
            <w:color w:val="000000"/>
            <w:vertAlign w:val="subscript"/>
          </w:rPr>
          <w:delText>2</w:delText>
        </w:r>
        <w:r w:rsidR="009D2856" w:rsidRPr="009F1D09" w:rsidDel="003A3B3B">
          <w:rPr>
            <w:color w:val="000000"/>
          </w:rPr>
          <w:delText>，</w:delText>
        </w:r>
        <w:r w:rsidR="007E5817" w:rsidRPr="009F1D09" w:rsidDel="003A3B3B">
          <w:rPr>
            <w:color w:val="000000"/>
          </w:rPr>
          <w:delText>…</w:delText>
        </w:r>
        <w:r w:rsidR="009D2856" w:rsidRPr="009F1D09" w:rsidDel="003A3B3B">
          <w:rPr>
            <w:color w:val="000000"/>
          </w:rPr>
          <w:delText>，</w:delText>
        </w:r>
        <w:r w:rsidR="007C7F22" w:rsidRPr="009F1D09" w:rsidDel="003A3B3B">
          <w:rPr>
            <w:rFonts w:hint="eastAsia"/>
            <w:color w:val="000000"/>
          </w:rPr>
          <w:delText xml:space="preserve">                                                                                                                                       </w:delText>
        </w:r>
        <w:r w:rsidR="007E5817" w:rsidRPr="009F1D09" w:rsidDel="003A3B3B">
          <w:rPr>
            <w:i/>
            <w:color w:val="000000"/>
          </w:rPr>
          <w:delText>X</w:delText>
        </w:r>
        <w:r w:rsidR="007E5817" w:rsidRPr="009F1D09" w:rsidDel="003A3B3B">
          <w:rPr>
            <w:i/>
            <w:color w:val="000000"/>
            <w:vertAlign w:val="subscript"/>
          </w:rPr>
          <w:delText>n</w:delText>
        </w:r>
        <w:r w:rsidR="007E5817" w:rsidRPr="009F1D09" w:rsidDel="003A3B3B">
          <w:rPr>
            <w:rFonts w:hint="eastAsia"/>
            <w:color w:val="000000"/>
          </w:rPr>
          <w:delText>)</w:delText>
        </w:r>
        <w:r w:rsidR="007E5817" w:rsidRPr="009F1D09" w:rsidDel="003A3B3B">
          <w:rPr>
            <w:color w:val="000000"/>
          </w:rPr>
          <w:delText xml:space="preserve"> </w:delText>
        </w:r>
        <w:r w:rsidR="006851CC" w:rsidRPr="009F1D09" w:rsidDel="003A3B3B">
          <w:rPr>
            <w:color w:val="000000"/>
          </w:rPr>
          <w:fldChar w:fldCharType="begin"/>
        </w:r>
        <w:r w:rsidR="006851CC" w:rsidRPr="009F1D09" w:rsidDel="003A3B3B">
          <w:rPr>
            <w:color w:val="000000"/>
          </w:rPr>
          <w:delInstrText xml:space="preserve"> QUOTE </w:delInstrText>
        </w:r>
      </w:del>
      <m:oMath>
        <m:r>
          <w:del w:id="1214" w:author="xujiawei" w:date="2022-09-06T17:40:00Z">
            <m:rPr>
              <m:sty m:val="p"/>
            </m:rPr>
            <w:rPr>
              <w:rFonts w:ascii="Cambria Math" w:hAnsi="Cambria Math"/>
              <w:color w:val="000000"/>
            </w:rPr>
            <m:t>X=</m:t>
          </w:del>
        </m:r>
        <m:d>
          <m:dPr>
            <m:ctrlPr>
              <w:del w:id="1215" w:author="xujiawei" w:date="2022-09-06T17:40:00Z">
                <w:rPr>
                  <w:rFonts w:ascii="Cambria Math" w:hAnsi="Cambria Math"/>
                  <w:color w:val="000000"/>
                </w:rPr>
              </w:del>
            </m:ctrlPr>
          </m:dPr>
          <m:e>
            <w:bookmarkStart w:id="1216" w:name="OLE_LINK1"/>
            <m:sSub>
              <m:sSubPr>
                <m:ctrlPr>
                  <w:del w:id="1217" w:author="xujiawei" w:date="2022-09-06T17:40:00Z">
                    <w:rPr>
                      <w:rFonts w:ascii="Cambria Math" w:hAnsi="Cambria Math"/>
                      <w:i/>
                      <w:color w:val="000000"/>
                    </w:rPr>
                  </w:del>
                </m:ctrlPr>
              </m:sSubPr>
              <m:e>
                <m:r>
                  <w:del w:id="1218" w:author="xujiawei" w:date="2022-09-06T17:40:00Z">
                    <m:rPr>
                      <m:sty m:val="p"/>
                    </m:rPr>
                    <w:rPr>
                      <w:rFonts w:ascii="Cambria Math" w:hAnsi="Cambria Math"/>
                      <w:color w:val="000000"/>
                    </w:rPr>
                    <m:t>X</m:t>
                  </w:del>
                </m:r>
              </m:e>
              <m:sub>
                <m:r>
                  <w:del w:id="1219" w:author="xujiawei" w:date="2022-09-06T17:40:00Z">
                    <m:rPr>
                      <m:sty m:val="p"/>
                    </m:rPr>
                    <w:rPr>
                      <w:rFonts w:ascii="Cambria Math" w:hAnsi="Cambria Math"/>
                      <w:color w:val="000000"/>
                    </w:rPr>
                    <m:t>1</m:t>
                  </w:del>
                </m:r>
              </m:sub>
            </m:sSub>
            <w:bookmarkEnd w:id="1216"/>
            <m:r>
              <w:del w:id="1220" w:author="xujiawei" w:date="2022-09-06T17:40:00Z">
                <m:rPr>
                  <m:sty m:val="p"/>
                </m:rPr>
                <w:rPr>
                  <w:rFonts w:ascii="Cambria Math" w:hAnsi="Cambria Math"/>
                  <w:color w:val="000000"/>
                </w:rPr>
                <m:t>,</m:t>
              </w:del>
            </m:r>
            <m:sSub>
              <m:sSubPr>
                <m:ctrlPr>
                  <w:del w:id="1221" w:author="xujiawei" w:date="2022-09-06T17:40:00Z">
                    <w:rPr>
                      <w:rFonts w:ascii="Cambria Math" w:hAnsi="Cambria Math"/>
                      <w:i/>
                      <w:color w:val="000000"/>
                    </w:rPr>
                  </w:del>
                </m:ctrlPr>
              </m:sSubPr>
              <m:e>
                <m:r>
                  <w:del w:id="1222" w:author="xujiawei" w:date="2022-09-06T17:40:00Z">
                    <m:rPr>
                      <m:sty m:val="p"/>
                    </m:rPr>
                    <w:rPr>
                      <w:rFonts w:ascii="Cambria Math" w:hAnsi="Cambria Math"/>
                      <w:color w:val="000000"/>
                    </w:rPr>
                    <m:t>X</m:t>
                  </w:del>
                </m:r>
              </m:e>
              <m:sub>
                <m:r>
                  <w:del w:id="1223" w:author="xujiawei" w:date="2022-09-06T17:40:00Z">
                    <m:rPr>
                      <m:sty m:val="p"/>
                    </m:rPr>
                    <w:rPr>
                      <w:rFonts w:ascii="Cambria Math" w:hAnsi="Cambria Math"/>
                      <w:color w:val="000000"/>
                    </w:rPr>
                    <m:t>2</m:t>
                  </w:del>
                </m:r>
              </m:sub>
            </m:sSub>
            <m:r>
              <w:del w:id="1224" w:author="xujiawei" w:date="2022-09-06T17:40:00Z">
                <m:rPr>
                  <m:sty m:val="p"/>
                </m:rPr>
                <w:rPr>
                  <w:rFonts w:ascii="Cambria Math" w:hAnsi="Cambria Math"/>
                  <w:color w:val="000000"/>
                </w:rPr>
                <m:t>,⋯,</m:t>
              </w:del>
            </m:r>
            <m:sSub>
              <m:sSubPr>
                <m:ctrlPr>
                  <w:del w:id="1225" w:author="xujiawei" w:date="2022-09-06T17:40:00Z">
                    <w:rPr>
                      <w:rFonts w:ascii="Cambria Math" w:hAnsi="Cambria Math"/>
                      <w:i/>
                      <w:color w:val="000000"/>
                    </w:rPr>
                  </w:del>
                </m:ctrlPr>
              </m:sSubPr>
              <m:e>
                <m:r>
                  <w:del w:id="1226" w:author="xujiawei" w:date="2022-09-06T17:40:00Z">
                    <m:rPr>
                      <m:sty m:val="p"/>
                    </m:rPr>
                    <w:rPr>
                      <w:rFonts w:ascii="Cambria Math" w:hAnsi="Cambria Math"/>
                      <w:color w:val="000000"/>
                    </w:rPr>
                    <m:t>X</m:t>
                  </w:del>
                </m:r>
              </m:e>
              <m:sub>
                <m:r>
                  <w:del w:id="1227" w:author="xujiawei" w:date="2022-09-06T17:40:00Z">
                    <m:rPr>
                      <m:sty m:val="p"/>
                    </m:rPr>
                    <w:rPr>
                      <w:rFonts w:ascii="Cambria Math" w:hAnsi="Cambria Math"/>
                      <w:color w:val="000000"/>
                    </w:rPr>
                    <m:t>n</m:t>
                  </w:del>
                </m:r>
              </m:sub>
            </m:sSub>
          </m:e>
        </m:d>
      </m:oMath>
      <w:del w:id="1228" w:author="xujiawei" w:date="2022-08-09T15:33:00Z">
        <w:r w:rsidR="006851CC" w:rsidRPr="009F1D09" w:rsidDel="003A3B3B">
          <w:rPr>
            <w:color w:val="000000"/>
          </w:rPr>
          <w:delInstrText xml:space="preserve"> </w:delInstrText>
        </w:r>
        <w:r w:rsidR="006851CC" w:rsidRPr="009F1D09" w:rsidDel="003A3B3B">
          <w:rPr>
            <w:color w:val="000000"/>
          </w:rPr>
          <w:fldChar w:fldCharType="end"/>
        </w:r>
        <w:r w:rsidR="009D2856" w:rsidRPr="009F1D09" w:rsidDel="003A3B3B">
          <w:rPr>
            <w:rFonts w:hint="eastAsia"/>
            <w:color w:val="000000"/>
          </w:rPr>
          <w:delText>，</w:delText>
        </w:r>
        <w:r w:rsidRPr="009F1D09" w:rsidDel="003A3B3B">
          <w:rPr>
            <w:rFonts w:hint="eastAsia"/>
            <w:color w:val="000000"/>
          </w:rPr>
          <w:delText>如</w:delText>
        </w:r>
        <w:r w:rsidRPr="009F1D09" w:rsidDel="003A3B3B">
          <w:rPr>
            <w:color w:val="000000"/>
          </w:rPr>
          <w:delText>图</w:delText>
        </w:r>
        <w:r w:rsidRPr="009F1D09" w:rsidDel="003A3B3B">
          <w:rPr>
            <w:rFonts w:hint="eastAsia"/>
            <w:color w:val="000000"/>
          </w:rPr>
          <w:delText>1</w:delText>
        </w:r>
        <w:r w:rsidRPr="009F1D09" w:rsidDel="003A3B3B">
          <w:rPr>
            <w:rFonts w:hint="eastAsia"/>
            <w:color w:val="000000"/>
          </w:rPr>
          <w:delText>所示</w:delText>
        </w:r>
        <w:r w:rsidR="009D2856" w:rsidRPr="009F1D09" w:rsidDel="003A3B3B">
          <w:rPr>
            <w:rFonts w:hint="eastAsia"/>
            <w:color w:val="000000"/>
          </w:rPr>
          <w:delText>．</w:delText>
        </w:r>
        <w:r w:rsidR="00972E0C" w:rsidDel="003A3B3B">
          <w:rPr>
            <w:rFonts w:hint="eastAsia"/>
            <w:color w:val="000000"/>
          </w:rPr>
          <w:delText>……</w:delText>
        </w:r>
        <w:r w:rsidR="00972E0C" w:rsidRPr="009F1D09" w:rsidDel="003A3B3B">
          <w:rPr>
            <w:color w:val="000000"/>
          </w:rPr>
          <w:delText xml:space="preserve"> </w:delText>
        </w:r>
      </w:del>
    </w:p>
    <w:p w14:paraId="305C71B1" w14:textId="502DC992" w:rsidR="00AE4490" w:rsidRPr="009F1D09" w:rsidDel="004A2267" w:rsidRDefault="00AE4490">
      <w:pPr>
        <w:spacing w:line="340" w:lineRule="exact"/>
        <w:rPr>
          <w:del w:id="1229" w:author="xujiawei" w:date="2022-09-06T17:40:00Z"/>
          <w:color w:val="000000"/>
        </w:rPr>
        <w:sectPr w:rsidR="00AE4490" w:rsidRPr="009F1D09" w:rsidDel="004A2267" w:rsidSect="00DC2BDF">
          <w:type w:val="continuous"/>
          <w:pgSz w:w="11906" w:h="16838" w:code="9"/>
          <w:pgMar w:top="1246" w:right="964" w:bottom="851" w:left="964" w:header="851" w:footer="992" w:gutter="0"/>
          <w:cols w:num="2" w:space="425"/>
          <w:docGrid w:type="lines" w:linePitch="312"/>
        </w:sectPr>
        <w:pPrChange w:id="1230" w:author="xujiawei" w:date="2022-09-06T17:41:00Z">
          <w:pPr>
            <w:ind w:firstLineChars="200" w:firstLine="420"/>
          </w:pPr>
        </w:pPrChange>
      </w:pPr>
    </w:p>
    <w:p w14:paraId="65825D1A" w14:textId="34CF19C2" w:rsidR="0065424D" w:rsidRPr="00D16982" w:rsidDel="008C2B3F" w:rsidRDefault="0065424D">
      <w:pPr>
        <w:spacing w:line="340" w:lineRule="exact"/>
        <w:rPr>
          <w:del w:id="1231" w:author="xujiawei" w:date="2022-09-06T17:20:00Z"/>
          <w:color w:val="000000"/>
          <w:szCs w:val="21"/>
        </w:rPr>
        <w:sectPr w:rsidR="0065424D" w:rsidRPr="00D16982" w:rsidDel="008C2B3F" w:rsidSect="00DE29AB">
          <w:type w:val="continuous"/>
          <w:pgSz w:w="11906" w:h="16838" w:code="9"/>
          <w:pgMar w:top="1021" w:right="964" w:bottom="851" w:left="964" w:header="851" w:footer="992" w:gutter="0"/>
          <w:cols w:space="425"/>
          <w:docGrid w:type="lines" w:linePitch="312"/>
        </w:sectPr>
        <w:pPrChange w:id="1232" w:author="xujiawei" w:date="2022-09-06T17:41:00Z">
          <w:pPr>
            <w:jc w:val="center"/>
          </w:pPr>
        </w:pPrChange>
      </w:pPr>
    </w:p>
    <w:p w14:paraId="553AAB6D" w14:textId="354AA065" w:rsidR="00167F3D" w:rsidRPr="00CB1FCB" w:rsidDel="008C2B3F" w:rsidRDefault="00167F3D">
      <w:pPr>
        <w:spacing w:line="340" w:lineRule="exact"/>
        <w:rPr>
          <w:del w:id="1233" w:author="xujiawei" w:date="2022-09-06T17:20:00Z"/>
        </w:rPr>
        <w:pPrChange w:id="1234" w:author="xujiawei" w:date="2022-09-06T17:41:00Z">
          <w:pPr>
            <w:keepNext/>
            <w:ind w:firstLine="420"/>
            <w:jc w:val="center"/>
          </w:pPr>
        </w:pPrChange>
      </w:pPr>
      <w:del w:id="1235" w:author="xujiawei" w:date="2022-09-06T17:20:00Z">
        <w:r w:rsidRPr="00CB1FCB" w:rsidDel="008C2B3F">
          <w:object w:dxaOrig="17431" w:dyaOrig="21226" w14:anchorId="4E6A2E2D">
            <v:shape id="_x0000_i1047" type="#_x0000_t75" style="width:202.2pt;height:246.35pt" o:ole="">
              <v:imagedata r:id="rId57" o:title=""/>
            </v:shape>
            <o:OLEObject Type="Embed" ProgID="Visio.Drawing.15" ShapeID="_x0000_i1047" DrawAspect="Content" ObjectID="_1724166658" r:id="rId58"/>
          </w:object>
        </w:r>
      </w:del>
      <w:ins w:id="1236" w:author="许佳炜" w:date="2022-08-06T15:58:00Z">
        <w:del w:id="1237" w:author="xujiawei" w:date="2022-09-06T17:20:00Z">
          <w:r w:rsidR="00635438" w:rsidDel="008C2B3F">
            <w:rPr>
              <w:noProof/>
            </w:rPr>
            <w:drawing>
              <wp:inline distT="0" distB="0" distL="0" distR="0" wp14:anchorId="5A7A565A" wp14:editId="224FAB04">
                <wp:extent cx="6143625" cy="136207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143625" cy="1362075"/>
                        </a:xfrm>
                        <a:prstGeom prst="rect">
                          <a:avLst/>
                        </a:prstGeom>
                        <a:noFill/>
                        <a:ln>
                          <a:noFill/>
                        </a:ln>
                      </pic:spPr>
                    </pic:pic>
                  </a:graphicData>
                </a:graphic>
              </wp:inline>
            </w:drawing>
          </w:r>
        </w:del>
      </w:ins>
    </w:p>
    <w:p w14:paraId="46CF4D8A" w14:textId="162C0D58" w:rsidR="00167F3D" w:rsidRPr="00CB1FCB" w:rsidDel="008C2B3F" w:rsidRDefault="00167F3D">
      <w:pPr>
        <w:spacing w:line="340" w:lineRule="exact"/>
        <w:rPr>
          <w:del w:id="1238" w:author="xujiawei" w:date="2022-09-06T17:20:00Z"/>
          <w:sz w:val="18"/>
          <w:szCs w:val="18"/>
        </w:rPr>
        <w:pPrChange w:id="1239" w:author="xujiawei" w:date="2022-09-06T17:41:00Z">
          <w:pPr>
            <w:pStyle w:val="af9"/>
            <w:ind w:firstLine="360"/>
            <w:jc w:val="center"/>
          </w:pPr>
        </w:pPrChange>
      </w:pPr>
      <w:del w:id="1240" w:author="xujiawei" w:date="2022-09-06T17:20:00Z">
        <w:r w:rsidRPr="00CB1FCB" w:rsidDel="008C2B3F">
          <w:rPr>
            <w:sz w:val="18"/>
            <w:szCs w:val="18"/>
          </w:rPr>
          <w:delText xml:space="preserve">Fig. </w:delText>
        </w:r>
        <w:r w:rsidRPr="00CB1FCB" w:rsidDel="008C2B3F">
          <w:rPr>
            <w:sz w:val="18"/>
            <w:szCs w:val="18"/>
          </w:rPr>
          <w:fldChar w:fldCharType="begin"/>
        </w:r>
        <w:r w:rsidRPr="00CB1FCB" w:rsidDel="008C2B3F">
          <w:rPr>
            <w:sz w:val="18"/>
            <w:szCs w:val="18"/>
          </w:rPr>
          <w:delInstrText xml:space="preserve"> SEQ Fig. \* ARABIC </w:delInstrText>
        </w:r>
        <w:r w:rsidRPr="00CB1FCB" w:rsidDel="008C2B3F">
          <w:rPr>
            <w:sz w:val="18"/>
            <w:szCs w:val="18"/>
          </w:rPr>
          <w:fldChar w:fldCharType="separate"/>
        </w:r>
        <w:r w:rsidR="00995C28" w:rsidDel="008C2B3F">
          <w:rPr>
            <w:noProof/>
            <w:sz w:val="18"/>
            <w:szCs w:val="18"/>
          </w:rPr>
          <w:delText>1</w:delText>
        </w:r>
        <w:r w:rsidRPr="00CB1FCB" w:rsidDel="008C2B3F">
          <w:rPr>
            <w:sz w:val="18"/>
            <w:szCs w:val="18"/>
          </w:rPr>
          <w:fldChar w:fldCharType="end"/>
        </w:r>
        <w:r w:rsidRPr="00CB1FCB" w:rsidDel="008C2B3F">
          <w:rPr>
            <w:sz w:val="18"/>
            <w:szCs w:val="18"/>
          </w:rPr>
          <w:delText xml:space="preserve"> Illustration of Hierar-DRL</w:delText>
        </w:r>
      </w:del>
    </w:p>
    <w:p w14:paraId="7155ADDB" w14:textId="77107907" w:rsidR="00A81F7B" w:rsidRPr="00CB1FCB" w:rsidDel="003D37C6" w:rsidRDefault="00167F3D">
      <w:pPr>
        <w:spacing w:line="340" w:lineRule="exact"/>
        <w:rPr>
          <w:del w:id="1241" w:author="xujiawei" w:date="2022-08-09T16:53:00Z"/>
          <w:sz w:val="18"/>
          <w:szCs w:val="18"/>
        </w:rPr>
        <w:pPrChange w:id="1242" w:author="xujiawei" w:date="2022-09-06T17:41:00Z">
          <w:pPr>
            <w:keepNext/>
            <w:ind w:firstLine="360"/>
            <w:jc w:val="center"/>
          </w:pPr>
        </w:pPrChange>
      </w:pPr>
      <w:del w:id="1243" w:author="xujiawei" w:date="2022-09-06T17:14:00Z">
        <w:r w:rsidRPr="00CB1FCB" w:rsidDel="000E230E">
          <w:rPr>
            <w:rFonts w:hint="eastAsia"/>
            <w:sz w:val="18"/>
            <w:szCs w:val="18"/>
          </w:rPr>
          <w:delText>图</w:delText>
        </w:r>
        <w:r w:rsidRPr="00CB1FCB" w:rsidDel="000E230E">
          <w:rPr>
            <w:rFonts w:hint="eastAsia"/>
            <w:sz w:val="18"/>
            <w:szCs w:val="18"/>
          </w:rPr>
          <w:delText xml:space="preserve"> </w:delText>
        </w:r>
        <w:r w:rsidRPr="00CB1FCB" w:rsidDel="000E230E">
          <w:rPr>
            <w:sz w:val="18"/>
            <w:szCs w:val="18"/>
          </w:rPr>
          <w:fldChar w:fldCharType="begin"/>
        </w:r>
        <w:r w:rsidRPr="00CB1FCB" w:rsidDel="000E230E">
          <w:rPr>
            <w:sz w:val="18"/>
            <w:szCs w:val="18"/>
          </w:rPr>
          <w:delInstrText xml:space="preserve"> </w:delInstrText>
        </w:r>
        <w:r w:rsidRPr="00CB1FCB" w:rsidDel="000E230E">
          <w:rPr>
            <w:rFonts w:hint="eastAsia"/>
            <w:sz w:val="18"/>
            <w:szCs w:val="18"/>
          </w:rPr>
          <w:delInstrText xml:space="preserve">SEQ </w:delInstrText>
        </w:r>
        <w:r w:rsidRPr="00CB1FCB" w:rsidDel="000E230E">
          <w:rPr>
            <w:rFonts w:hint="eastAsia"/>
            <w:sz w:val="18"/>
            <w:szCs w:val="18"/>
          </w:rPr>
          <w:delInstrText>图</w:delInstrText>
        </w:r>
        <w:r w:rsidRPr="00CB1FCB" w:rsidDel="000E230E">
          <w:rPr>
            <w:rFonts w:hint="eastAsia"/>
            <w:sz w:val="18"/>
            <w:szCs w:val="18"/>
          </w:rPr>
          <w:delInstrText xml:space="preserve"> \* ARABIC</w:delInstrText>
        </w:r>
        <w:r w:rsidRPr="00CB1FCB" w:rsidDel="000E230E">
          <w:rPr>
            <w:sz w:val="18"/>
            <w:szCs w:val="18"/>
          </w:rPr>
          <w:delInstrText xml:space="preserve"> </w:delInstrText>
        </w:r>
        <w:r w:rsidRPr="00CB1FCB" w:rsidDel="000E230E">
          <w:rPr>
            <w:sz w:val="18"/>
            <w:szCs w:val="18"/>
          </w:rPr>
          <w:fldChar w:fldCharType="separate"/>
        </w:r>
        <w:r w:rsidR="00995C28" w:rsidDel="000E230E">
          <w:rPr>
            <w:noProof/>
            <w:sz w:val="18"/>
            <w:szCs w:val="18"/>
          </w:rPr>
          <w:delText>1</w:delText>
        </w:r>
        <w:r w:rsidRPr="00CB1FCB" w:rsidDel="000E230E">
          <w:rPr>
            <w:sz w:val="18"/>
            <w:szCs w:val="18"/>
          </w:rPr>
          <w:fldChar w:fldCharType="end"/>
        </w:r>
      </w:del>
      <w:ins w:id="1244" w:author="许佳炜" w:date="2022-08-06T15:59:00Z">
        <w:del w:id="1245" w:author="xujiawei" w:date="2022-08-09T16:55:00Z">
          <w:r w:rsidR="0029365C" w:rsidDel="00306173">
            <w:rPr>
              <w:rFonts w:hint="eastAsia"/>
              <w:sz w:val="18"/>
              <w:szCs w:val="18"/>
            </w:rPr>
            <w:delText>模型</w:delText>
          </w:r>
        </w:del>
      </w:ins>
      <w:del w:id="1246" w:author="xujiawei" w:date="2022-08-09T16:55:00Z">
        <w:r w:rsidRPr="00CB1FCB" w:rsidDel="00306173">
          <w:rPr>
            <w:sz w:val="18"/>
            <w:szCs w:val="18"/>
          </w:rPr>
          <w:delText xml:space="preserve"> </w:delText>
        </w:r>
        <w:r w:rsidRPr="00CB1FCB" w:rsidDel="00306173">
          <w:rPr>
            <w:rFonts w:hint="eastAsia"/>
            <w:sz w:val="18"/>
            <w:szCs w:val="18"/>
          </w:rPr>
          <w:delText>Hierar-DRL</w:delText>
        </w:r>
        <w:r w:rsidRPr="00CB1FCB" w:rsidDel="00306173">
          <w:rPr>
            <w:rFonts w:hint="eastAsia"/>
            <w:sz w:val="18"/>
            <w:szCs w:val="18"/>
          </w:rPr>
          <w:delText>示意图</w:delText>
        </w:r>
      </w:del>
    </w:p>
    <w:p w14:paraId="05C4DC21" w14:textId="3C242F79" w:rsidR="00AE4490" w:rsidDel="00EE1591" w:rsidRDefault="0038499A">
      <w:pPr>
        <w:spacing w:line="340" w:lineRule="exact"/>
        <w:rPr>
          <w:ins w:id="1247" w:author="许佳炜" w:date="2022-08-06T16:02:00Z"/>
          <w:del w:id="1248" w:author="xujiawei" w:date="2022-08-09T16:40:00Z"/>
          <w:color w:val="FF0000"/>
          <w:sz w:val="18"/>
          <w:bdr w:val="single" w:sz="4" w:space="0" w:color="FF0000"/>
        </w:rPr>
        <w:pPrChange w:id="1249" w:author="xujiawei" w:date="2022-09-06T17:41:00Z">
          <w:pPr>
            <w:spacing w:afterLines="50" w:after="156" w:line="360" w:lineRule="exact"/>
            <w:jc w:val="center"/>
          </w:pPr>
        </w:pPrChange>
      </w:pPr>
      <w:del w:id="1250" w:author="xujiawei" w:date="2022-09-06T17:20:00Z">
        <w:r w:rsidDel="008C2B3F">
          <w:rPr>
            <w:rFonts w:hint="eastAsia"/>
            <w:color w:val="FF0000"/>
            <w:sz w:val="18"/>
            <w:bdr w:val="single" w:sz="4" w:space="0" w:color="FF0000"/>
          </w:rPr>
          <w:delText>中英文图题</w:delText>
        </w:r>
        <w:r w:rsidR="001B5F44" w:rsidDel="008C2B3F">
          <w:rPr>
            <w:rFonts w:hint="eastAsia"/>
            <w:color w:val="FF0000"/>
            <w:sz w:val="18"/>
            <w:bdr w:val="single" w:sz="4" w:space="0" w:color="FF0000"/>
          </w:rPr>
          <w:delText>用</w:delText>
        </w:r>
        <w:r w:rsidR="00E9327A" w:rsidDel="008C2B3F">
          <w:rPr>
            <w:rFonts w:hint="eastAsia"/>
            <w:color w:val="FF0000"/>
            <w:sz w:val="18"/>
            <w:bdr w:val="single" w:sz="4" w:space="0" w:color="FF0000"/>
          </w:rPr>
          <w:delText>小五号</w:delText>
        </w:r>
        <w:r w:rsidR="00387D0C" w:rsidDel="008C2B3F">
          <w:rPr>
            <w:rFonts w:hint="eastAsia"/>
            <w:color w:val="FF0000"/>
            <w:sz w:val="18"/>
            <w:bdr w:val="single" w:sz="4" w:space="0" w:color="FF0000"/>
          </w:rPr>
          <w:delText>。</w:delText>
        </w:r>
        <w:r w:rsidR="00E9327A" w:rsidRPr="00BA51D4" w:rsidDel="008C2B3F">
          <w:rPr>
            <w:rFonts w:hint="eastAsia"/>
            <w:color w:val="FF0000"/>
            <w:sz w:val="18"/>
            <w:bdr w:val="single" w:sz="4" w:space="0" w:color="FF0000"/>
          </w:rPr>
          <w:delText>图</w:delText>
        </w:r>
        <w:r w:rsidR="00EB7838" w:rsidRPr="00BA51D4" w:rsidDel="008C2B3F">
          <w:rPr>
            <w:rFonts w:hint="eastAsia"/>
            <w:color w:val="FF0000"/>
            <w:sz w:val="18"/>
            <w:bdr w:val="single" w:sz="4" w:space="0" w:color="FF0000"/>
          </w:rPr>
          <w:delText>内容</w:delText>
        </w:r>
        <w:r w:rsidR="002A0175" w:rsidRPr="00BA51D4" w:rsidDel="008C2B3F">
          <w:rPr>
            <w:rFonts w:hint="eastAsia"/>
            <w:color w:val="FF0000"/>
            <w:sz w:val="18"/>
            <w:bdr w:val="single" w:sz="4" w:space="0" w:color="FF0000"/>
          </w:rPr>
          <w:delText>（</w:delText>
        </w:r>
        <w:r w:rsidR="00660EBA" w:rsidRPr="00BA51D4" w:rsidDel="008C2B3F">
          <w:rPr>
            <w:rFonts w:hint="eastAsia"/>
            <w:color w:val="FF0000"/>
            <w:sz w:val="18"/>
            <w:bdr w:val="single" w:sz="4" w:space="0" w:color="FF0000"/>
          </w:rPr>
          <w:delText>标目、</w:delText>
        </w:r>
        <w:r w:rsidR="002A0175" w:rsidRPr="00BA51D4" w:rsidDel="008C2B3F">
          <w:rPr>
            <w:rFonts w:hint="eastAsia"/>
            <w:color w:val="FF0000"/>
            <w:sz w:val="18"/>
            <w:bdr w:val="single" w:sz="4" w:space="0" w:color="FF0000"/>
          </w:rPr>
          <w:delText>图例、</w:delText>
        </w:r>
        <w:r w:rsidR="00660EBA" w:rsidRPr="00BA51D4" w:rsidDel="008C2B3F">
          <w:rPr>
            <w:rFonts w:hint="eastAsia"/>
            <w:color w:val="FF0000"/>
            <w:sz w:val="18"/>
            <w:bdr w:val="single" w:sz="4" w:space="0" w:color="FF0000"/>
          </w:rPr>
          <w:delText>图注</w:delText>
        </w:r>
        <w:r w:rsidR="002A0175" w:rsidRPr="00BA51D4" w:rsidDel="008C2B3F">
          <w:rPr>
            <w:rFonts w:hint="eastAsia"/>
            <w:color w:val="FF0000"/>
            <w:sz w:val="18"/>
            <w:bdr w:val="single" w:sz="4" w:space="0" w:color="FF0000"/>
          </w:rPr>
          <w:delText>）</w:delText>
        </w:r>
        <w:r w:rsidR="00EB7838" w:rsidRPr="00BA51D4" w:rsidDel="008C2B3F">
          <w:rPr>
            <w:color w:val="FF0000"/>
            <w:sz w:val="18"/>
            <w:bdr w:val="single" w:sz="4" w:space="0" w:color="FF0000"/>
          </w:rPr>
          <w:delText>尽量用中文</w:delText>
        </w:r>
        <w:r w:rsidR="0065424D" w:rsidRPr="00BA51D4" w:rsidDel="008C2B3F">
          <w:rPr>
            <w:rFonts w:hint="eastAsia"/>
            <w:color w:val="FF0000"/>
            <w:sz w:val="18"/>
            <w:bdr w:val="single" w:sz="4" w:space="0" w:color="FF0000"/>
          </w:rPr>
          <w:delText>，除变量、</w:delText>
        </w:r>
        <w:r w:rsidR="00167F3D" w:rsidRPr="00BA51D4" w:rsidDel="008C2B3F">
          <w:rPr>
            <w:rFonts w:hint="eastAsia"/>
            <w:color w:val="FF0000"/>
            <w:sz w:val="18"/>
            <w:bdr w:val="single" w:sz="4" w:space="0" w:color="FF0000"/>
          </w:rPr>
          <w:delText>名称</w:delText>
        </w:r>
        <w:r w:rsidR="0065424D" w:rsidRPr="00BA51D4" w:rsidDel="008C2B3F">
          <w:rPr>
            <w:rFonts w:hint="eastAsia"/>
            <w:color w:val="FF0000"/>
            <w:sz w:val="18"/>
            <w:bdr w:val="single" w:sz="4" w:space="0" w:color="FF0000"/>
          </w:rPr>
          <w:delText>缩写外。图的背景颜色若无特殊考虑，尽量去掉，否则影响印刷效果。</w:delText>
        </w:r>
        <w:r w:rsidR="00BA51D4" w:rsidRPr="00BA51D4" w:rsidDel="008C2B3F">
          <w:rPr>
            <w:rFonts w:hint="eastAsia"/>
            <w:color w:val="FF0000"/>
            <w:sz w:val="18"/>
            <w:bdr w:val="single" w:sz="4" w:space="0" w:color="FF0000"/>
          </w:rPr>
          <w:delText>两个图有联系，不要分图。</w:delText>
        </w:r>
      </w:del>
    </w:p>
    <w:p w14:paraId="6C3D815A" w14:textId="533DFC5D" w:rsidR="00A51D7E" w:rsidRPr="0065424D" w:rsidDel="008C2B3F" w:rsidRDefault="00A51D7E">
      <w:pPr>
        <w:spacing w:line="340" w:lineRule="exact"/>
        <w:rPr>
          <w:del w:id="1251" w:author="xujiawei" w:date="2022-09-06T17:20:00Z"/>
          <w:color w:val="000000"/>
        </w:rPr>
        <w:sectPr w:rsidR="00A51D7E" w:rsidRPr="0065424D" w:rsidDel="008C2B3F" w:rsidSect="00AE4490">
          <w:type w:val="continuous"/>
          <w:pgSz w:w="11906" w:h="16838" w:code="9"/>
          <w:pgMar w:top="1246" w:right="964" w:bottom="851" w:left="964" w:header="851" w:footer="992" w:gutter="0"/>
          <w:cols w:space="720"/>
          <w:docGrid w:type="lines" w:linePitch="312"/>
        </w:sectPr>
        <w:pPrChange w:id="1252" w:author="xujiawei" w:date="2022-09-06T17:41:00Z">
          <w:pPr>
            <w:spacing w:afterLines="50" w:after="156" w:line="360" w:lineRule="exact"/>
            <w:jc w:val="center"/>
          </w:pPr>
        </w:pPrChange>
      </w:pPr>
    </w:p>
    <w:p w14:paraId="0E984FB6" w14:textId="6A9FF3C4" w:rsidR="00386705" w:rsidDel="00986127" w:rsidRDefault="00386705">
      <w:pPr>
        <w:spacing w:line="340" w:lineRule="exact"/>
        <w:rPr>
          <w:del w:id="1253" w:author="xujiawei" w:date="2022-08-09T16:40:00Z"/>
        </w:rPr>
      </w:pPr>
      <w:del w:id="1254" w:author="xujiawei" w:date="2022-08-09T16:40:00Z">
        <w:r w:rsidRPr="009F1D09" w:rsidDel="00EE1591">
          <w:rPr>
            <w:rFonts w:eastAsia="黑体" w:hint="eastAsia"/>
            <w:b/>
            <w:bCs/>
            <w:sz w:val="24"/>
          </w:rPr>
          <w:delText>3</w:delText>
        </w:r>
        <w:r w:rsidR="009173D4" w:rsidRPr="009F1D09" w:rsidDel="00EE1591">
          <w:rPr>
            <w:rFonts w:ascii="黑体" w:eastAsia="黑体" w:hint="eastAsia"/>
            <w:sz w:val="24"/>
          </w:rPr>
          <w:delText>基于</w:delText>
        </w:r>
        <w:r w:rsidR="009173D4" w:rsidRPr="009F1D09" w:rsidDel="00EE1591">
          <w:rPr>
            <w:rFonts w:ascii="黑体" w:eastAsia="黑体"/>
            <w:sz w:val="24"/>
          </w:rPr>
          <w:delText>张量表示</w:delText>
        </w:r>
        <w:r w:rsidR="008A16AE" w:rsidRPr="009F1D09" w:rsidDel="00EE1591">
          <w:rPr>
            <w:rFonts w:ascii="黑体" w:eastAsia="黑体"/>
            <w:sz w:val="24"/>
          </w:rPr>
          <w:delText>的聚类</w:delText>
        </w:r>
        <w:r w:rsidR="008A16AE" w:rsidRPr="009F1D09" w:rsidDel="00EE1591">
          <w:rPr>
            <w:rFonts w:ascii="黑体" w:eastAsia="黑体" w:hint="eastAsia"/>
            <w:sz w:val="24"/>
          </w:rPr>
          <w:delText>过程</w:delText>
        </w:r>
      </w:del>
    </w:p>
    <w:p w14:paraId="0436AFE5" w14:textId="05BF3EA7" w:rsidR="00AE4490" w:rsidDel="00986127" w:rsidRDefault="004774F0">
      <w:pPr>
        <w:spacing w:line="340" w:lineRule="exact"/>
        <w:rPr>
          <w:del w:id="1255" w:author="xujiawei" w:date="2022-08-09T15:35:00Z"/>
          <w:rFonts w:ascii="宋体" w:hAnsi="宋体"/>
          <w:color w:val="000000"/>
          <w:szCs w:val="21"/>
        </w:rPr>
      </w:pPr>
      <w:del w:id="1256" w:author="xujiawei" w:date="2022-08-09T15:35:00Z">
        <w:r w:rsidRPr="009F1D09" w:rsidDel="00916324">
          <w:rPr>
            <w:rFonts w:ascii="宋体" w:hAnsi="宋体" w:hint="eastAsia"/>
            <w:color w:val="000000"/>
            <w:szCs w:val="21"/>
          </w:rPr>
          <w:delText>本节</w:delText>
        </w:r>
        <w:r w:rsidR="00AE4490" w:rsidRPr="009F1D09" w:rsidDel="00916324">
          <w:rPr>
            <w:rFonts w:ascii="宋体" w:hAnsi="宋体"/>
            <w:color w:val="000000"/>
            <w:szCs w:val="21"/>
          </w:rPr>
          <w:delText>详细介绍</w:delText>
        </w:r>
        <w:r w:rsidR="00AE4490" w:rsidRPr="009F1D09" w:rsidDel="00916324">
          <w:rPr>
            <w:rFonts w:ascii="宋体" w:hAnsi="宋体" w:hint="eastAsia"/>
            <w:color w:val="000000"/>
            <w:szCs w:val="21"/>
          </w:rPr>
          <w:delText>如何</w:delText>
        </w:r>
        <w:r w:rsidR="00AE4490" w:rsidRPr="009F1D09" w:rsidDel="00916324">
          <w:rPr>
            <w:rFonts w:ascii="宋体" w:hAnsi="宋体"/>
            <w:color w:val="000000"/>
            <w:szCs w:val="21"/>
          </w:rPr>
          <w:delText>根据给定的入口</w:delText>
        </w:r>
        <w:r w:rsidR="00AE4490" w:rsidRPr="009F1D09" w:rsidDel="00916324">
          <w:rPr>
            <w:i/>
            <w:color w:val="000000"/>
            <w:szCs w:val="21"/>
          </w:rPr>
          <w:delText>entry</w:delText>
        </w:r>
        <w:r w:rsidR="00AE4490" w:rsidRPr="009F1D09" w:rsidDel="00916324">
          <w:rPr>
            <w:color w:val="000000"/>
            <w:szCs w:val="21"/>
          </w:rPr>
          <w:delText>(</w:delText>
        </w:r>
        <w:r w:rsidR="00AE4490" w:rsidRPr="009F1D09" w:rsidDel="00916324">
          <w:rPr>
            <w:i/>
            <w:color w:val="000000"/>
            <w:szCs w:val="21"/>
          </w:rPr>
          <w:delText>source</w:delText>
        </w:r>
        <w:r w:rsidR="00412A54" w:rsidRPr="009F1D09" w:rsidDel="00916324">
          <w:rPr>
            <w:color w:val="000000"/>
            <w:szCs w:val="21"/>
          </w:rPr>
          <w:delText>，</w:delText>
        </w:r>
        <w:r w:rsidR="00AE4490" w:rsidRPr="009F1D09" w:rsidDel="00916324">
          <w:rPr>
            <w:i/>
            <w:color w:val="000000"/>
            <w:szCs w:val="21"/>
          </w:rPr>
          <w:delText>target</w:delText>
        </w:r>
        <w:r w:rsidR="00AE4490" w:rsidRPr="009F1D09" w:rsidDel="00916324">
          <w:rPr>
            <w:color w:val="000000"/>
            <w:szCs w:val="21"/>
          </w:rPr>
          <w:delText>)</w:delText>
        </w:r>
        <w:r w:rsidR="00AE4490" w:rsidRPr="009F1D09" w:rsidDel="00916324">
          <w:rPr>
            <w:rFonts w:ascii="宋体" w:hAnsi="宋体" w:hint="eastAsia"/>
            <w:color w:val="000000"/>
            <w:szCs w:val="21"/>
          </w:rPr>
          <w:delText>搜索</w:delText>
        </w:r>
        <w:r w:rsidR="00AE4490" w:rsidRPr="009F1D09" w:rsidDel="00916324">
          <w:rPr>
            <w:rFonts w:ascii="宋体" w:hAnsi="宋体"/>
            <w:color w:val="000000"/>
            <w:szCs w:val="21"/>
          </w:rPr>
          <w:delText>张量索引树</w:delText>
        </w:r>
        <w:r w:rsidR="00412A54" w:rsidRPr="009F1D09" w:rsidDel="00916324">
          <w:rPr>
            <w:rFonts w:ascii="宋体" w:hAnsi="宋体" w:hint="eastAsia"/>
            <w:color w:val="000000"/>
            <w:szCs w:val="21"/>
          </w:rPr>
          <w:delText>，</w:delText>
        </w:r>
        <w:r w:rsidR="004C3D8D" w:rsidRPr="009F1D09" w:rsidDel="00916324">
          <w:rPr>
            <w:rFonts w:ascii="宋体" w:hAnsi="宋体" w:hint="eastAsia"/>
            <w:color w:val="000000"/>
            <w:szCs w:val="21"/>
          </w:rPr>
          <w:delText>进而</w:delText>
        </w:r>
        <w:r w:rsidR="00AE4490" w:rsidRPr="009F1D09" w:rsidDel="00916324">
          <w:rPr>
            <w:rFonts w:ascii="宋体" w:hAnsi="宋体" w:hint="eastAsia"/>
            <w:color w:val="000000"/>
            <w:szCs w:val="21"/>
          </w:rPr>
          <w:delText>使用聚类</w:delText>
        </w:r>
        <w:r w:rsidR="00AE4490" w:rsidRPr="009F1D09" w:rsidDel="00916324">
          <w:rPr>
            <w:rFonts w:ascii="宋体" w:hAnsi="宋体"/>
            <w:color w:val="000000"/>
            <w:szCs w:val="21"/>
          </w:rPr>
          <w:delText>方法</w:delText>
        </w:r>
        <w:r w:rsidR="00AE4490" w:rsidRPr="009F1D09" w:rsidDel="00916324">
          <w:rPr>
            <w:rFonts w:ascii="宋体" w:hAnsi="宋体" w:hint="eastAsia"/>
            <w:color w:val="000000"/>
            <w:szCs w:val="21"/>
          </w:rPr>
          <w:delText>发现</w:delText>
        </w:r>
        <w:r w:rsidR="00AE4490" w:rsidRPr="009F1D09" w:rsidDel="00916324">
          <w:rPr>
            <w:rFonts w:ascii="宋体" w:hAnsi="宋体"/>
            <w:color w:val="000000"/>
            <w:szCs w:val="21"/>
          </w:rPr>
          <w:delText>异质网络中存在的离群点</w:delText>
        </w:r>
        <w:r w:rsidR="00AE4490" w:rsidRPr="009F1D09" w:rsidDel="00916324">
          <w:rPr>
            <w:rFonts w:ascii="宋体" w:hAnsi="宋体" w:hint="eastAsia"/>
            <w:color w:val="000000"/>
            <w:szCs w:val="21"/>
          </w:rPr>
          <w:delText>(即</w:delText>
        </w:r>
        <w:r w:rsidR="00AE4490" w:rsidRPr="009F1D09" w:rsidDel="00916324">
          <w:rPr>
            <w:rFonts w:ascii="宋体" w:hAnsi="宋体"/>
            <w:color w:val="000000"/>
            <w:szCs w:val="21"/>
          </w:rPr>
          <w:delText>源节点相对于目标类别是否离群</w:delText>
        </w:r>
        <w:r w:rsidR="00AE4490" w:rsidRPr="009F1D09" w:rsidDel="00916324">
          <w:rPr>
            <w:rFonts w:ascii="宋体" w:hAnsi="宋体" w:hint="eastAsia"/>
            <w:color w:val="000000"/>
            <w:szCs w:val="21"/>
          </w:rPr>
          <w:delText>)</w:delText>
        </w:r>
        <w:r w:rsidR="00412A54" w:rsidRPr="009F1D09" w:rsidDel="00916324">
          <w:rPr>
            <w:rFonts w:ascii="宋体" w:hAnsi="宋体"/>
            <w:color w:val="000000"/>
            <w:szCs w:val="21"/>
          </w:rPr>
          <w:delText>．</w:delText>
        </w:r>
        <w:r w:rsidR="00AE4490" w:rsidRPr="009F1D09" w:rsidDel="00916324">
          <w:rPr>
            <w:rFonts w:ascii="宋体" w:hAnsi="宋体" w:hint="eastAsia"/>
            <w:color w:val="000000"/>
            <w:szCs w:val="21"/>
          </w:rPr>
          <w:delText>张量</w:delText>
        </w:r>
        <w:r w:rsidR="00AE4490" w:rsidRPr="009F1D09" w:rsidDel="00916324">
          <w:rPr>
            <w:rFonts w:ascii="宋体" w:hAnsi="宋体"/>
            <w:color w:val="000000"/>
            <w:szCs w:val="21"/>
          </w:rPr>
          <w:delText>索引树</w:delText>
        </w:r>
        <w:r w:rsidR="00AE4490" w:rsidRPr="009F1D09" w:rsidDel="00916324">
          <w:rPr>
            <w:rFonts w:ascii="宋体" w:hAnsi="宋体" w:hint="eastAsia"/>
            <w:color w:val="000000"/>
            <w:szCs w:val="21"/>
          </w:rPr>
          <w:delText>可以根据</w:delText>
        </w:r>
        <w:r w:rsidR="00AE4490" w:rsidRPr="009F1D09" w:rsidDel="00916324">
          <w:rPr>
            <w:rFonts w:ascii="宋体" w:hAnsi="宋体"/>
            <w:color w:val="000000"/>
            <w:szCs w:val="21"/>
          </w:rPr>
          <w:delText>给定入口快速</w:delText>
        </w:r>
        <w:r w:rsidR="00AE4490" w:rsidRPr="009F1D09" w:rsidDel="00916324">
          <w:rPr>
            <w:rFonts w:ascii="宋体" w:hAnsi="宋体" w:hint="eastAsia"/>
            <w:color w:val="000000"/>
            <w:szCs w:val="21"/>
          </w:rPr>
          <w:delText>定位</w:delText>
        </w:r>
        <w:r w:rsidR="00AE4490" w:rsidRPr="009F1D09" w:rsidDel="00916324">
          <w:rPr>
            <w:rFonts w:ascii="宋体" w:hAnsi="宋体"/>
            <w:color w:val="000000"/>
            <w:szCs w:val="21"/>
          </w:rPr>
          <w:delText>相关的异质信息</w:delText>
        </w:r>
        <w:r w:rsidR="00412A54" w:rsidRPr="009F1D09" w:rsidDel="00916324">
          <w:rPr>
            <w:rFonts w:ascii="宋体" w:hAnsi="宋体" w:hint="eastAsia"/>
            <w:color w:val="000000"/>
            <w:szCs w:val="21"/>
          </w:rPr>
          <w:delText>．</w:delText>
        </w:r>
        <w:r w:rsidR="002348C3" w:rsidDel="00916324">
          <w:rPr>
            <w:rFonts w:ascii="宋体" w:hAnsi="宋体" w:hint="eastAsia"/>
            <w:color w:val="000000"/>
            <w:szCs w:val="21"/>
          </w:rPr>
          <w:delText>……</w:delText>
        </w:r>
      </w:del>
    </w:p>
    <w:p w14:paraId="41068F33" w14:textId="77777777" w:rsidR="00386705" w:rsidRPr="009F1D09" w:rsidDel="00916324" w:rsidRDefault="00F65B01">
      <w:pPr>
        <w:spacing w:line="340" w:lineRule="exact"/>
        <w:rPr>
          <w:del w:id="1257" w:author="xujiawei" w:date="2022-08-09T15:35:00Z"/>
          <w:color w:val="000000"/>
          <w:szCs w:val="21"/>
        </w:rPr>
        <w:pPrChange w:id="1258" w:author="xujiawei" w:date="2022-09-06T17:41:00Z">
          <w:pPr>
            <w:ind w:leftChars="150" w:left="315" w:firstLineChars="50" w:firstLine="90"/>
          </w:pPr>
        </w:pPrChange>
      </w:pPr>
      <w:del w:id="1259" w:author="xujiawei" w:date="2022-08-09T15:35:00Z">
        <w:r w:rsidRPr="00F65B01" w:rsidDel="00916324">
          <w:rPr>
            <w:rFonts w:hint="eastAsia"/>
            <w:color w:val="FF0000"/>
            <w:sz w:val="18"/>
            <w:szCs w:val="18"/>
            <w:bdr w:val="single" w:sz="4" w:space="0" w:color="FF0000"/>
          </w:rPr>
          <w:delText>公式用</w:delText>
        </w:r>
        <w:r w:rsidRPr="00F65B01" w:rsidDel="00916324">
          <w:rPr>
            <w:rFonts w:hint="eastAsia"/>
            <w:color w:val="FF0000"/>
            <w:sz w:val="18"/>
            <w:szCs w:val="18"/>
            <w:bdr w:val="single" w:sz="4" w:space="0" w:color="FF0000"/>
          </w:rPr>
          <w:delText>office2003</w:delText>
        </w:r>
        <w:r w:rsidRPr="00F65B01" w:rsidDel="00916324">
          <w:rPr>
            <w:rFonts w:hint="eastAsia"/>
            <w:color w:val="FF0000"/>
            <w:sz w:val="18"/>
            <w:szCs w:val="18"/>
            <w:bdr w:val="single" w:sz="4" w:space="0" w:color="FF0000"/>
          </w:rPr>
          <w:delText>编辑器或者</w:delText>
        </w:r>
        <w:r w:rsidRPr="00F65B01" w:rsidDel="00916324">
          <w:rPr>
            <w:rFonts w:hint="eastAsia"/>
            <w:color w:val="FF0000"/>
            <w:sz w:val="18"/>
            <w:szCs w:val="18"/>
            <w:bdr w:val="single" w:sz="4" w:space="0" w:color="FF0000"/>
          </w:rPr>
          <w:delText>mathtype</w:delText>
        </w:r>
        <w:r w:rsidRPr="00F65B01" w:rsidDel="00916324">
          <w:rPr>
            <w:rFonts w:hint="eastAsia"/>
            <w:color w:val="FF0000"/>
            <w:sz w:val="18"/>
            <w:szCs w:val="18"/>
            <w:bdr w:val="single" w:sz="4" w:space="0" w:color="FF0000"/>
          </w:rPr>
          <w:delText>录入，可编辑。</w:delText>
        </w:r>
        <w:r w:rsidR="007A730F" w:rsidRPr="009F1D09" w:rsidDel="00916324">
          <w:rPr>
            <w:color w:val="000000"/>
            <w:szCs w:val="21"/>
          </w:rPr>
          <w:delText>短文本权值的定义</w:delText>
        </w:r>
        <w:r w:rsidDel="00916324">
          <w:rPr>
            <w:rFonts w:hint="eastAsia"/>
            <w:color w:val="000000"/>
            <w:szCs w:val="21"/>
          </w:rPr>
          <w:delText>为</w:delText>
        </w:r>
      </w:del>
    </w:p>
    <w:p w14:paraId="33B07B68" w14:textId="5528D894" w:rsidR="00AE4490" w:rsidRPr="009F1D09" w:rsidDel="00916324" w:rsidRDefault="000B4EB4">
      <w:pPr>
        <w:spacing w:line="340" w:lineRule="exact"/>
        <w:rPr>
          <w:del w:id="1260" w:author="xujiawei" w:date="2022-08-09T15:35:00Z"/>
          <w:color w:val="000000"/>
          <w:szCs w:val="21"/>
        </w:rPr>
        <w:pPrChange w:id="1261" w:author="xujiawei" w:date="2022-09-06T17:41:00Z">
          <w:pPr>
            <w:ind w:firstLineChars="200" w:firstLine="420"/>
            <w:jc w:val="right"/>
          </w:pPr>
        </w:pPrChange>
      </w:pPr>
      <w:del w:id="1262" w:author="xujiawei" w:date="2022-08-09T15:31:00Z">
        <w:r w:rsidRPr="0061274D" w:rsidDel="003A3B3B">
          <w:rPr>
            <w:color w:val="000000"/>
            <w:position w:val="-30"/>
          </w:rPr>
          <w:object w:dxaOrig="2140" w:dyaOrig="1040" w14:anchorId="656076A4">
            <v:shape id="_x0000_i1048" type="#_x0000_t75" style="width:107.25pt;height:51.45pt" o:ole="">
              <v:imagedata r:id="rId60" o:title=""/>
            </v:shape>
            <o:OLEObject Type="Embed" ProgID="Equation.DSMT4" ShapeID="_x0000_i1048" DrawAspect="Content" ObjectID="_1724166659" r:id="rId61"/>
          </w:object>
        </w:r>
      </w:del>
      <w:del w:id="1263" w:author="xujiawei" w:date="2022-08-09T15:35:00Z">
        <w:r w:rsidR="0048792B" w:rsidRPr="009F1D09" w:rsidDel="00916324">
          <w:rPr>
            <w:rFonts w:hint="eastAsia"/>
            <w:color w:val="000000"/>
          </w:rPr>
          <w:delText>,</w:delText>
        </w:r>
        <w:r w:rsidR="0005687D" w:rsidRPr="009F1D09" w:rsidDel="00916324">
          <w:rPr>
            <w:color w:val="000000"/>
          </w:rPr>
          <w:delText xml:space="preserve">       (1)</w:delText>
        </w:r>
      </w:del>
    </w:p>
    <w:p w14:paraId="147B237E" w14:textId="7EB059B1" w:rsidR="00AE4490" w:rsidRPr="009F1D09" w:rsidDel="00916324" w:rsidRDefault="00AE4490">
      <w:pPr>
        <w:spacing w:line="340" w:lineRule="exact"/>
        <w:rPr>
          <w:del w:id="1264" w:author="xujiawei" w:date="2022-08-09T15:35:00Z"/>
          <w:rFonts w:ascii="宋体" w:hAnsi="宋体"/>
          <w:color w:val="000000"/>
          <w:szCs w:val="21"/>
        </w:rPr>
        <w:pPrChange w:id="1265" w:author="xujiawei" w:date="2022-09-06T17:41:00Z">
          <w:pPr/>
        </w:pPrChange>
      </w:pPr>
      <w:del w:id="1266" w:author="xujiawei" w:date="2022-08-09T15:35:00Z">
        <w:r w:rsidRPr="009F1D09" w:rsidDel="00916324">
          <w:rPr>
            <w:rFonts w:ascii="宋体" w:hAnsi="宋体" w:hint="eastAsia"/>
            <w:color w:val="000000"/>
            <w:szCs w:val="21"/>
          </w:rPr>
          <w:delText>其中</w:delText>
        </w:r>
        <w:r w:rsidR="00412A54" w:rsidRPr="009F1D09" w:rsidDel="00916324">
          <w:rPr>
            <w:rFonts w:ascii="宋体" w:hAnsi="宋体" w:hint="eastAsia"/>
            <w:color w:val="000000"/>
            <w:szCs w:val="21"/>
          </w:rPr>
          <w:delText>，</w:delText>
        </w:r>
        <w:r w:rsidR="00A21749" w:rsidRPr="009F1D09" w:rsidDel="00916324">
          <w:rPr>
            <w:i/>
            <w:color w:val="000000"/>
          </w:rPr>
          <w:delText>N</w:delText>
        </w:r>
        <w:r w:rsidR="00A21749" w:rsidRPr="009F1D09" w:rsidDel="00916324">
          <w:rPr>
            <w:i/>
            <w:color w:val="000000"/>
            <w:vertAlign w:val="subscript"/>
          </w:rPr>
          <w:delText>DIS</w:delText>
        </w:r>
        <w:r w:rsidR="00FB2257" w:rsidRPr="009F1D09" w:rsidDel="00916324">
          <w:rPr>
            <w:rFonts w:hint="eastAsia"/>
            <w:color w:val="000000"/>
          </w:rPr>
          <w:delText>和</w:delText>
        </w:r>
        <w:r w:rsidR="00A21749" w:rsidRPr="009F1D09" w:rsidDel="00916324">
          <w:rPr>
            <w:i/>
            <w:color w:val="000000"/>
          </w:rPr>
          <w:delText>N</w:delText>
        </w:r>
        <w:r w:rsidR="00A21749" w:rsidRPr="009F1D09" w:rsidDel="00916324">
          <w:rPr>
            <w:i/>
            <w:color w:val="000000"/>
            <w:vertAlign w:val="subscript"/>
          </w:rPr>
          <w:delText>IIS</w:delText>
        </w:r>
        <w:r w:rsidR="006851CC" w:rsidRPr="009F1D09" w:rsidDel="00916324">
          <w:rPr>
            <w:rFonts w:ascii="宋体" w:hAnsi="宋体"/>
            <w:color w:val="000000"/>
            <w:szCs w:val="21"/>
          </w:rPr>
          <w:fldChar w:fldCharType="begin"/>
        </w:r>
        <w:r w:rsidR="006851CC" w:rsidRPr="009F1D09" w:rsidDel="00916324">
          <w:rPr>
            <w:rFonts w:ascii="宋体" w:hAnsi="宋体"/>
            <w:color w:val="000000"/>
            <w:szCs w:val="21"/>
          </w:rPr>
          <w:delInstrText xml:space="preserve"> QUOTE </w:delInstrText>
        </w:r>
      </w:del>
      <m:oMath>
        <m:sSub>
          <m:sSubPr>
            <m:ctrlPr>
              <w:del w:id="1267" w:author="xujiawei" w:date="2022-08-09T16:40:00Z">
                <w:rPr>
                  <w:rFonts w:ascii="Cambria Math" w:hAnsi="Cambria Math"/>
                  <w:i/>
                  <w:color w:val="000000"/>
                  <w:szCs w:val="21"/>
                </w:rPr>
              </w:del>
            </m:ctrlPr>
          </m:sSubPr>
          <m:e>
            <m:r>
              <w:del w:id="1268" w:author="xujiawei" w:date="2022-08-09T16:40:00Z">
                <m:rPr>
                  <m:sty m:val="p"/>
                </m:rPr>
                <w:rPr>
                  <w:rFonts w:ascii="Cambria Math" w:hAnsi="Cambria Math"/>
                  <w:color w:val="000000"/>
                  <w:szCs w:val="21"/>
                </w:rPr>
                <m:t>N</m:t>
              </w:del>
            </m:r>
          </m:e>
          <m:sub>
            <m:r>
              <w:del w:id="1269" w:author="xujiawei" w:date="2022-08-09T16:40:00Z">
                <m:rPr>
                  <m:sty m:val="p"/>
                </m:rPr>
                <w:rPr>
                  <w:rFonts w:ascii="Cambria Math" w:hAnsi="Cambria Math"/>
                  <w:color w:val="000000"/>
                  <w:szCs w:val="21"/>
                </w:rPr>
                <m:t>DIS</m:t>
              </w:del>
            </m:r>
          </m:sub>
        </m:sSub>
      </m:oMath>
      <w:del w:id="1270" w:author="xujiawei" w:date="2022-08-09T15:35:00Z">
        <w:r w:rsidR="006851CC" w:rsidRPr="009F1D09" w:rsidDel="00916324">
          <w:rPr>
            <w:rFonts w:ascii="宋体" w:hAnsi="宋体"/>
            <w:color w:val="000000"/>
            <w:szCs w:val="21"/>
          </w:rPr>
          <w:delInstrText xml:space="preserve"> </w:delInstrText>
        </w:r>
        <w:r w:rsidR="006851CC" w:rsidRPr="009F1D09" w:rsidDel="00916324">
          <w:rPr>
            <w:rFonts w:ascii="宋体" w:hAnsi="宋体"/>
            <w:color w:val="000000"/>
            <w:szCs w:val="21"/>
          </w:rPr>
          <w:fldChar w:fldCharType="end"/>
        </w:r>
        <w:r w:rsidRPr="009F1D09" w:rsidDel="00916324">
          <w:rPr>
            <w:rFonts w:ascii="宋体" w:hAnsi="宋体" w:hint="eastAsia"/>
            <w:color w:val="000000"/>
            <w:szCs w:val="21"/>
          </w:rPr>
          <w:delText>分别</w:delText>
        </w:r>
        <w:r w:rsidRPr="009F1D09" w:rsidDel="00916324">
          <w:rPr>
            <w:rFonts w:ascii="宋体" w:hAnsi="宋体"/>
            <w:color w:val="000000"/>
            <w:szCs w:val="21"/>
          </w:rPr>
          <w:delText>为直接项集和间接项集</w:delText>
        </w:r>
        <w:r w:rsidRPr="009F1D09" w:rsidDel="00916324">
          <w:rPr>
            <w:rFonts w:ascii="宋体" w:hAnsi="宋体" w:hint="eastAsia"/>
            <w:color w:val="000000"/>
            <w:szCs w:val="21"/>
          </w:rPr>
          <w:delText>中项</w:delText>
        </w:r>
        <w:r w:rsidRPr="009F1D09" w:rsidDel="00916324">
          <w:rPr>
            <w:rFonts w:ascii="宋体" w:hAnsi="宋体"/>
            <w:color w:val="000000"/>
            <w:szCs w:val="21"/>
          </w:rPr>
          <w:delText>的数量</w:delText>
        </w:r>
        <w:r w:rsidRPr="009F1D09" w:rsidDel="00916324">
          <w:rPr>
            <w:rFonts w:ascii="宋体" w:hAnsi="宋体" w:hint="eastAsia"/>
            <w:color w:val="000000"/>
            <w:szCs w:val="21"/>
          </w:rPr>
          <w:delText>(</w:delText>
        </w:r>
        <w:r w:rsidR="00824D57" w:rsidRPr="009F1D09" w:rsidDel="00916324">
          <w:rPr>
            <w:color w:val="000000"/>
            <w:szCs w:val="21"/>
          </w:rPr>
          <w:delText>1</w:delText>
        </w:r>
        <w:r w:rsidRPr="009F1D09" w:rsidDel="00916324">
          <w:rPr>
            <w:rFonts w:ascii="宋体" w:hAnsi="宋体" w:hint="eastAsia"/>
            <w:color w:val="000000"/>
            <w:szCs w:val="21"/>
          </w:rPr>
          <w:delText>条</w:delText>
        </w:r>
        <w:r w:rsidRPr="009F1D09" w:rsidDel="00916324">
          <w:rPr>
            <w:rFonts w:ascii="宋体" w:hAnsi="宋体"/>
            <w:color w:val="000000"/>
            <w:szCs w:val="21"/>
          </w:rPr>
          <w:delText>路径中的</w:delText>
        </w:r>
        <w:r w:rsidRPr="009F1D09" w:rsidDel="00916324">
          <w:rPr>
            <w:rFonts w:ascii="宋体" w:hAnsi="宋体" w:hint="eastAsia"/>
            <w:color w:val="000000"/>
            <w:szCs w:val="21"/>
          </w:rPr>
          <w:delText>数据</w:delText>
        </w:r>
        <w:r w:rsidRPr="009F1D09" w:rsidDel="00916324">
          <w:rPr>
            <w:rFonts w:ascii="宋体" w:hAnsi="宋体"/>
            <w:color w:val="000000"/>
            <w:szCs w:val="21"/>
          </w:rPr>
          <w:delText>集合</w:delText>
        </w:r>
        <w:r w:rsidR="007A730F" w:rsidRPr="009F1D09" w:rsidDel="00916324">
          <w:rPr>
            <w:rFonts w:ascii="宋体" w:hAnsi="宋体"/>
            <w:color w:val="000000"/>
            <w:szCs w:val="21"/>
          </w:rPr>
          <w:delText>称</w:delText>
        </w:r>
        <w:r w:rsidRPr="009F1D09" w:rsidDel="00916324">
          <w:rPr>
            <w:rFonts w:ascii="宋体" w:hAnsi="宋体"/>
            <w:color w:val="000000"/>
            <w:szCs w:val="21"/>
          </w:rPr>
          <w:delText>为</w:delText>
        </w:r>
        <w:r w:rsidR="00824D57" w:rsidRPr="009F1D09" w:rsidDel="00916324">
          <w:rPr>
            <w:rFonts w:ascii="宋体" w:hAnsi="宋体" w:hint="eastAsia"/>
            <w:color w:val="000000"/>
            <w:szCs w:val="21"/>
          </w:rPr>
          <w:delText>1</w:delText>
        </w:r>
        <w:r w:rsidR="007A730F" w:rsidRPr="009F1D09" w:rsidDel="00916324">
          <w:rPr>
            <w:rFonts w:ascii="宋体" w:hAnsi="宋体" w:hint="eastAsia"/>
            <w:color w:val="000000"/>
            <w:szCs w:val="21"/>
          </w:rPr>
          <w:delText>条</w:delText>
        </w:r>
        <w:r w:rsidRPr="009F1D09" w:rsidDel="00916324">
          <w:rPr>
            <w:rFonts w:ascii="宋体" w:hAnsi="宋体"/>
            <w:color w:val="000000"/>
            <w:szCs w:val="21"/>
          </w:rPr>
          <w:delText>项</w:delText>
        </w:r>
        <w:r w:rsidR="007A730F" w:rsidRPr="009F1D09" w:rsidDel="00916324">
          <w:rPr>
            <w:rFonts w:ascii="宋体" w:hAnsi="宋体" w:hint="eastAsia"/>
            <w:color w:val="000000"/>
            <w:szCs w:val="21"/>
          </w:rPr>
          <w:delText>集</w:delText>
        </w:r>
        <w:r w:rsidR="00412A54" w:rsidRPr="009F1D09" w:rsidDel="00916324">
          <w:rPr>
            <w:rFonts w:ascii="宋体" w:hAnsi="宋体" w:hint="eastAsia"/>
            <w:color w:val="000000"/>
            <w:szCs w:val="21"/>
          </w:rPr>
          <w:delText>，</w:delText>
        </w:r>
        <w:r w:rsidRPr="009F1D09" w:rsidDel="00916324">
          <w:rPr>
            <w:rFonts w:ascii="宋体" w:hAnsi="宋体" w:hint="eastAsia"/>
            <w:color w:val="000000"/>
            <w:szCs w:val="21"/>
          </w:rPr>
          <w:delText>也</w:delText>
        </w:r>
        <w:r w:rsidRPr="009F1D09" w:rsidDel="00916324">
          <w:rPr>
            <w:rFonts w:ascii="宋体" w:hAnsi="宋体"/>
            <w:color w:val="000000"/>
            <w:szCs w:val="21"/>
          </w:rPr>
          <w:delText>称记录</w:delText>
        </w:r>
        <w:r w:rsidRPr="009F1D09" w:rsidDel="00916324">
          <w:rPr>
            <w:rFonts w:ascii="宋体" w:hAnsi="宋体" w:hint="eastAsia"/>
            <w:color w:val="000000"/>
            <w:szCs w:val="21"/>
          </w:rPr>
          <w:delText>)</w:delText>
        </w:r>
        <w:r w:rsidR="00412A54" w:rsidRPr="009F1D09" w:rsidDel="00916324">
          <w:rPr>
            <w:rFonts w:ascii="宋体" w:hAnsi="宋体" w:hint="eastAsia"/>
            <w:color w:val="000000"/>
            <w:szCs w:val="21"/>
          </w:rPr>
          <w:delText>．</w:delText>
        </w:r>
        <w:r w:rsidR="00A21749" w:rsidRPr="009F1D09" w:rsidDel="00916324">
          <w:rPr>
            <w:i/>
            <w:color w:val="000000"/>
          </w:rPr>
          <w:delText>t</w:delText>
        </w:r>
        <w:r w:rsidR="00A21749" w:rsidRPr="009F1D09" w:rsidDel="00916324">
          <w:rPr>
            <w:i/>
            <w:color w:val="000000"/>
            <w:vertAlign w:val="subscript"/>
          </w:rPr>
          <w:delText>ki</w:delText>
        </w:r>
        <w:r w:rsidRPr="009F1D09" w:rsidDel="00916324">
          <w:rPr>
            <w:rFonts w:ascii="宋体" w:hAnsi="宋体" w:hint="eastAsia"/>
            <w:color w:val="000000"/>
            <w:szCs w:val="21"/>
          </w:rPr>
          <w:delText>表示</w:delText>
        </w:r>
        <w:r w:rsidRPr="009F1D09" w:rsidDel="00916324">
          <w:rPr>
            <w:rFonts w:ascii="宋体" w:hAnsi="宋体"/>
            <w:color w:val="000000"/>
            <w:szCs w:val="21"/>
          </w:rPr>
          <w:delText>特征</w:delText>
        </w:r>
        <w:r w:rsidR="00A21749" w:rsidRPr="009F1D09" w:rsidDel="00916324">
          <w:rPr>
            <w:i/>
            <w:color w:val="000000"/>
            <w:szCs w:val="21"/>
          </w:rPr>
          <w:delText>i</w:delText>
        </w:r>
        <w:r w:rsidRPr="009F1D09" w:rsidDel="00916324">
          <w:rPr>
            <w:rFonts w:ascii="宋体" w:hAnsi="宋体" w:hint="eastAsia"/>
            <w:color w:val="000000"/>
            <w:szCs w:val="21"/>
          </w:rPr>
          <w:delText>在</w:delText>
        </w:r>
        <w:r w:rsidRPr="009F1D09" w:rsidDel="00916324">
          <w:rPr>
            <w:rFonts w:ascii="宋体" w:hAnsi="宋体"/>
            <w:color w:val="000000"/>
            <w:szCs w:val="21"/>
          </w:rPr>
          <w:delText>直接项集记录</w:delText>
        </w:r>
        <w:r w:rsidR="00A21749" w:rsidRPr="009F1D09" w:rsidDel="00916324">
          <w:rPr>
            <w:i/>
            <w:color w:val="000000"/>
          </w:rPr>
          <w:delText>k</w:delText>
        </w:r>
        <w:r w:rsidRPr="009F1D09" w:rsidDel="00916324">
          <w:rPr>
            <w:rFonts w:ascii="宋体" w:hAnsi="宋体" w:hint="eastAsia"/>
            <w:color w:val="000000"/>
            <w:szCs w:val="21"/>
          </w:rPr>
          <w:delText>中</w:delText>
        </w:r>
        <w:r w:rsidRPr="009F1D09" w:rsidDel="00916324">
          <w:rPr>
            <w:rFonts w:ascii="宋体" w:hAnsi="宋体"/>
            <w:color w:val="000000"/>
            <w:szCs w:val="21"/>
          </w:rPr>
          <w:delText>出现的次数</w:delText>
        </w:r>
        <w:r w:rsidR="00412A54" w:rsidRPr="009F1D09" w:rsidDel="00916324">
          <w:rPr>
            <w:rFonts w:ascii="宋体" w:hAnsi="宋体" w:hint="eastAsia"/>
            <w:color w:val="000000"/>
            <w:szCs w:val="21"/>
          </w:rPr>
          <w:delText>．</w:delText>
        </w:r>
        <w:r w:rsidR="00A21749" w:rsidRPr="009F1D09" w:rsidDel="00916324">
          <w:rPr>
            <w:i/>
            <w:color w:val="000000"/>
          </w:rPr>
          <w:delText xml:space="preserve"> t</w:delText>
        </w:r>
        <w:r w:rsidR="00A21749" w:rsidRPr="009F1D09" w:rsidDel="00916324">
          <w:rPr>
            <w:i/>
            <w:color w:val="000000"/>
            <w:vertAlign w:val="subscript"/>
          </w:rPr>
          <w:delText>li</w:delText>
        </w:r>
        <w:r w:rsidR="006851CC" w:rsidRPr="009F1D09" w:rsidDel="00916324">
          <w:rPr>
            <w:rFonts w:ascii="宋体" w:hAnsi="宋体"/>
            <w:color w:val="000000"/>
            <w:szCs w:val="21"/>
          </w:rPr>
          <w:fldChar w:fldCharType="begin"/>
        </w:r>
        <w:r w:rsidR="006851CC" w:rsidRPr="009F1D09" w:rsidDel="00916324">
          <w:rPr>
            <w:rFonts w:ascii="宋体" w:hAnsi="宋体"/>
            <w:color w:val="000000"/>
            <w:szCs w:val="21"/>
          </w:rPr>
          <w:delInstrText xml:space="preserve"> QUOTE </w:delInstrText>
        </w:r>
      </w:del>
      <m:oMath>
        <m:r>
          <w:del w:id="1271" w:author="xujiawei" w:date="2022-08-09T16:40:00Z">
            <m:rPr>
              <m:sty m:val="p"/>
            </m:rPr>
            <w:rPr>
              <w:rFonts w:ascii="Cambria Math" w:hAnsi="Cambria Math"/>
              <w:color w:val="000000"/>
              <w:szCs w:val="21"/>
            </w:rPr>
            <m:t xml:space="preserve"> </m:t>
          </w:del>
        </m:r>
        <m:sSub>
          <m:sSubPr>
            <m:ctrlPr>
              <w:del w:id="1272" w:author="xujiawei" w:date="2022-08-09T16:40:00Z">
                <w:rPr>
                  <w:rFonts w:ascii="Cambria Math" w:hAnsi="Cambria Math"/>
                  <w:i/>
                  <w:color w:val="000000"/>
                  <w:szCs w:val="21"/>
                </w:rPr>
              </w:del>
            </m:ctrlPr>
          </m:sSubPr>
          <m:e>
            <m:r>
              <w:del w:id="1273" w:author="xujiawei" w:date="2022-08-09T16:40:00Z">
                <m:rPr>
                  <m:sty m:val="p"/>
                </m:rPr>
                <w:rPr>
                  <w:rFonts w:ascii="Cambria Math" w:hAnsi="Cambria Math"/>
                  <w:color w:val="000000"/>
                  <w:szCs w:val="21"/>
                </w:rPr>
                <m:t>t</m:t>
              </w:del>
            </m:r>
          </m:e>
          <m:sub>
            <m:r>
              <w:del w:id="1274" w:author="xujiawei" w:date="2022-08-09T16:40:00Z">
                <m:rPr>
                  <m:sty m:val="p"/>
                </m:rPr>
                <w:rPr>
                  <w:rFonts w:ascii="Cambria Math" w:hAnsi="Cambria Math"/>
                  <w:color w:val="000000"/>
                  <w:szCs w:val="21"/>
                </w:rPr>
                <m:t>li</m:t>
              </w:del>
            </m:r>
          </m:sub>
        </m:sSub>
      </m:oMath>
      <w:del w:id="1275" w:author="xujiawei" w:date="2022-08-09T15:35:00Z">
        <w:r w:rsidR="006851CC" w:rsidRPr="009F1D09" w:rsidDel="00916324">
          <w:rPr>
            <w:rFonts w:ascii="宋体" w:hAnsi="宋体"/>
            <w:color w:val="000000"/>
            <w:szCs w:val="21"/>
          </w:rPr>
          <w:delInstrText xml:space="preserve"> </w:delInstrText>
        </w:r>
        <w:r w:rsidR="006851CC" w:rsidRPr="009F1D09" w:rsidDel="00916324">
          <w:rPr>
            <w:rFonts w:ascii="宋体" w:hAnsi="宋体"/>
            <w:color w:val="000000"/>
            <w:szCs w:val="21"/>
          </w:rPr>
          <w:fldChar w:fldCharType="end"/>
        </w:r>
        <w:r w:rsidRPr="009F1D09" w:rsidDel="00916324">
          <w:rPr>
            <w:rFonts w:ascii="宋体" w:hAnsi="宋体" w:hint="eastAsia"/>
            <w:color w:val="000000"/>
            <w:szCs w:val="21"/>
          </w:rPr>
          <w:delText>表示</w:delText>
        </w:r>
        <w:r w:rsidRPr="009F1D09" w:rsidDel="00916324">
          <w:rPr>
            <w:rFonts w:ascii="宋体" w:hAnsi="宋体"/>
            <w:color w:val="000000"/>
            <w:szCs w:val="21"/>
          </w:rPr>
          <w:delText>特征</w:delText>
        </w:r>
        <w:r w:rsidR="00A21749" w:rsidRPr="009F1D09" w:rsidDel="00916324">
          <w:rPr>
            <w:i/>
            <w:color w:val="000000"/>
            <w:szCs w:val="21"/>
          </w:rPr>
          <w:delText>i</w:delText>
        </w:r>
        <w:r w:rsidR="006851CC" w:rsidRPr="009F1D09" w:rsidDel="00916324">
          <w:rPr>
            <w:rFonts w:ascii="宋体" w:hAnsi="宋体"/>
            <w:color w:val="000000"/>
            <w:szCs w:val="21"/>
          </w:rPr>
          <w:fldChar w:fldCharType="begin"/>
        </w:r>
        <w:r w:rsidR="006851CC" w:rsidRPr="009F1D09" w:rsidDel="00916324">
          <w:rPr>
            <w:rFonts w:ascii="宋体" w:hAnsi="宋体"/>
            <w:color w:val="000000"/>
            <w:szCs w:val="21"/>
          </w:rPr>
          <w:delInstrText xml:space="preserve"> QUOTE </w:delInstrText>
        </w:r>
      </w:del>
      <m:oMath>
        <m:r>
          <w:del w:id="1276" w:author="xujiawei" w:date="2022-08-09T16:40:00Z">
            <m:rPr>
              <m:sty m:val="p"/>
            </m:rPr>
            <w:rPr>
              <w:rFonts w:ascii="Cambria Math" w:hAnsi="Cambria Math"/>
              <w:color w:val="000000"/>
              <w:szCs w:val="21"/>
            </w:rPr>
            <m:t>i</m:t>
          </w:del>
        </m:r>
      </m:oMath>
      <w:del w:id="1277" w:author="xujiawei" w:date="2022-08-09T15:35:00Z">
        <w:r w:rsidR="006851CC" w:rsidRPr="009F1D09" w:rsidDel="00916324">
          <w:rPr>
            <w:rFonts w:ascii="宋体" w:hAnsi="宋体"/>
            <w:color w:val="000000"/>
            <w:szCs w:val="21"/>
          </w:rPr>
          <w:delInstrText xml:space="preserve"> </w:delInstrText>
        </w:r>
        <w:r w:rsidR="006851CC" w:rsidRPr="009F1D09" w:rsidDel="00916324">
          <w:rPr>
            <w:rFonts w:ascii="宋体" w:hAnsi="宋体"/>
            <w:color w:val="000000"/>
            <w:szCs w:val="21"/>
          </w:rPr>
          <w:fldChar w:fldCharType="end"/>
        </w:r>
        <w:r w:rsidRPr="009F1D09" w:rsidDel="00916324">
          <w:rPr>
            <w:rFonts w:ascii="宋体" w:hAnsi="宋体" w:hint="eastAsia"/>
            <w:color w:val="000000"/>
            <w:szCs w:val="21"/>
          </w:rPr>
          <w:delText>在</w:delText>
        </w:r>
        <w:r w:rsidRPr="009F1D09" w:rsidDel="00916324">
          <w:rPr>
            <w:rFonts w:ascii="宋体" w:hAnsi="宋体"/>
            <w:color w:val="000000"/>
            <w:szCs w:val="21"/>
          </w:rPr>
          <w:delText>间接项集记录</w:delText>
        </w:r>
        <w:r w:rsidR="00A21749" w:rsidRPr="009F1D09" w:rsidDel="00916324">
          <w:rPr>
            <w:i/>
            <w:color w:val="000000"/>
          </w:rPr>
          <w:delText>l</w:delText>
        </w:r>
        <w:r w:rsidRPr="009F1D09" w:rsidDel="00916324">
          <w:rPr>
            <w:rFonts w:ascii="宋体" w:hAnsi="宋体" w:hint="eastAsia"/>
            <w:color w:val="000000"/>
            <w:szCs w:val="21"/>
          </w:rPr>
          <w:delText>中</w:delText>
        </w:r>
        <w:r w:rsidRPr="009F1D09" w:rsidDel="00916324">
          <w:rPr>
            <w:rFonts w:ascii="宋体" w:hAnsi="宋体"/>
            <w:color w:val="000000"/>
            <w:szCs w:val="21"/>
          </w:rPr>
          <w:delText>出现的次数</w:delText>
        </w:r>
        <w:r w:rsidR="00412A54" w:rsidRPr="009F1D09" w:rsidDel="00916324">
          <w:rPr>
            <w:rFonts w:ascii="宋体" w:hAnsi="宋体" w:hint="eastAsia"/>
            <w:color w:val="000000"/>
            <w:szCs w:val="21"/>
          </w:rPr>
          <w:delText>．</w:delText>
        </w:r>
        <w:r w:rsidR="002250EF" w:rsidRPr="009F1D09" w:rsidDel="00916324">
          <w:rPr>
            <w:color w:val="000000"/>
            <w:position w:val="-6"/>
          </w:rPr>
          <w:object w:dxaOrig="220" w:dyaOrig="200" w14:anchorId="40B468A4">
            <v:shape id="_x0000_i1049" type="#_x0000_t75" style="width:11.05pt;height:9.5pt" o:ole="">
              <v:imagedata r:id="rId62" o:title=""/>
            </v:shape>
            <o:OLEObject Type="Embed" ProgID="Equation.3" ShapeID="_x0000_i1049" DrawAspect="Content" ObjectID="_1724166660" r:id="rId63"/>
          </w:object>
        </w:r>
        <w:r w:rsidRPr="009F1D09" w:rsidDel="00916324">
          <w:rPr>
            <w:rFonts w:ascii="宋体" w:hAnsi="宋体" w:hint="eastAsia"/>
            <w:color w:val="000000"/>
            <w:szCs w:val="21"/>
          </w:rPr>
          <w:delText>为调节因子</w:delText>
        </w:r>
        <w:r w:rsidR="00412A54" w:rsidRPr="009F1D09" w:rsidDel="00916324">
          <w:rPr>
            <w:rFonts w:ascii="宋体" w:hAnsi="宋体" w:hint="eastAsia"/>
            <w:color w:val="000000"/>
            <w:szCs w:val="21"/>
          </w:rPr>
          <w:delText>．</w:delText>
        </w:r>
        <w:r w:rsidR="009D68E2" w:rsidRPr="009F1D09" w:rsidDel="00916324">
          <w:rPr>
            <w:rFonts w:ascii="宋体" w:hAnsi="宋体" w:hint="eastAsia"/>
            <w:color w:val="000000"/>
            <w:szCs w:val="21"/>
          </w:rPr>
          <w:delText>本文</w:delText>
        </w:r>
        <w:r w:rsidR="007A730F" w:rsidRPr="009F1D09" w:rsidDel="00916324">
          <w:rPr>
            <w:rFonts w:ascii="宋体" w:hAnsi="宋体" w:hint="eastAsia"/>
            <w:color w:val="000000"/>
            <w:szCs w:val="21"/>
          </w:rPr>
          <w:delText>中</w:delText>
        </w:r>
        <w:r w:rsidR="00412A54" w:rsidRPr="009F1D09" w:rsidDel="00916324">
          <w:rPr>
            <w:rFonts w:ascii="宋体" w:hAnsi="宋体" w:hint="eastAsia"/>
            <w:color w:val="000000"/>
            <w:szCs w:val="21"/>
          </w:rPr>
          <w:delText>，</w:delText>
        </w:r>
        <w:r w:rsidR="002250EF" w:rsidRPr="009F1D09" w:rsidDel="00916324">
          <w:rPr>
            <w:color w:val="000000"/>
            <w:position w:val="-6"/>
          </w:rPr>
          <w:object w:dxaOrig="220" w:dyaOrig="200" w14:anchorId="641F271B">
            <v:shape id="_x0000_i1050" type="#_x0000_t75" style="width:11.05pt;height:9.5pt" o:ole="">
              <v:imagedata r:id="rId62" o:title=""/>
            </v:shape>
            <o:OLEObject Type="Embed" ProgID="Equation.3" ShapeID="_x0000_i1050" DrawAspect="Content" ObjectID="_1724166661" r:id="rId64"/>
          </w:object>
        </w:r>
        <w:r w:rsidR="006851CC" w:rsidRPr="009F1D09" w:rsidDel="00916324">
          <w:rPr>
            <w:rFonts w:ascii="宋体" w:hAnsi="宋体"/>
            <w:color w:val="000000"/>
            <w:szCs w:val="21"/>
          </w:rPr>
          <w:fldChar w:fldCharType="begin"/>
        </w:r>
        <w:r w:rsidR="006851CC" w:rsidRPr="009F1D09" w:rsidDel="00916324">
          <w:rPr>
            <w:rFonts w:ascii="宋体" w:hAnsi="宋体"/>
            <w:color w:val="000000"/>
            <w:szCs w:val="21"/>
          </w:rPr>
          <w:delInstrText xml:space="preserve"> QUOTE </w:delInstrText>
        </w:r>
      </w:del>
      <m:oMath>
        <m:r>
          <w:del w:id="1278" w:author="xujiawei" w:date="2022-08-09T16:40:00Z">
            <m:rPr>
              <m:sty m:val="p"/>
            </m:rPr>
            <w:rPr>
              <w:rFonts w:ascii="Cambria Math" w:hAnsi="Cambria Math"/>
              <w:color w:val="000000"/>
              <w:szCs w:val="21"/>
            </w:rPr>
            <m:t>α</m:t>
          </w:del>
        </m:r>
      </m:oMath>
      <w:del w:id="1279" w:author="xujiawei" w:date="2022-08-09T15:35:00Z">
        <w:r w:rsidR="006851CC" w:rsidRPr="009F1D09" w:rsidDel="00916324">
          <w:rPr>
            <w:rFonts w:ascii="宋体" w:hAnsi="宋体"/>
            <w:color w:val="000000"/>
            <w:szCs w:val="21"/>
          </w:rPr>
          <w:delInstrText xml:space="preserve"> </w:delInstrText>
        </w:r>
        <w:r w:rsidR="006851CC" w:rsidRPr="009F1D09" w:rsidDel="00916324">
          <w:rPr>
            <w:rFonts w:ascii="宋体" w:hAnsi="宋体"/>
            <w:color w:val="000000"/>
            <w:szCs w:val="21"/>
          </w:rPr>
          <w:fldChar w:fldCharType="end"/>
        </w:r>
        <w:r w:rsidR="007A730F" w:rsidRPr="009F1D09" w:rsidDel="00916324">
          <w:rPr>
            <w:rFonts w:ascii="宋体" w:hAnsi="宋体" w:hint="eastAsia"/>
            <w:color w:val="000000"/>
            <w:szCs w:val="21"/>
          </w:rPr>
          <w:delText>被</w:delText>
        </w:r>
        <w:r w:rsidR="009D68E2" w:rsidRPr="009F1D09" w:rsidDel="00916324">
          <w:rPr>
            <w:rFonts w:ascii="宋体" w:hAnsi="宋体" w:hint="eastAsia"/>
            <w:color w:val="000000"/>
            <w:szCs w:val="21"/>
          </w:rPr>
          <w:delText>设置</w:delText>
        </w:r>
        <w:r w:rsidR="009D68E2" w:rsidRPr="009F1D09" w:rsidDel="00916324">
          <w:rPr>
            <w:rFonts w:ascii="宋体" w:hAnsi="宋体"/>
            <w:color w:val="000000"/>
            <w:szCs w:val="21"/>
          </w:rPr>
          <w:delText>为</w:delText>
        </w:r>
        <w:r w:rsidR="009D68E2" w:rsidRPr="009F1D09" w:rsidDel="00916324">
          <w:rPr>
            <w:color w:val="000000"/>
            <w:szCs w:val="21"/>
          </w:rPr>
          <w:delText>0</w:delText>
        </w:r>
        <w:r w:rsidR="0048792B" w:rsidRPr="009F1D09" w:rsidDel="00916324">
          <w:rPr>
            <w:color w:val="000000"/>
            <w:szCs w:val="21"/>
          </w:rPr>
          <w:delText>.</w:delText>
        </w:r>
        <w:r w:rsidR="009D68E2" w:rsidRPr="009F1D09" w:rsidDel="00916324">
          <w:rPr>
            <w:color w:val="000000"/>
            <w:szCs w:val="21"/>
          </w:rPr>
          <w:delText>5</w:delText>
        </w:r>
        <w:r w:rsidR="00412A54" w:rsidRPr="009F1D09" w:rsidDel="00916324">
          <w:rPr>
            <w:rFonts w:ascii="宋体" w:hAnsi="宋体" w:hint="eastAsia"/>
            <w:color w:val="000000"/>
            <w:szCs w:val="21"/>
          </w:rPr>
          <w:delText>．</w:delText>
        </w:r>
        <w:r w:rsidRPr="009F1D09" w:rsidDel="00916324">
          <w:rPr>
            <w:rFonts w:ascii="宋体" w:hAnsi="宋体" w:hint="eastAsia"/>
            <w:color w:val="000000"/>
            <w:szCs w:val="21"/>
          </w:rPr>
          <w:delText>由于直接</w:delText>
        </w:r>
        <w:r w:rsidRPr="009F1D09" w:rsidDel="00916324">
          <w:rPr>
            <w:rFonts w:ascii="宋体" w:hAnsi="宋体"/>
            <w:color w:val="000000"/>
            <w:szCs w:val="21"/>
          </w:rPr>
          <w:delText>项集中</w:delText>
        </w:r>
        <w:r w:rsidR="007A730F" w:rsidRPr="009F1D09" w:rsidDel="00916324">
          <w:rPr>
            <w:rFonts w:ascii="宋体" w:hAnsi="宋体" w:hint="eastAsia"/>
            <w:color w:val="000000"/>
            <w:szCs w:val="21"/>
          </w:rPr>
          <w:delText>的</w:delText>
        </w:r>
        <w:r w:rsidRPr="009F1D09" w:rsidDel="00916324">
          <w:rPr>
            <w:rFonts w:ascii="宋体" w:hAnsi="宋体" w:hint="eastAsia"/>
            <w:color w:val="000000"/>
            <w:szCs w:val="21"/>
          </w:rPr>
          <w:delText>记录和源节点</w:delText>
        </w:r>
        <w:r w:rsidR="007A730F" w:rsidRPr="009F1D09" w:rsidDel="00916324">
          <w:rPr>
            <w:rFonts w:ascii="宋体" w:hAnsi="宋体"/>
            <w:color w:val="000000"/>
            <w:szCs w:val="21"/>
          </w:rPr>
          <w:delText>的相关程度</w:delText>
        </w:r>
        <w:r w:rsidR="007A730F" w:rsidRPr="009F1D09" w:rsidDel="00916324">
          <w:rPr>
            <w:rFonts w:ascii="宋体" w:hAnsi="宋体" w:hint="eastAsia"/>
            <w:color w:val="000000"/>
            <w:szCs w:val="21"/>
          </w:rPr>
          <w:delText>将</w:delText>
        </w:r>
        <w:r w:rsidRPr="009F1D09" w:rsidDel="00916324">
          <w:rPr>
            <w:rFonts w:ascii="宋体" w:hAnsi="宋体"/>
            <w:color w:val="000000"/>
            <w:szCs w:val="21"/>
          </w:rPr>
          <w:delText>高于间接项集中</w:delText>
        </w:r>
        <w:r w:rsidR="007A730F" w:rsidRPr="009F1D09" w:rsidDel="00916324">
          <w:rPr>
            <w:rFonts w:ascii="宋体" w:hAnsi="宋体" w:hint="eastAsia"/>
            <w:color w:val="000000"/>
            <w:szCs w:val="21"/>
          </w:rPr>
          <w:delText>的</w:delText>
        </w:r>
        <w:r w:rsidRPr="009F1D09" w:rsidDel="00916324">
          <w:rPr>
            <w:rFonts w:ascii="宋体" w:hAnsi="宋体"/>
            <w:color w:val="000000"/>
            <w:szCs w:val="21"/>
          </w:rPr>
          <w:delText>记录与源节点的相关程度</w:delText>
        </w:r>
        <w:r w:rsidR="00412A54" w:rsidRPr="009F1D09" w:rsidDel="00916324">
          <w:rPr>
            <w:rFonts w:ascii="宋体" w:hAnsi="宋体" w:hint="eastAsia"/>
            <w:color w:val="000000"/>
            <w:szCs w:val="21"/>
          </w:rPr>
          <w:delText>，</w:delText>
        </w:r>
        <w:r w:rsidRPr="009F1D09" w:rsidDel="00916324">
          <w:rPr>
            <w:rFonts w:ascii="宋体" w:hAnsi="宋体" w:hint="eastAsia"/>
            <w:color w:val="000000"/>
            <w:szCs w:val="21"/>
          </w:rPr>
          <w:delText>因此</w:delText>
        </w:r>
        <w:r w:rsidR="00412A54" w:rsidRPr="009F1D09" w:rsidDel="00916324">
          <w:rPr>
            <w:rFonts w:ascii="宋体" w:hAnsi="宋体"/>
            <w:color w:val="000000"/>
            <w:szCs w:val="21"/>
          </w:rPr>
          <w:delText>，</w:delText>
        </w:r>
        <w:r w:rsidRPr="009F1D09" w:rsidDel="00916324">
          <w:rPr>
            <w:rFonts w:ascii="宋体" w:hAnsi="宋体" w:hint="eastAsia"/>
            <w:color w:val="000000"/>
            <w:szCs w:val="21"/>
          </w:rPr>
          <w:delText>调节</w:delText>
        </w:r>
        <w:r w:rsidRPr="009F1D09" w:rsidDel="00916324">
          <w:rPr>
            <w:rFonts w:ascii="宋体" w:hAnsi="宋体"/>
            <w:color w:val="000000"/>
            <w:szCs w:val="21"/>
          </w:rPr>
          <w:delText>因子</w:delText>
        </w:r>
        <w:r w:rsidRPr="009F1D09" w:rsidDel="00916324">
          <w:rPr>
            <w:rFonts w:ascii="宋体" w:hAnsi="宋体" w:hint="eastAsia"/>
            <w:color w:val="000000"/>
            <w:szCs w:val="21"/>
          </w:rPr>
          <w:delText>起到</w:delText>
        </w:r>
        <w:r w:rsidRPr="009F1D09" w:rsidDel="00916324">
          <w:rPr>
            <w:rFonts w:ascii="宋体" w:hAnsi="宋体"/>
            <w:color w:val="000000"/>
            <w:szCs w:val="21"/>
          </w:rPr>
          <w:delText>调节特征在直接项集</w:delText>
        </w:r>
        <w:r w:rsidRPr="009F1D09" w:rsidDel="00916324">
          <w:rPr>
            <w:rFonts w:ascii="宋体" w:hAnsi="宋体" w:hint="eastAsia"/>
            <w:color w:val="000000"/>
            <w:szCs w:val="21"/>
          </w:rPr>
          <w:delText>和</w:delText>
        </w:r>
        <w:r w:rsidRPr="009F1D09" w:rsidDel="00916324">
          <w:rPr>
            <w:rFonts w:ascii="宋体" w:hAnsi="宋体"/>
            <w:color w:val="000000"/>
            <w:szCs w:val="21"/>
          </w:rPr>
          <w:delText>间接项集</w:delText>
        </w:r>
        <w:r w:rsidRPr="009F1D09" w:rsidDel="00916324">
          <w:rPr>
            <w:rFonts w:ascii="宋体" w:hAnsi="宋体" w:hint="eastAsia"/>
            <w:color w:val="000000"/>
            <w:szCs w:val="21"/>
          </w:rPr>
          <w:delText>中</w:delText>
        </w:r>
        <w:r w:rsidRPr="009F1D09" w:rsidDel="00916324">
          <w:rPr>
            <w:rFonts w:ascii="宋体" w:hAnsi="宋体"/>
            <w:color w:val="000000"/>
            <w:szCs w:val="21"/>
          </w:rPr>
          <w:delText>重要程度的作用</w:delText>
        </w:r>
        <w:r w:rsidR="00412A54" w:rsidRPr="009F1D09" w:rsidDel="00916324">
          <w:rPr>
            <w:rFonts w:ascii="宋体" w:hAnsi="宋体" w:hint="eastAsia"/>
            <w:color w:val="000000"/>
            <w:szCs w:val="21"/>
          </w:rPr>
          <w:delText>．</w:delText>
        </w:r>
      </w:del>
    </w:p>
    <w:p w14:paraId="530D6307" w14:textId="4E6DCD44" w:rsidR="00E148A2" w:rsidRPr="0038499A" w:rsidDel="00EE1591" w:rsidRDefault="00BA51D4">
      <w:pPr>
        <w:spacing w:line="340" w:lineRule="exact"/>
        <w:rPr>
          <w:del w:id="1280" w:author="xujiawei" w:date="2022-08-09T16:40:00Z"/>
          <w:rFonts w:ascii="宋体" w:hAnsi="宋体"/>
          <w:color w:val="000000"/>
          <w:szCs w:val="21"/>
        </w:rPr>
        <w:pPrChange w:id="1281" w:author="xujiawei" w:date="2022-09-06T17:41:00Z">
          <w:pPr>
            <w:ind w:firstLineChars="200" w:firstLine="420"/>
          </w:pPr>
        </w:pPrChange>
      </w:pPr>
      <w:del w:id="1282" w:author="xujiawei" w:date="2022-08-09T15:35:00Z">
        <w:r w:rsidRPr="00F65B01" w:rsidDel="00916324">
          <w:rPr>
            <w:rFonts w:ascii="宋体" w:hAnsi="宋体" w:hint="eastAsia"/>
            <w:color w:val="000000"/>
            <w:szCs w:val="21"/>
          </w:rPr>
          <w:delText>图2所示</w:delText>
        </w:r>
        <w:r w:rsidR="00F65B01" w:rsidRPr="00F65B01" w:rsidDel="00916324">
          <w:rPr>
            <w:rFonts w:ascii="宋体" w:hAnsi="宋体" w:hint="eastAsia"/>
            <w:color w:val="000000"/>
            <w:szCs w:val="21"/>
          </w:rPr>
          <w:delText>为插桩不进行I/</w:delText>
        </w:r>
        <w:r w:rsidR="00F65B01" w:rsidRPr="00F65B01" w:rsidDel="00916324">
          <w:rPr>
            <w:rFonts w:ascii="宋体" w:hAnsi="宋体"/>
            <w:color w:val="000000"/>
            <w:szCs w:val="21"/>
          </w:rPr>
          <w:delText>O</w:delText>
        </w:r>
        <w:r w:rsidR="00F65B01" w:rsidRPr="00F65B01" w:rsidDel="00916324">
          <w:rPr>
            <w:rFonts w:ascii="宋体" w:hAnsi="宋体" w:hint="eastAsia"/>
            <w:color w:val="000000"/>
            <w:szCs w:val="21"/>
          </w:rPr>
          <w:delText>的情形</w:delText>
        </w:r>
        <w:r w:rsidRPr="00F65B01" w:rsidDel="00916324">
          <w:rPr>
            <w:rFonts w:ascii="宋体" w:hAnsi="宋体" w:hint="eastAsia"/>
            <w:color w:val="000000"/>
            <w:szCs w:val="21"/>
          </w:rPr>
          <w:delText>。</w:delText>
        </w:r>
      </w:del>
    </w:p>
    <w:p w14:paraId="439CDD9B" w14:textId="65688E2E" w:rsidR="00387D0C" w:rsidRPr="004B55F9" w:rsidDel="00EE1591" w:rsidRDefault="00635438">
      <w:pPr>
        <w:spacing w:line="340" w:lineRule="exact"/>
        <w:rPr>
          <w:del w:id="1283" w:author="xujiawei" w:date="2022-08-09T16:40:00Z"/>
        </w:rPr>
        <w:pPrChange w:id="1284" w:author="xujiawei" w:date="2022-09-06T17:41:00Z">
          <w:pPr>
            <w:snapToGrid w:val="0"/>
            <w:spacing w:beforeLines="20" w:before="62"/>
          </w:pPr>
        </w:pPrChange>
      </w:pPr>
      <w:del w:id="1285" w:author="xujiawei" w:date="2022-08-09T15:39:00Z">
        <w:r w:rsidRPr="008B0716" w:rsidDel="00635438">
          <w:rPr>
            <w:noProof/>
          </w:rPr>
          <w:drawing>
            <wp:inline distT="0" distB="0" distL="0" distR="0" wp14:anchorId="1BDBBC80" wp14:editId="0A42A55C">
              <wp:extent cx="3019425" cy="1519555"/>
              <wp:effectExtent l="0" t="0" r="9525" b="4445"/>
              <wp:docPr id="5" name="图表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del>
    </w:p>
    <w:p w14:paraId="73EE69E2" w14:textId="4003810A" w:rsidR="00BA51D4" w:rsidRPr="00EB2D37" w:rsidDel="00EE1591" w:rsidRDefault="00BA51D4">
      <w:pPr>
        <w:spacing w:line="340" w:lineRule="exact"/>
        <w:rPr>
          <w:del w:id="1286" w:author="xujiawei" w:date="2022-08-09T16:40:00Z"/>
          <w:color w:val="000000"/>
          <w:sz w:val="18"/>
          <w:szCs w:val="18"/>
        </w:rPr>
        <w:pPrChange w:id="1287" w:author="xujiawei" w:date="2022-09-06T17:41:00Z">
          <w:pPr>
            <w:ind w:firstLineChars="200" w:firstLine="360"/>
            <w:jc w:val="center"/>
          </w:pPr>
        </w:pPrChange>
      </w:pPr>
      <w:del w:id="1288" w:author="xujiawei" w:date="2022-08-09T16:40:00Z">
        <w:r w:rsidRPr="00EB2D37" w:rsidDel="00EE1591">
          <w:rPr>
            <w:color w:val="000000"/>
            <w:sz w:val="18"/>
            <w:szCs w:val="18"/>
          </w:rPr>
          <w:delText xml:space="preserve">Fig. </w:delText>
        </w:r>
        <w:r w:rsidDel="00EE1591">
          <w:rPr>
            <w:rFonts w:hint="eastAsia"/>
            <w:color w:val="000000"/>
            <w:sz w:val="18"/>
            <w:szCs w:val="18"/>
          </w:rPr>
          <w:delText>2</w:delText>
        </w:r>
        <w:r w:rsidRPr="00EB2D37" w:rsidDel="00EE1591">
          <w:rPr>
            <w:color w:val="000000"/>
            <w:sz w:val="18"/>
            <w:szCs w:val="18"/>
          </w:rPr>
          <w:delText xml:space="preserve"> Instrumentation </w:delText>
        </w:r>
        <w:r w:rsidRPr="00EB2D37" w:rsidDel="00EE1591">
          <w:rPr>
            <w:rFonts w:hint="eastAsia"/>
            <w:color w:val="000000"/>
            <w:sz w:val="18"/>
            <w:szCs w:val="18"/>
          </w:rPr>
          <w:delText>wi</w:delText>
        </w:r>
        <w:r w:rsidRPr="00EB2D37" w:rsidDel="00EE1591">
          <w:rPr>
            <w:color w:val="000000"/>
            <w:sz w:val="18"/>
            <w:szCs w:val="18"/>
          </w:rPr>
          <w:delText>thout I</w:delText>
        </w:r>
        <w:r w:rsidDel="00EE1591">
          <w:rPr>
            <w:rFonts w:hint="eastAsia"/>
            <w:color w:val="000000"/>
            <w:sz w:val="18"/>
            <w:szCs w:val="18"/>
          </w:rPr>
          <w:delText>/</w:delText>
        </w:r>
        <w:r w:rsidRPr="00EB2D37" w:rsidDel="00EE1591">
          <w:rPr>
            <w:color w:val="000000"/>
            <w:sz w:val="18"/>
            <w:szCs w:val="18"/>
          </w:rPr>
          <w:delText>O</w:delText>
        </w:r>
      </w:del>
    </w:p>
    <w:p w14:paraId="1C60F67E" w14:textId="73F53B26" w:rsidR="00387D0C" w:rsidRPr="004B55F9" w:rsidDel="00EE1591" w:rsidRDefault="00BA51D4">
      <w:pPr>
        <w:spacing w:line="340" w:lineRule="exact"/>
        <w:rPr>
          <w:del w:id="1289" w:author="xujiawei" w:date="2022-08-09T16:40:00Z"/>
          <w:sz w:val="18"/>
          <w:szCs w:val="18"/>
        </w:rPr>
        <w:pPrChange w:id="1290" w:author="xujiawei" w:date="2022-09-06T17:41:00Z">
          <w:pPr>
            <w:adjustRightInd w:val="0"/>
            <w:snapToGrid w:val="0"/>
            <w:ind w:firstLineChars="300" w:firstLine="540"/>
            <w:jc w:val="center"/>
          </w:pPr>
        </w:pPrChange>
      </w:pPr>
      <w:del w:id="1291" w:author="xujiawei" w:date="2022-08-09T16:40:00Z">
        <w:r w:rsidRPr="00EB2D37" w:rsidDel="00EE1591">
          <w:rPr>
            <w:rFonts w:ascii="宋体" w:hAnsi="宋体"/>
            <w:color w:val="000000"/>
            <w:sz w:val="18"/>
            <w:szCs w:val="18"/>
          </w:rPr>
          <w:delText>图</w:delText>
        </w:r>
        <w:r w:rsidDel="00EE1591">
          <w:rPr>
            <w:rFonts w:ascii="宋体" w:hAnsi="宋体" w:hint="eastAsia"/>
            <w:color w:val="000000"/>
            <w:sz w:val="18"/>
            <w:szCs w:val="18"/>
          </w:rPr>
          <w:delText>2</w:delText>
        </w:r>
        <w:r w:rsidRPr="00EB2D37" w:rsidDel="00EE1591">
          <w:rPr>
            <w:rFonts w:ascii="宋体" w:hAnsi="宋体"/>
            <w:color w:val="000000"/>
            <w:sz w:val="18"/>
            <w:szCs w:val="18"/>
          </w:rPr>
          <w:delText xml:space="preserve"> </w:delText>
        </w:r>
        <w:r w:rsidRPr="00EB2D37" w:rsidDel="00EE1591">
          <w:rPr>
            <w:rFonts w:ascii="宋体" w:hAnsi="宋体" w:hint="eastAsia"/>
            <w:color w:val="000000"/>
            <w:sz w:val="18"/>
            <w:szCs w:val="18"/>
          </w:rPr>
          <w:delText>插桩不进行I</w:delText>
        </w:r>
        <w:r w:rsidDel="00EE1591">
          <w:rPr>
            <w:rFonts w:ascii="宋体" w:hAnsi="宋体" w:hint="eastAsia"/>
            <w:color w:val="000000"/>
            <w:sz w:val="18"/>
            <w:szCs w:val="18"/>
          </w:rPr>
          <w:delText>/</w:delText>
        </w:r>
        <w:r w:rsidRPr="00EB2D37" w:rsidDel="00EE1591">
          <w:rPr>
            <w:rFonts w:ascii="宋体" w:hAnsi="宋体"/>
            <w:color w:val="000000"/>
            <w:sz w:val="18"/>
            <w:szCs w:val="18"/>
          </w:rPr>
          <w:delText>O</w:delText>
        </w:r>
      </w:del>
    </w:p>
    <w:p w14:paraId="4EDD0F1F" w14:textId="5F6A8885" w:rsidR="00BA51D4" w:rsidRPr="00E24289" w:rsidDel="00EE1591" w:rsidRDefault="002A0175">
      <w:pPr>
        <w:spacing w:line="340" w:lineRule="exact"/>
        <w:rPr>
          <w:del w:id="1292" w:author="xujiawei" w:date="2022-08-09T16:40:00Z"/>
          <w:color w:val="FF0000"/>
          <w:sz w:val="18"/>
          <w:szCs w:val="18"/>
          <w:bdr w:val="single" w:sz="4" w:space="0" w:color="FF0000"/>
        </w:rPr>
        <w:pPrChange w:id="1293" w:author="xujiawei" w:date="2022-09-06T17:41:00Z">
          <w:pPr>
            <w:ind w:left="360"/>
            <w:jc w:val="center"/>
          </w:pPr>
        </w:pPrChange>
      </w:pPr>
      <w:del w:id="1294" w:author="xujiawei" w:date="2022-08-09T16:40:00Z">
        <w:r w:rsidRPr="00E24289" w:rsidDel="00EE1591">
          <w:rPr>
            <w:rFonts w:hint="eastAsia"/>
            <w:color w:val="FF0000"/>
            <w:sz w:val="18"/>
            <w:szCs w:val="18"/>
            <w:bdr w:val="single" w:sz="4" w:space="0" w:color="FF0000"/>
          </w:rPr>
          <w:delText>图例尽量用不同图案</w:delText>
        </w:r>
        <w:r w:rsidR="00BA51D4" w:rsidRPr="00E24289" w:rsidDel="00EE1591">
          <w:rPr>
            <w:rFonts w:hint="eastAsia"/>
            <w:color w:val="FF0000"/>
            <w:sz w:val="18"/>
            <w:szCs w:val="18"/>
            <w:bdr w:val="single" w:sz="4" w:space="0" w:color="FF0000"/>
          </w:rPr>
          <w:delText>、颜色深浅来</w:delText>
        </w:r>
        <w:r w:rsidRPr="00E24289" w:rsidDel="00EE1591">
          <w:rPr>
            <w:rFonts w:hint="eastAsia"/>
            <w:color w:val="FF0000"/>
            <w:sz w:val="18"/>
            <w:szCs w:val="18"/>
            <w:bdr w:val="single" w:sz="4" w:space="0" w:color="FF0000"/>
          </w:rPr>
          <w:delText>区别。</w:delText>
        </w:r>
        <w:r w:rsidR="00BA51D4" w:rsidRPr="00E24289" w:rsidDel="00EE1591">
          <w:rPr>
            <w:rFonts w:hint="eastAsia"/>
            <w:color w:val="FF0000"/>
            <w:sz w:val="18"/>
            <w:szCs w:val="18"/>
            <w:bdr w:val="single" w:sz="4" w:space="0" w:color="FF0000"/>
          </w:rPr>
          <w:delText>图的坐标值应在</w:delText>
        </w:r>
        <w:r w:rsidR="00BA51D4" w:rsidRPr="00E24289" w:rsidDel="00EE1591">
          <w:rPr>
            <w:rFonts w:hint="eastAsia"/>
            <w:color w:val="FF0000"/>
            <w:sz w:val="18"/>
            <w:szCs w:val="18"/>
            <w:bdr w:val="single" w:sz="4" w:space="0" w:color="FF0000"/>
          </w:rPr>
          <w:delText>0.1~1000</w:delText>
        </w:r>
        <w:r w:rsidR="00BA51D4" w:rsidRPr="00E24289" w:rsidDel="00EE1591">
          <w:rPr>
            <w:rFonts w:hint="eastAsia"/>
            <w:color w:val="FF0000"/>
            <w:sz w:val="18"/>
            <w:szCs w:val="18"/>
            <w:bdr w:val="single" w:sz="4" w:space="0" w:color="FF0000"/>
          </w:rPr>
          <w:delText>内，若在这个范围之外，则标值</w:delText>
        </w:r>
        <w:r w:rsidR="00F60AF6" w:rsidRPr="00E24289" w:rsidDel="00EE1591">
          <w:rPr>
            <w:rFonts w:hint="eastAsia"/>
            <w:color w:val="FF0000"/>
            <w:sz w:val="18"/>
            <w:szCs w:val="18"/>
            <w:bdr w:val="single" w:sz="4" w:space="0" w:color="FF0000"/>
          </w:rPr>
          <w:delText>改</w:delText>
        </w:r>
        <w:r w:rsidR="00BA51D4" w:rsidRPr="00E24289" w:rsidDel="00EE1591">
          <w:rPr>
            <w:rFonts w:hint="eastAsia"/>
            <w:color w:val="FF0000"/>
            <w:sz w:val="18"/>
            <w:szCs w:val="18"/>
            <w:bdr w:val="single" w:sz="4" w:space="0" w:color="FF0000"/>
          </w:rPr>
          <w:delText>成</w:delText>
        </w:r>
        <w:r w:rsidR="00BA51D4" w:rsidRPr="00E24289" w:rsidDel="00EE1591">
          <w:rPr>
            <w:rFonts w:hint="eastAsia"/>
            <w:color w:val="FF0000"/>
            <w:sz w:val="18"/>
            <w:szCs w:val="18"/>
            <w:bdr w:val="single" w:sz="4" w:space="0" w:color="FF0000"/>
          </w:rPr>
          <w:delText>0.1~1000</w:delText>
        </w:r>
        <w:r w:rsidR="00F06531" w:rsidRPr="00E24289" w:rsidDel="00EE1591">
          <w:rPr>
            <w:rFonts w:hint="eastAsia"/>
            <w:color w:val="FF0000"/>
            <w:sz w:val="18"/>
            <w:szCs w:val="18"/>
            <w:bdr w:val="single" w:sz="4" w:space="0" w:color="FF0000"/>
          </w:rPr>
          <w:delText>，</w:delText>
        </w:r>
        <w:r w:rsidR="00BA51D4" w:rsidRPr="00E24289" w:rsidDel="00EE1591">
          <w:rPr>
            <w:rFonts w:hint="eastAsia"/>
            <w:color w:val="FF0000"/>
            <w:sz w:val="18"/>
            <w:szCs w:val="18"/>
            <w:bdr w:val="single" w:sz="4" w:space="0" w:color="FF0000"/>
          </w:rPr>
          <w:delText>在标目位置写</w:delText>
        </w:r>
        <w:r w:rsidR="00BA51D4" w:rsidRPr="00E24289" w:rsidDel="00EE1591">
          <w:rPr>
            <w:rFonts w:hint="eastAsia"/>
            <w:color w:val="FF0000"/>
            <w:sz w:val="18"/>
            <w:szCs w:val="18"/>
            <w:bdr w:val="single" w:sz="4" w:space="0" w:color="FF0000"/>
          </w:rPr>
          <w:delText xml:space="preserve"> 10</w:delText>
        </w:r>
        <w:r w:rsidR="00BA51D4" w:rsidRPr="00E24289" w:rsidDel="00EE1591">
          <w:rPr>
            <w:rFonts w:hint="eastAsia"/>
            <w:i/>
            <w:color w:val="FF0000"/>
            <w:sz w:val="18"/>
            <w:szCs w:val="18"/>
            <w:bdr w:val="single" w:sz="4" w:space="0" w:color="FF0000"/>
            <w:vertAlign w:val="superscript"/>
          </w:rPr>
          <w:delText>n</w:delText>
        </w:r>
        <w:r w:rsidR="00BA51D4" w:rsidRPr="00E24289" w:rsidDel="00EE1591">
          <w:rPr>
            <w:rFonts w:hint="eastAsia"/>
            <w:color w:val="FF0000"/>
            <w:sz w:val="18"/>
            <w:szCs w:val="18"/>
            <w:bdr w:val="single" w:sz="4" w:space="0" w:color="FF0000"/>
          </w:rPr>
          <w:delText>×标目</w:delText>
        </w:r>
        <w:r w:rsidR="00F60AF6" w:rsidRPr="00E24289" w:rsidDel="00EE1591">
          <w:rPr>
            <w:rFonts w:hint="eastAsia"/>
            <w:color w:val="FF0000"/>
            <w:sz w:val="18"/>
            <w:szCs w:val="18"/>
            <w:bdr w:val="single" w:sz="4" w:space="0" w:color="FF0000"/>
          </w:rPr>
          <w:delText>。若数值扩大</w:delText>
        </w:r>
        <w:r w:rsidR="00F60AF6" w:rsidRPr="00E24289" w:rsidDel="00EE1591">
          <w:rPr>
            <w:rFonts w:hint="eastAsia"/>
            <w:color w:val="FF0000"/>
            <w:sz w:val="18"/>
            <w:szCs w:val="18"/>
            <w:bdr w:val="single" w:sz="4" w:space="0" w:color="FF0000"/>
          </w:rPr>
          <w:delText>10</w:delText>
        </w:r>
        <w:r w:rsidR="00F60AF6" w:rsidRPr="00E24289" w:rsidDel="00EE1591">
          <w:rPr>
            <w:rFonts w:hint="eastAsia"/>
            <w:color w:val="FF0000"/>
            <w:sz w:val="18"/>
            <w:szCs w:val="18"/>
            <w:bdr w:val="single" w:sz="4" w:space="0" w:color="FF0000"/>
          </w:rPr>
          <w:delText>倍，则</w:delText>
        </w:r>
        <w:r w:rsidR="00F60AF6" w:rsidRPr="00E24289" w:rsidDel="00EE1591">
          <w:rPr>
            <w:rFonts w:hint="eastAsia"/>
            <w:i/>
            <w:color w:val="FF0000"/>
            <w:sz w:val="18"/>
            <w:szCs w:val="18"/>
            <w:bdr w:val="single" w:sz="4" w:space="0" w:color="FF0000"/>
          </w:rPr>
          <w:delText>n</w:delText>
        </w:r>
        <w:r w:rsidR="00F60AF6" w:rsidRPr="00E24289" w:rsidDel="00EE1591">
          <w:rPr>
            <w:rFonts w:hint="eastAsia"/>
            <w:color w:val="FF0000"/>
            <w:sz w:val="18"/>
            <w:szCs w:val="18"/>
            <w:bdr w:val="single" w:sz="4" w:space="0" w:color="FF0000"/>
          </w:rPr>
          <w:delText>=1</w:delText>
        </w:r>
        <w:r w:rsidR="00F60AF6" w:rsidRPr="00E24289" w:rsidDel="00EE1591">
          <w:rPr>
            <w:rFonts w:hint="eastAsia"/>
            <w:color w:val="FF0000"/>
            <w:sz w:val="18"/>
            <w:szCs w:val="18"/>
            <w:bdr w:val="single" w:sz="4" w:space="0" w:color="FF0000"/>
          </w:rPr>
          <w:delText>；若数值缩小</w:delText>
        </w:r>
        <w:r w:rsidR="00F60AF6" w:rsidRPr="00E24289" w:rsidDel="00EE1591">
          <w:rPr>
            <w:rFonts w:hint="eastAsia"/>
            <w:color w:val="FF0000"/>
            <w:sz w:val="18"/>
            <w:szCs w:val="18"/>
            <w:bdr w:val="single" w:sz="4" w:space="0" w:color="FF0000"/>
          </w:rPr>
          <w:delText>1000</w:delText>
        </w:r>
        <w:r w:rsidR="00F60AF6" w:rsidRPr="00E24289" w:rsidDel="00EE1591">
          <w:rPr>
            <w:rFonts w:hint="eastAsia"/>
            <w:color w:val="FF0000"/>
            <w:sz w:val="18"/>
            <w:szCs w:val="18"/>
            <w:bdr w:val="single" w:sz="4" w:space="0" w:color="FF0000"/>
          </w:rPr>
          <w:delText>倍，则</w:delText>
        </w:r>
        <w:r w:rsidR="00F60AF6" w:rsidRPr="00E24289" w:rsidDel="00EE1591">
          <w:rPr>
            <w:rFonts w:hint="eastAsia"/>
            <w:i/>
            <w:color w:val="FF0000"/>
            <w:sz w:val="18"/>
            <w:szCs w:val="18"/>
            <w:bdr w:val="single" w:sz="4" w:space="0" w:color="FF0000"/>
          </w:rPr>
          <w:delText>n</w:delText>
        </w:r>
        <w:r w:rsidR="00F60AF6" w:rsidRPr="00E24289" w:rsidDel="00EE1591">
          <w:rPr>
            <w:rFonts w:hint="eastAsia"/>
            <w:color w:val="FF0000"/>
            <w:sz w:val="18"/>
            <w:szCs w:val="18"/>
            <w:bdr w:val="single" w:sz="4" w:space="0" w:color="FF0000"/>
          </w:rPr>
          <w:delText>=-3</w:delText>
        </w:r>
        <w:r w:rsidR="00F60AF6" w:rsidRPr="00E24289" w:rsidDel="00EE1591">
          <w:rPr>
            <w:rFonts w:hint="eastAsia"/>
            <w:color w:val="FF0000"/>
            <w:sz w:val="18"/>
            <w:szCs w:val="18"/>
            <w:bdr w:val="single" w:sz="4" w:space="0" w:color="FF0000"/>
          </w:rPr>
          <w:delText>。</w:delText>
        </w:r>
        <w:r w:rsidR="00BA51D4" w:rsidRPr="00E24289" w:rsidDel="00EE1591">
          <w:rPr>
            <w:rFonts w:hint="eastAsia"/>
            <w:color w:val="FF0000"/>
            <w:sz w:val="18"/>
            <w:szCs w:val="18"/>
            <w:bdr w:val="single" w:sz="4" w:space="0" w:color="FF0000"/>
          </w:rPr>
          <w:delText>标目的表示形式为含义</w:delText>
        </w:r>
        <w:r w:rsidR="00BA51D4" w:rsidRPr="00E24289" w:rsidDel="00EE1591">
          <w:rPr>
            <w:rFonts w:hint="eastAsia"/>
            <w:color w:val="FF0000"/>
            <w:sz w:val="18"/>
            <w:szCs w:val="18"/>
            <w:bdr w:val="single" w:sz="4" w:space="0" w:color="FF0000"/>
          </w:rPr>
          <w:delText>/</w:delText>
        </w:r>
        <w:r w:rsidR="00BA51D4" w:rsidRPr="00E24289" w:rsidDel="00EE1591">
          <w:rPr>
            <w:rFonts w:hint="eastAsia"/>
            <w:color w:val="FF0000"/>
            <w:sz w:val="18"/>
            <w:szCs w:val="18"/>
            <w:bdr w:val="single" w:sz="4" w:space="0" w:color="FF0000"/>
          </w:rPr>
          <w:delText>单位</w:delText>
        </w:r>
        <w:r w:rsidR="00F06531" w:rsidRPr="00E24289" w:rsidDel="00EE1591">
          <w:rPr>
            <w:rFonts w:hint="eastAsia"/>
            <w:color w:val="FF0000"/>
            <w:sz w:val="18"/>
            <w:szCs w:val="18"/>
            <w:bdr w:val="single" w:sz="4" w:space="0" w:color="FF0000"/>
          </w:rPr>
          <w:delText>。</w:delText>
        </w:r>
      </w:del>
    </w:p>
    <w:p w14:paraId="1199FFD1" w14:textId="4003D849" w:rsidR="0038499A" w:rsidRPr="00DC22FE" w:rsidDel="00EE1591" w:rsidRDefault="00DC22FE">
      <w:pPr>
        <w:spacing w:line="340" w:lineRule="exact"/>
        <w:rPr>
          <w:del w:id="1295" w:author="xujiawei" w:date="2022-08-09T16:40:00Z"/>
          <w:rFonts w:ascii="宋体" w:hAnsi="宋体"/>
          <w:color w:val="000000"/>
          <w:szCs w:val="21"/>
        </w:rPr>
        <w:pPrChange w:id="1296" w:author="xujiawei" w:date="2022-09-06T17:41:00Z">
          <w:pPr>
            <w:ind w:firstLineChars="150" w:firstLine="315"/>
          </w:pPr>
        </w:pPrChange>
      </w:pPr>
      <w:del w:id="1297" w:author="xujiawei" w:date="2022-08-09T16:40:00Z">
        <w:r w:rsidRPr="00DC22FE" w:rsidDel="00EE1591">
          <w:rPr>
            <w:rFonts w:ascii="宋体" w:hAnsi="宋体" w:hint="eastAsia"/>
            <w:color w:val="000000"/>
            <w:szCs w:val="21"/>
          </w:rPr>
          <w:delText>图</w:delText>
        </w:r>
        <w:r w:rsidRPr="00DC22FE" w:rsidDel="00EE1591">
          <w:rPr>
            <w:rFonts w:ascii="宋体" w:hAnsi="宋体"/>
            <w:color w:val="000000"/>
            <w:szCs w:val="21"/>
          </w:rPr>
          <w:delText>3</w:delText>
        </w:r>
        <w:r w:rsidRPr="00DC22FE" w:rsidDel="00EE1591">
          <w:rPr>
            <w:rFonts w:ascii="宋体" w:hAnsi="宋体" w:hint="eastAsia"/>
            <w:color w:val="000000"/>
            <w:szCs w:val="21"/>
          </w:rPr>
          <w:delText>为图卷积层数量的影响(ML-100K数据集)</w:delText>
        </w:r>
        <w:r w:rsidDel="00EE1591">
          <w:rPr>
            <w:rFonts w:ascii="宋体" w:hAnsi="宋体" w:hint="eastAsia"/>
            <w:color w:val="000000"/>
            <w:szCs w:val="21"/>
          </w:rPr>
          <w:delText>。</w:delText>
        </w:r>
      </w:del>
    </w:p>
    <w:p w14:paraId="5BF7A973" w14:textId="1D6FA8CE" w:rsidR="00DC22FE" w:rsidRPr="00EC79D6" w:rsidDel="00EE1591" w:rsidRDefault="00635438">
      <w:pPr>
        <w:spacing w:line="340" w:lineRule="exact"/>
        <w:rPr>
          <w:del w:id="1298" w:author="xujiawei" w:date="2022-08-09T16:40:00Z"/>
          <w:szCs w:val="21"/>
        </w:rPr>
        <w:pPrChange w:id="1299" w:author="xujiawei" w:date="2022-09-06T17:41:00Z">
          <w:pPr>
            <w:pStyle w:val="a7"/>
            <w:snapToGrid w:val="0"/>
            <w:spacing w:line="288" w:lineRule="auto"/>
          </w:pPr>
        </w:pPrChange>
      </w:pPr>
      <w:del w:id="1300" w:author="xujiawei" w:date="2022-08-09T16:40:00Z">
        <w:r w:rsidRPr="00EC79D6" w:rsidDel="00EE1591">
          <w:rPr>
            <w:noProof/>
            <w:szCs w:val="21"/>
          </w:rPr>
          <w:drawing>
            <wp:inline distT="0" distB="0" distL="0" distR="0" wp14:anchorId="41C607F6" wp14:editId="652C4893">
              <wp:extent cx="2619375" cy="1962150"/>
              <wp:effectExtent l="0" t="0" r="0" b="0"/>
              <wp:docPr id="6" name="图片 6" descr="f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2b"/>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619375" cy="1962150"/>
                      </a:xfrm>
                      <a:prstGeom prst="rect">
                        <a:avLst/>
                      </a:prstGeom>
                      <a:noFill/>
                      <a:ln>
                        <a:noFill/>
                      </a:ln>
                    </pic:spPr>
                  </pic:pic>
                </a:graphicData>
              </a:graphic>
            </wp:inline>
          </w:drawing>
        </w:r>
      </w:del>
    </w:p>
    <w:p w14:paraId="472C8747" w14:textId="5FAB984A" w:rsidR="00DC22FE" w:rsidRPr="00EC79D6" w:rsidDel="00EE1591" w:rsidRDefault="00DC22FE">
      <w:pPr>
        <w:spacing w:line="340" w:lineRule="exact"/>
        <w:rPr>
          <w:del w:id="1301" w:author="xujiawei" w:date="2022-08-09T16:40:00Z"/>
          <w:sz w:val="18"/>
          <w:szCs w:val="18"/>
        </w:rPr>
        <w:pPrChange w:id="1302" w:author="xujiawei" w:date="2022-09-06T17:41:00Z">
          <w:pPr>
            <w:jc w:val="center"/>
          </w:pPr>
        </w:pPrChange>
      </w:pPr>
      <w:del w:id="1303" w:author="xujiawei" w:date="2022-08-09T16:40:00Z">
        <w:r w:rsidRPr="00EC79D6" w:rsidDel="00EE1591">
          <w:rPr>
            <w:sz w:val="18"/>
            <w:szCs w:val="18"/>
          </w:rPr>
          <w:delText xml:space="preserve">Fig.3 Effect of graph convolutional layer numbers on ML-100K </w:delText>
        </w:r>
      </w:del>
    </w:p>
    <w:p w14:paraId="124E9B38" w14:textId="26228214" w:rsidR="00DC22FE" w:rsidDel="00EE1591" w:rsidRDefault="00DC22FE">
      <w:pPr>
        <w:spacing w:line="340" w:lineRule="exact"/>
        <w:rPr>
          <w:del w:id="1304" w:author="xujiawei" w:date="2022-08-09T16:40:00Z"/>
          <w:sz w:val="18"/>
          <w:szCs w:val="18"/>
        </w:rPr>
        <w:pPrChange w:id="1305" w:author="xujiawei" w:date="2022-09-06T17:41:00Z">
          <w:pPr>
            <w:jc w:val="center"/>
          </w:pPr>
        </w:pPrChange>
      </w:pPr>
      <w:del w:id="1306" w:author="xujiawei" w:date="2022-08-09T16:40:00Z">
        <w:r w:rsidRPr="00EC79D6" w:rsidDel="00EE1591">
          <w:rPr>
            <w:rFonts w:hint="eastAsia"/>
            <w:sz w:val="18"/>
            <w:szCs w:val="18"/>
          </w:rPr>
          <w:delText>图</w:delText>
        </w:r>
        <w:r w:rsidRPr="00EC79D6" w:rsidDel="00EE1591">
          <w:rPr>
            <w:sz w:val="18"/>
            <w:szCs w:val="18"/>
          </w:rPr>
          <w:delText xml:space="preserve">3 </w:delText>
        </w:r>
        <w:r w:rsidRPr="00EC79D6" w:rsidDel="00EE1591">
          <w:rPr>
            <w:rFonts w:hint="eastAsia"/>
            <w:sz w:val="18"/>
            <w:szCs w:val="18"/>
          </w:rPr>
          <w:delText>图卷积层数量的影响</w:delText>
        </w:r>
        <w:r w:rsidRPr="00EC79D6" w:rsidDel="00EE1591">
          <w:rPr>
            <w:rFonts w:hint="eastAsia"/>
            <w:sz w:val="18"/>
            <w:szCs w:val="18"/>
          </w:rPr>
          <w:delText>(ML-100K</w:delText>
        </w:r>
        <w:r w:rsidRPr="00EC79D6" w:rsidDel="00EE1591">
          <w:rPr>
            <w:rFonts w:hint="eastAsia"/>
            <w:sz w:val="18"/>
            <w:szCs w:val="18"/>
          </w:rPr>
          <w:delText>数据集</w:delText>
        </w:r>
        <w:r w:rsidRPr="00EC79D6" w:rsidDel="00EE1591">
          <w:rPr>
            <w:rFonts w:hint="eastAsia"/>
            <w:sz w:val="18"/>
            <w:szCs w:val="18"/>
          </w:rPr>
          <w:delText>)</w:delText>
        </w:r>
      </w:del>
    </w:p>
    <w:p w14:paraId="6CA56073" w14:textId="51F6C4EF" w:rsidR="00DC22FE" w:rsidRPr="00BA51D4" w:rsidDel="00EE1591" w:rsidRDefault="00DC22FE">
      <w:pPr>
        <w:spacing w:line="340" w:lineRule="exact"/>
        <w:rPr>
          <w:del w:id="1307" w:author="xujiawei" w:date="2022-08-09T16:40:00Z"/>
          <w:color w:val="FF0000"/>
          <w:sz w:val="18"/>
          <w:bdr w:val="single" w:sz="4" w:space="0" w:color="FF0000"/>
        </w:rPr>
        <w:pPrChange w:id="1308" w:author="xujiawei" w:date="2022-09-06T17:41:00Z">
          <w:pPr>
            <w:jc w:val="center"/>
          </w:pPr>
        </w:pPrChange>
      </w:pPr>
      <w:del w:id="1309" w:author="xujiawei" w:date="2022-08-09T16:40:00Z">
        <w:r w:rsidRPr="00DC22FE" w:rsidDel="00EE1591">
          <w:rPr>
            <w:rFonts w:hint="eastAsia"/>
            <w:color w:val="FF0000"/>
            <w:sz w:val="18"/>
            <w:szCs w:val="18"/>
            <w:bdr w:val="single" w:sz="4" w:space="0" w:color="FF0000"/>
          </w:rPr>
          <w:delText xml:space="preserve"> </w:delText>
        </w:r>
        <w:r w:rsidRPr="00E24289" w:rsidDel="00EE1591">
          <w:rPr>
            <w:rFonts w:hint="eastAsia"/>
            <w:color w:val="FF0000"/>
            <w:sz w:val="18"/>
            <w:szCs w:val="18"/>
            <w:bdr w:val="single" w:sz="4" w:space="0" w:color="FF0000"/>
          </w:rPr>
          <w:delText>图例尽量用不同图案来区别。</w:delText>
        </w:r>
      </w:del>
    </w:p>
    <w:p w14:paraId="1F7202F5" w14:textId="02EDE111" w:rsidR="00DC22FE" w:rsidRPr="00DC22FE" w:rsidDel="00EE1591" w:rsidRDefault="00DC22FE">
      <w:pPr>
        <w:spacing w:line="340" w:lineRule="exact"/>
        <w:rPr>
          <w:del w:id="1310" w:author="xujiawei" w:date="2022-08-09T16:40:00Z"/>
          <w:rFonts w:ascii="宋体" w:hAnsi="宋体"/>
          <w:color w:val="000000"/>
          <w:szCs w:val="21"/>
        </w:rPr>
        <w:pPrChange w:id="1311" w:author="xujiawei" w:date="2022-09-06T17:41:00Z">
          <w:pPr>
            <w:ind w:firstLineChars="200" w:firstLine="420"/>
            <w:jc w:val="left"/>
          </w:pPr>
        </w:pPrChange>
      </w:pPr>
    </w:p>
    <w:p w14:paraId="73E8291F" w14:textId="2AEAE1AB" w:rsidR="00F65B01" w:rsidDel="00EE1591" w:rsidRDefault="00F65B01">
      <w:pPr>
        <w:spacing w:line="340" w:lineRule="exact"/>
        <w:rPr>
          <w:del w:id="1312" w:author="xujiawei" w:date="2022-08-09T16:40:00Z"/>
          <w:rFonts w:ascii="黑体" w:eastAsia="黑体" w:hAnsi="黑体"/>
          <w:color w:val="000000"/>
          <w:szCs w:val="21"/>
        </w:rPr>
        <w:pPrChange w:id="1313" w:author="xujiawei" w:date="2022-09-06T17:41:00Z">
          <w:pPr>
            <w:ind w:firstLineChars="200" w:firstLine="420"/>
            <w:jc w:val="left"/>
          </w:pPr>
        </w:pPrChange>
      </w:pPr>
      <w:del w:id="1314" w:author="xujiawei" w:date="2022-08-09T16:40:00Z">
        <w:r w:rsidRPr="00F65B01" w:rsidDel="00EE1591">
          <w:rPr>
            <w:rFonts w:ascii="宋体" w:hAnsi="宋体" w:hint="eastAsia"/>
            <w:color w:val="000000"/>
            <w:szCs w:val="21"/>
          </w:rPr>
          <w:delText>具体的算法如算法1所示。</w:delText>
        </w:r>
      </w:del>
    </w:p>
    <w:p w14:paraId="2C7E8C57" w14:textId="53740A32" w:rsidR="002A0175" w:rsidDel="00EE1591" w:rsidRDefault="002348C3">
      <w:pPr>
        <w:spacing w:line="340" w:lineRule="exact"/>
        <w:rPr>
          <w:del w:id="1315" w:author="xujiawei" w:date="2022-08-09T16:40:00Z"/>
          <w:color w:val="FF0000"/>
          <w:sz w:val="18"/>
          <w:bdr w:val="single" w:sz="4" w:space="0" w:color="FF0000"/>
        </w:rPr>
        <w:pPrChange w:id="1316" w:author="xujiawei" w:date="2022-09-06T17:41:00Z">
          <w:pPr>
            <w:jc w:val="center"/>
          </w:pPr>
        </w:pPrChange>
      </w:pPr>
      <w:del w:id="1317" w:author="xujiawei" w:date="2022-08-09T16:40:00Z">
        <w:r w:rsidRPr="009F1D09" w:rsidDel="00EE1591">
          <w:rPr>
            <w:rFonts w:ascii="黑体" w:eastAsia="黑体" w:hAnsi="黑体" w:hint="eastAsia"/>
            <w:color w:val="000000"/>
            <w:szCs w:val="21"/>
          </w:rPr>
          <w:delText>算法1．</w:delText>
        </w:r>
        <w:r w:rsidRPr="009F1D09" w:rsidDel="00EE1591">
          <w:rPr>
            <w:rFonts w:hint="eastAsia"/>
            <w:color w:val="000000"/>
            <w:szCs w:val="21"/>
          </w:rPr>
          <w:delText>短文本</w:delText>
        </w:r>
        <w:r w:rsidRPr="009F1D09" w:rsidDel="00EE1591">
          <w:rPr>
            <w:color w:val="000000"/>
            <w:szCs w:val="21"/>
          </w:rPr>
          <w:delText>特征权值计算</w:delText>
        </w:r>
        <w:r w:rsidRPr="009F1D09" w:rsidDel="00EE1591">
          <w:rPr>
            <w:rFonts w:hint="eastAsia"/>
            <w:color w:val="000000"/>
            <w:szCs w:val="21"/>
          </w:rPr>
          <w:delText>算法．</w:delText>
        </w:r>
        <w:r w:rsidR="002A0175" w:rsidRPr="00BA51D4" w:rsidDel="00EE1591">
          <w:rPr>
            <w:rFonts w:hint="eastAsia"/>
            <w:color w:val="FF0000"/>
            <w:sz w:val="16"/>
            <w:bdr w:val="single" w:sz="4" w:space="0" w:color="FF0000"/>
          </w:rPr>
          <w:delText>算法单独排序</w:delText>
        </w:r>
      </w:del>
    </w:p>
    <w:p w14:paraId="0DDAA5AC" w14:textId="709D93F1" w:rsidR="002348C3" w:rsidRPr="009F1D09" w:rsidDel="00EE1591" w:rsidRDefault="002348C3">
      <w:pPr>
        <w:spacing w:line="340" w:lineRule="exact"/>
        <w:rPr>
          <w:del w:id="1318" w:author="xujiawei" w:date="2022-08-09T16:40:00Z"/>
          <w:color w:val="000000"/>
          <w:szCs w:val="21"/>
        </w:rPr>
        <w:pPrChange w:id="1319" w:author="xujiawei" w:date="2022-09-06T17:41:00Z">
          <w:pPr>
            <w:ind w:firstLineChars="200" w:firstLine="420"/>
          </w:pPr>
        </w:pPrChange>
      </w:pPr>
      <w:del w:id="1320" w:author="xujiawei" w:date="2022-08-09T16:40:00Z">
        <w:r w:rsidRPr="009F1D09" w:rsidDel="00EE1591">
          <w:rPr>
            <w:rFonts w:hint="eastAsia"/>
            <w:color w:val="000000"/>
            <w:szCs w:val="21"/>
          </w:rPr>
          <w:delText>输入：张量</w:delText>
        </w:r>
        <w:r w:rsidRPr="009F1D09" w:rsidDel="00EE1591">
          <w:rPr>
            <w:color w:val="000000"/>
            <w:szCs w:val="21"/>
          </w:rPr>
          <w:delText>索引树</w:delText>
        </w:r>
        <w:r w:rsidRPr="009F1D09" w:rsidDel="00EE1591">
          <w:rPr>
            <w:rFonts w:hint="eastAsia"/>
            <w:i/>
            <w:color w:val="000000"/>
            <w:szCs w:val="21"/>
          </w:rPr>
          <w:delText>T</w:delText>
        </w:r>
        <w:r w:rsidRPr="009F1D09" w:rsidDel="00EE1591">
          <w:rPr>
            <w:i/>
            <w:color w:val="000000"/>
            <w:szCs w:val="21"/>
          </w:rPr>
          <w:delText>I-tree</w:delText>
        </w:r>
        <w:r w:rsidRPr="009F1D09" w:rsidDel="00EE1591">
          <w:rPr>
            <w:color w:val="000000"/>
            <w:szCs w:val="21"/>
          </w:rPr>
          <w:delText>，</w:delText>
        </w:r>
        <w:r w:rsidRPr="009F1D09" w:rsidDel="00EE1591">
          <w:rPr>
            <w:color w:val="000000"/>
            <w:szCs w:val="21"/>
          </w:rPr>
          <w:delText xml:space="preserve"> </w:delText>
        </w:r>
        <w:r w:rsidRPr="009F1D09" w:rsidDel="00EE1591">
          <w:rPr>
            <w:rFonts w:hint="eastAsia"/>
            <w:color w:val="000000"/>
            <w:szCs w:val="21"/>
          </w:rPr>
          <w:delText>源节点</w:delText>
        </w:r>
        <w:r w:rsidRPr="009F1D09" w:rsidDel="00EE1591">
          <w:rPr>
            <w:i/>
            <w:color w:val="000000"/>
            <w:szCs w:val="21"/>
          </w:rPr>
          <w:delText>s</w:delText>
        </w:r>
        <w:r w:rsidRPr="009F1D09" w:rsidDel="00EE1591">
          <w:rPr>
            <w:color w:val="000000"/>
            <w:szCs w:val="21"/>
          </w:rPr>
          <w:delText>，</w:delText>
        </w:r>
        <w:r w:rsidRPr="009F1D09" w:rsidDel="00EE1591">
          <w:rPr>
            <w:color w:val="000000"/>
            <w:szCs w:val="21"/>
          </w:rPr>
          <w:delText xml:space="preserve"> </w:delText>
        </w:r>
        <w:r w:rsidRPr="009F1D09" w:rsidDel="00EE1591">
          <w:rPr>
            <w:rFonts w:hint="eastAsia"/>
            <w:color w:val="000000"/>
            <w:szCs w:val="21"/>
          </w:rPr>
          <w:delText>目标</w:delText>
        </w:r>
        <w:r w:rsidRPr="009F1D09" w:rsidDel="00EE1591">
          <w:rPr>
            <w:color w:val="000000"/>
            <w:szCs w:val="21"/>
          </w:rPr>
          <w:delText>类型</w:delText>
        </w:r>
        <w:r w:rsidRPr="009F1D09" w:rsidDel="00EE1591">
          <w:rPr>
            <w:rFonts w:hint="eastAsia"/>
            <w:i/>
            <w:color w:val="000000"/>
            <w:szCs w:val="21"/>
          </w:rPr>
          <w:delText>t</w:delText>
        </w:r>
        <w:r w:rsidRPr="009F1D09" w:rsidDel="00EE1591">
          <w:rPr>
            <w:rFonts w:hint="eastAsia"/>
            <w:color w:val="000000"/>
            <w:szCs w:val="21"/>
          </w:rPr>
          <w:delText>，</w:delText>
        </w:r>
        <w:r w:rsidRPr="009F1D09" w:rsidDel="00EE1591">
          <w:rPr>
            <w:rFonts w:hint="eastAsia"/>
            <w:color w:val="000000"/>
            <w:szCs w:val="21"/>
          </w:rPr>
          <w:delText xml:space="preserve"> </w:delText>
        </w:r>
        <w:r w:rsidRPr="009F1D09" w:rsidDel="00EE1591">
          <w:rPr>
            <w:rFonts w:hint="eastAsia"/>
            <w:color w:val="000000"/>
            <w:szCs w:val="21"/>
          </w:rPr>
          <w:delText>直接</w:delText>
        </w:r>
        <w:r w:rsidRPr="009F1D09" w:rsidDel="00EE1591">
          <w:rPr>
            <w:color w:val="000000"/>
            <w:szCs w:val="21"/>
          </w:rPr>
          <w:delText>项集</w:delText>
        </w:r>
        <w:r w:rsidRPr="009F1D09" w:rsidDel="00EE1591">
          <w:rPr>
            <w:rFonts w:hint="eastAsia"/>
            <w:i/>
            <w:color w:val="000000"/>
            <w:szCs w:val="21"/>
          </w:rPr>
          <w:delText>DIS</w:delText>
        </w:r>
        <w:r w:rsidRPr="009F1D09" w:rsidDel="00EE1591">
          <w:rPr>
            <w:rFonts w:hint="eastAsia"/>
            <w:color w:val="000000"/>
            <w:szCs w:val="21"/>
          </w:rPr>
          <w:delText>，</w:delText>
        </w:r>
        <w:r w:rsidRPr="009F1D09" w:rsidDel="00EE1591">
          <w:rPr>
            <w:rFonts w:hint="eastAsia"/>
            <w:color w:val="000000"/>
            <w:szCs w:val="21"/>
          </w:rPr>
          <w:delText xml:space="preserve"> </w:delText>
        </w:r>
        <w:r w:rsidRPr="009F1D09" w:rsidDel="00EE1591">
          <w:rPr>
            <w:rFonts w:hint="eastAsia"/>
            <w:color w:val="000000"/>
            <w:szCs w:val="21"/>
          </w:rPr>
          <w:delText>间接</w:delText>
        </w:r>
        <w:r w:rsidRPr="009F1D09" w:rsidDel="00EE1591">
          <w:rPr>
            <w:color w:val="000000"/>
            <w:szCs w:val="21"/>
          </w:rPr>
          <w:delText>项集</w:delText>
        </w:r>
        <w:r w:rsidRPr="009F1D09" w:rsidDel="00EE1591">
          <w:rPr>
            <w:rFonts w:hint="eastAsia"/>
            <w:i/>
            <w:color w:val="000000"/>
            <w:szCs w:val="21"/>
          </w:rPr>
          <w:delText>IIS</w:delText>
        </w:r>
        <w:r w:rsidRPr="009F1D09" w:rsidDel="00EE1591">
          <w:rPr>
            <w:rFonts w:hint="eastAsia"/>
            <w:color w:val="000000"/>
            <w:szCs w:val="21"/>
          </w:rPr>
          <w:delText>；</w:delText>
        </w:r>
      </w:del>
    </w:p>
    <w:p w14:paraId="18127694" w14:textId="0FEFBEB5" w:rsidR="002348C3" w:rsidRPr="009F1D09" w:rsidDel="00EE1591" w:rsidRDefault="002348C3">
      <w:pPr>
        <w:spacing w:line="340" w:lineRule="exact"/>
        <w:rPr>
          <w:del w:id="1321" w:author="xujiawei" w:date="2022-08-09T16:40:00Z"/>
          <w:color w:val="000000"/>
          <w:szCs w:val="21"/>
        </w:rPr>
        <w:pPrChange w:id="1322" w:author="xujiawei" w:date="2022-09-06T17:41:00Z">
          <w:pPr>
            <w:ind w:firstLineChars="200" w:firstLine="420"/>
          </w:pPr>
        </w:pPrChange>
      </w:pPr>
      <w:del w:id="1323" w:author="xujiawei" w:date="2022-08-09T16:40:00Z">
        <w:r w:rsidRPr="009F1D09" w:rsidDel="00EE1591">
          <w:rPr>
            <w:rFonts w:hint="eastAsia"/>
            <w:color w:val="000000"/>
            <w:szCs w:val="21"/>
          </w:rPr>
          <w:delText>输出：源节点</w:delText>
        </w:r>
        <w:r w:rsidRPr="009F1D09" w:rsidDel="00EE1591">
          <w:rPr>
            <w:color w:val="000000"/>
            <w:szCs w:val="21"/>
          </w:rPr>
          <w:delText>相对于目标类型的特征表示</w:delText>
        </w:r>
        <w:r w:rsidRPr="009F1D09" w:rsidDel="00EE1591">
          <w:rPr>
            <w:rFonts w:hint="eastAsia"/>
            <w:b/>
            <w:i/>
            <w:color w:val="000000"/>
            <w:szCs w:val="21"/>
          </w:rPr>
          <w:delText>D</w:delText>
        </w:r>
        <w:r w:rsidRPr="009F1D09" w:rsidDel="00EE1591">
          <w:rPr>
            <w:b/>
            <w:i/>
            <w:color w:val="000000"/>
            <w:szCs w:val="21"/>
          </w:rPr>
          <w:delText>ic</w:delText>
        </w:r>
        <w:r w:rsidRPr="009F1D09" w:rsidDel="00EE1591">
          <w:rPr>
            <w:i/>
            <w:color w:val="000000"/>
            <w:szCs w:val="21"/>
            <w:vertAlign w:val="subscript"/>
          </w:rPr>
          <w:delText>s</w:delText>
        </w:r>
        <w:r w:rsidRPr="009F1D09" w:rsidDel="00EE1591">
          <w:rPr>
            <w:rFonts w:hint="eastAsia"/>
            <w:color w:val="000000"/>
            <w:szCs w:val="21"/>
          </w:rPr>
          <w:delText>．</w:delText>
        </w:r>
      </w:del>
    </w:p>
    <w:p w14:paraId="175BBCFF" w14:textId="5DE1C62C" w:rsidR="002348C3" w:rsidRPr="009F1D09" w:rsidDel="00EE1591" w:rsidRDefault="002348C3">
      <w:pPr>
        <w:spacing w:line="340" w:lineRule="exact"/>
        <w:rPr>
          <w:del w:id="1324" w:author="xujiawei" w:date="2022-08-09T16:40:00Z"/>
          <w:color w:val="000000"/>
          <w:sz w:val="18"/>
          <w:szCs w:val="21"/>
        </w:rPr>
        <w:pPrChange w:id="1325" w:author="xujiawei" w:date="2022-09-06T17:41:00Z">
          <w:pPr>
            <w:spacing w:line="340" w:lineRule="exact"/>
            <w:ind w:left="420"/>
          </w:pPr>
        </w:pPrChange>
      </w:pPr>
      <w:del w:id="1326" w:author="xujiawei" w:date="2022-08-09T16:40:00Z">
        <w:r w:rsidRPr="009F1D09" w:rsidDel="00EE1591">
          <w:rPr>
            <w:rFonts w:ascii="宋体" w:hAnsi="宋体" w:hint="eastAsia"/>
            <w:color w:val="000000"/>
            <w:szCs w:val="21"/>
          </w:rPr>
          <w:delText xml:space="preserve">① </w:delText>
        </w:r>
        <w:r w:rsidRPr="009F1D09" w:rsidDel="00EE1591">
          <w:rPr>
            <w:rFonts w:hint="eastAsia"/>
            <w:i/>
            <w:color w:val="000000"/>
            <w:szCs w:val="21"/>
          </w:rPr>
          <w:delText>BreadthFirstSearch</w:delText>
        </w:r>
        <w:r w:rsidRPr="009F1D09" w:rsidDel="00EE1591">
          <w:rPr>
            <w:rFonts w:hint="eastAsia"/>
            <w:color w:val="000000"/>
            <w:szCs w:val="21"/>
          </w:rPr>
          <w:delText>(</w:delText>
        </w:r>
        <w:r w:rsidRPr="009F1D09" w:rsidDel="00EE1591">
          <w:rPr>
            <w:rFonts w:hint="eastAsia"/>
            <w:i/>
            <w:color w:val="000000"/>
            <w:szCs w:val="21"/>
          </w:rPr>
          <w:delText>T</w:delText>
        </w:r>
        <w:r w:rsidRPr="009F1D09" w:rsidDel="00EE1591">
          <w:rPr>
            <w:i/>
            <w:color w:val="000000"/>
            <w:szCs w:val="21"/>
          </w:rPr>
          <w:delText>I-tree</w:delText>
        </w:r>
        <w:r w:rsidRPr="009F1D09" w:rsidDel="00EE1591">
          <w:rPr>
            <w:rFonts w:hint="eastAsia"/>
            <w:color w:val="000000"/>
            <w:szCs w:val="21"/>
          </w:rPr>
          <w:delText>,</w:delText>
        </w:r>
        <w:r w:rsidRPr="009F1D09" w:rsidDel="00EE1591">
          <w:rPr>
            <w:color w:val="000000"/>
            <w:szCs w:val="21"/>
          </w:rPr>
          <w:delText xml:space="preserve"> </w:delText>
        </w:r>
        <w:r w:rsidRPr="009F1D09" w:rsidDel="00EE1591">
          <w:rPr>
            <w:i/>
            <w:color w:val="000000"/>
            <w:szCs w:val="21"/>
          </w:rPr>
          <w:delText>s</w:delText>
        </w:r>
        <w:r w:rsidRPr="009F1D09" w:rsidDel="00EE1591">
          <w:rPr>
            <w:rFonts w:hint="eastAsia"/>
            <w:color w:val="000000"/>
            <w:szCs w:val="21"/>
          </w:rPr>
          <w:delText>)</w:delText>
        </w:r>
        <w:r w:rsidRPr="009F1D09" w:rsidDel="00EE1591">
          <w:rPr>
            <w:rFonts w:hint="eastAsia"/>
            <w:color w:val="000000"/>
            <w:szCs w:val="21"/>
          </w:rPr>
          <w:delText>；</w:delText>
        </w:r>
      </w:del>
    </w:p>
    <w:p w14:paraId="356E4313" w14:textId="15372A4B" w:rsidR="002348C3" w:rsidRPr="009F1D09" w:rsidDel="00EE1591" w:rsidRDefault="002348C3">
      <w:pPr>
        <w:spacing w:line="340" w:lineRule="exact"/>
        <w:rPr>
          <w:del w:id="1327" w:author="xujiawei" w:date="2022-08-09T16:40:00Z"/>
          <w:color w:val="000000"/>
          <w:szCs w:val="21"/>
        </w:rPr>
        <w:pPrChange w:id="1328" w:author="xujiawei" w:date="2022-09-06T17:41:00Z">
          <w:pPr>
            <w:spacing w:line="340" w:lineRule="exact"/>
            <w:ind w:firstLineChars="200" w:firstLine="420"/>
          </w:pPr>
        </w:pPrChange>
      </w:pPr>
      <w:del w:id="1329" w:author="xujiawei" w:date="2022-08-09T16:40:00Z">
        <w:r w:rsidRPr="009F1D09" w:rsidDel="00EE1591">
          <w:rPr>
            <w:rFonts w:ascii="宋体" w:hAnsi="宋体" w:hint="eastAsia"/>
            <w:color w:val="000000"/>
            <w:szCs w:val="21"/>
          </w:rPr>
          <w:delText>②</w:delText>
        </w:r>
        <w:r w:rsidRPr="009F1D09" w:rsidDel="00EE1591">
          <w:rPr>
            <w:rFonts w:ascii="宋体" w:hAnsi="宋体"/>
            <w:color w:val="000000"/>
            <w:szCs w:val="21"/>
          </w:rPr>
          <w:delText xml:space="preserve"> </w:delText>
        </w:r>
        <w:r w:rsidRPr="009F1D09" w:rsidDel="00EE1591">
          <w:rPr>
            <w:rFonts w:hint="eastAsia"/>
            <w:color w:val="000000"/>
            <w:szCs w:val="21"/>
          </w:rPr>
          <w:delText>for each path</w:delText>
        </w:r>
        <w:r w:rsidRPr="009F1D09" w:rsidDel="00EE1591">
          <w:rPr>
            <w:color w:val="000000"/>
            <w:szCs w:val="21"/>
          </w:rPr>
          <w:delText xml:space="preserve"> containing </w:delText>
        </w:r>
        <w:r w:rsidRPr="009F1D09" w:rsidDel="00EE1591">
          <w:rPr>
            <w:i/>
            <w:color w:val="000000"/>
            <w:szCs w:val="21"/>
          </w:rPr>
          <w:delText>s</w:delText>
        </w:r>
      </w:del>
    </w:p>
    <w:p w14:paraId="621011D5" w14:textId="0B55F20B" w:rsidR="002348C3" w:rsidRPr="009F1D09" w:rsidDel="00EE1591" w:rsidRDefault="002348C3">
      <w:pPr>
        <w:spacing w:line="340" w:lineRule="exact"/>
        <w:rPr>
          <w:del w:id="1330" w:author="xujiawei" w:date="2022-08-09T16:40:00Z"/>
          <w:color w:val="000000"/>
          <w:szCs w:val="21"/>
        </w:rPr>
        <w:pPrChange w:id="1331" w:author="xujiawei" w:date="2022-09-06T17:41:00Z">
          <w:pPr>
            <w:spacing w:line="340" w:lineRule="exact"/>
            <w:ind w:leftChars="200" w:left="1050" w:hangingChars="300" w:hanging="630"/>
          </w:pPr>
        </w:pPrChange>
      </w:pPr>
      <w:del w:id="1332" w:author="xujiawei" w:date="2022-08-09T16:40:00Z">
        <w:r w:rsidRPr="009F1D09" w:rsidDel="00EE1591">
          <w:rPr>
            <w:rFonts w:ascii="宋体" w:hAnsi="宋体" w:hint="eastAsia"/>
            <w:color w:val="000000"/>
            <w:szCs w:val="21"/>
          </w:rPr>
          <w:delText>③</w:delText>
        </w:r>
        <w:r w:rsidRPr="009F1D09" w:rsidDel="00EE1591">
          <w:rPr>
            <w:color w:val="000000"/>
            <w:szCs w:val="21"/>
          </w:rPr>
          <w:delText xml:space="preserve">   </w:delText>
        </w:r>
        <w:r w:rsidRPr="009F1D09" w:rsidDel="00EE1591">
          <w:rPr>
            <w:i/>
            <w:color w:val="000000"/>
            <w:szCs w:val="21"/>
          </w:rPr>
          <w:delText>DIS</w:delText>
        </w:r>
        <w:r w:rsidRPr="009F1D09" w:rsidDel="00EE1591">
          <w:rPr>
            <w:i/>
            <w:color w:val="000000"/>
            <w:position w:val="-4"/>
            <w:szCs w:val="21"/>
          </w:rPr>
          <w:object w:dxaOrig="279" w:dyaOrig="180" w14:anchorId="6EE911EE">
            <v:shape id="_x0000_i1051" type="#_x0000_t75" style="width:14.1pt;height:8.6pt" o:ole="">
              <v:imagedata r:id="rId67" o:title=""/>
            </v:shape>
            <o:OLEObject Type="Embed" ProgID="Equation.3" ShapeID="_x0000_i1051" DrawAspect="Content" ObjectID="_1724166662" r:id="rId68"/>
          </w:object>
        </w:r>
        <w:r w:rsidRPr="009F1D09" w:rsidDel="00EE1591">
          <w:rPr>
            <w:rFonts w:hint="eastAsia"/>
            <w:i/>
            <w:color w:val="000000"/>
            <w:szCs w:val="21"/>
          </w:rPr>
          <w:delText>get</w:delText>
        </w:r>
        <w:r w:rsidRPr="009F1D09" w:rsidDel="00EE1591">
          <w:rPr>
            <w:i/>
            <w:color w:val="000000"/>
            <w:szCs w:val="21"/>
          </w:rPr>
          <w:delText>ItemSet</w:delText>
        </w:r>
        <w:r w:rsidRPr="009F1D09" w:rsidDel="00EE1591">
          <w:rPr>
            <w:rFonts w:hint="eastAsia"/>
            <w:color w:val="000000"/>
            <w:szCs w:val="21"/>
          </w:rPr>
          <w:delText>(</w:delText>
        </w:r>
        <w:r w:rsidRPr="009F1D09" w:rsidDel="00EE1591">
          <w:rPr>
            <w:i/>
            <w:color w:val="000000"/>
            <w:szCs w:val="21"/>
          </w:rPr>
          <w:delText>s</w:delText>
        </w:r>
        <w:r w:rsidRPr="009F1D09" w:rsidDel="00EE1591">
          <w:rPr>
            <w:rFonts w:hint="eastAsia"/>
            <w:color w:val="000000"/>
            <w:szCs w:val="21"/>
          </w:rPr>
          <w:delText>,</w:delText>
        </w:r>
        <w:r w:rsidRPr="009F1D09" w:rsidDel="00EE1591">
          <w:rPr>
            <w:i/>
            <w:color w:val="000000"/>
            <w:szCs w:val="21"/>
          </w:rPr>
          <w:delText>t</w:delText>
        </w:r>
        <w:r w:rsidRPr="009F1D09" w:rsidDel="00EE1591">
          <w:rPr>
            <w:rFonts w:hint="eastAsia"/>
            <w:color w:val="000000"/>
            <w:szCs w:val="21"/>
          </w:rPr>
          <w:delText>)</w:delText>
        </w:r>
        <w:r w:rsidRPr="009F1D09" w:rsidDel="00EE1591">
          <w:rPr>
            <w:rFonts w:hint="eastAsia"/>
            <w:color w:val="000000"/>
            <w:szCs w:val="21"/>
          </w:rPr>
          <w:delText>；</w:delText>
        </w:r>
        <w:r w:rsidRPr="009F1D09" w:rsidDel="00EE1591">
          <w:rPr>
            <w:rFonts w:hint="eastAsia"/>
            <w:color w:val="000000"/>
            <w:szCs w:val="21"/>
          </w:rPr>
          <w:delText xml:space="preserve">/* </w:delText>
        </w:r>
        <w:r w:rsidRPr="009F1D09" w:rsidDel="00EE1591">
          <w:rPr>
            <w:rFonts w:hint="eastAsia"/>
            <w:color w:val="000000"/>
            <w:szCs w:val="21"/>
          </w:rPr>
          <w:delText>将</w:delText>
        </w:r>
        <w:r w:rsidRPr="009F1D09" w:rsidDel="00EE1591">
          <w:rPr>
            <w:color w:val="000000"/>
            <w:szCs w:val="21"/>
          </w:rPr>
          <w:delText>源节点</w:delText>
        </w:r>
        <w:r w:rsidRPr="009F1D09" w:rsidDel="00EE1591">
          <w:rPr>
            <w:rFonts w:hint="eastAsia"/>
            <w:i/>
            <w:color w:val="000000"/>
            <w:szCs w:val="21"/>
          </w:rPr>
          <w:delText>s</w:delText>
        </w:r>
        <w:r w:rsidRPr="009F1D09" w:rsidDel="00EE1591">
          <w:rPr>
            <w:rFonts w:hint="eastAsia"/>
            <w:color w:val="000000"/>
            <w:szCs w:val="21"/>
          </w:rPr>
          <w:delText>关于</w:delText>
        </w:r>
        <w:r w:rsidRPr="009F1D09" w:rsidDel="00EE1591">
          <w:rPr>
            <w:color w:val="000000"/>
            <w:szCs w:val="21"/>
          </w:rPr>
          <w:delText>目标类型</w:delText>
        </w:r>
        <w:r w:rsidRPr="009F1D09" w:rsidDel="00EE1591">
          <w:rPr>
            <w:rFonts w:hint="eastAsia"/>
            <w:i/>
            <w:color w:val="000000"/>
            <w:szCs w:val="21"/>
          </w:rPr>
          <w:delText>t</w:delText>
        </w:r>
        <w:r w:rsidRPr="009F1D09" w:rsidDel="00EE1591">
          <w:rPr>
            <w:rFonts w:hint="eastAsia"/>
            <w:color w:val="000000"/>
            <w:szCs w:val="21"/>
          </w:rPr>
          <w:delText>路径</w:delText>
        </w:r>
        <w:r w:rsidRPr="009F1D09" w:rsidDel="00EE1591">
          <w:rPr>
            <w:color w:val="000000"/>
            <w:szCs w:val="21"/>
          </w:rPr>
          <w:delText>中</w:delText>
        </w:r>
        <w:r w:rsidRPr="009F1D09" w:rsidDel="00EE1591">
          <w:rPr>
            <w:rFonts w:hint="eastAsia"/>
            <w:color w:val="000000"/>
            <w:szCs w:val="21"/>
          </w:rPr>
          <w:delText>的</w:delText>
        </w:r>
        <w:r w:rsidRPr="009F1D09" w:rsidDel="00EE1591">
          <w:rPr>
            <w:color w:val="000000"/>
            <w:szCs w:val="21"/>
          </w:rPr>
          <w:delText>节点</w:delText>
        </w:r>
        <w:r w:rsidRPr="009F1D09" w:rsidDel="00EE1591">
          <w:rPr>
            <w:rFonts w:ascii="Calibri" w:hAnsi="Calibri"/>
            <w:color w:val="000000"/>
            <w:szCs w:val="21"/>
          </w:rPr>
          <w:delText>放入集合</w:delText>
        </w:r>
        <w:r w:rsidRPr="009F1D09" w:rsidDel="00EE1591">
          <w:rPr>
            <w:i/>
            <w:color w:val="000000"/>
            <w:szCs w:val="21"/>
          </w:rPr>
          <w:delText>DIS</w:delText>
        </w:r>
        <w:r w:rsidRPr="009F1D09" w:rsidDel="00EE1591">
          <w:rPr>
            <w:rFonts w:ascii="Calibri" w:hAnsi="Calibri" w:hint="eastAsia"/>
            <w:color w:val="000000"/>
            <w:szCs w:val="21"/>
          </w:rPr>
          <w:delText>中</w:delText>
        </w:r>
        <w:r w:rsidRPr="009F1D09" w:rsidDel="00EE1591">
          <w:rPr>
            <w:rFonts w:ascii="Calibri" w:hAnsi="Calibri" w:hint="eastAsia"/>
            <w:color w:val="000000"/>
            <w:szCs w:val="21"/>
          </w:rPr>
          <w:delText>*</w:delText>
        </w:r>
        <w:r w:rsidRPr="009F1D09" w:rsidDel="00EE1591">
          <w:rPr>
            <w:color w:val="000000"/>
            <w:szCs w:val="21"/>
          </w:rPr>
          <w:delText>/</w:delText>
        </w:r>
        <w:r w:rsidDel="00EE1591">
          <w:rPr>
            <w:rFonts w:hint="eastAsia"/>
            <w:color w:val="000000"/>
            <w:szCs w:val="21"/>
          </w:rPr>
          <w:delText xml:space="preserve"> </w:delText>
        </w:r>
      </w:del>
    </w:p>
    <w:p w14:paraId="1D8901BB" w14:textId="1EAFA63D" w:rsidR="002348C3" w:rsidRPr="009F1D09" w:rsidDel="00EE1591" w:rsidRDefault="002348C3">
      <w:pPr>
        <w:spacing w:line="340" w:lineRule="exact"/>
        <w:rPr>
          <w:del w:id="1333" w:author="xujiawei" w:date="2022-08-09T16:40:00Z"/>
          <w:color w:val="000000"/>
          <w:szCs w:val="21"/>
        </w:rPr>
        <w:pPrChange w:id="1334" w:author="xujiawei" w:date="2022-09-06T17:41:00Z">
          <w:pPr>
            <w:spacing w:line="340" w:lineRule="exact"/>
            <w:ind w:firstLineChars="200" w:firstLine="420"/>
          </w:pPr>
        </w:pPrChange>
      </w:pPr>
      <w:del w:id="1335" w:author="xujiawei" w:date="2022-08-09T16:40:00Z">
        <w:r w:rsidRPr="009F1D09" w:rsidDel="00EE1591">
          <w:rPr>
            <w:rFonts w:ascii="宋体" w:hAnsi="宋体" w:hint="eastAsia"/>
            <w:color w:val="000000"/>
            <w:szCs w:val="21"/>
          </w:rPr>
          <w:delText>④</w:delText>
        </w:r>
        <w:r w:rsidRPr="009F1D09" w:rsidDel="00EE1591">
          <w:rPr>
            <w:color w:val="000000"/>
            <w:sz w:val="18"/>
            <w:szCs w:val="21"/>
          </w:rPr>
          <w:delText xml:space="preserve"> </w:delText>
        </w:r>
        <w:r w:rsidRPr="009F1D09" w:rsidDel="00EE1591">
          <w:rPr>
            <w:color w:val="000000"/>
            <w:szCs w:val="21"/>
          </w:rPr>
          <w:delText>e</w:delText>
        </w:r>
        <w:r w:rsidRPr="009F1D09" w:rsidDel="00EE1591">
          <w:rPr>
            <w:rFonts w:hint="eastAsia"/>
            <w:color w:val="000000"/>
            <w:szCs w:val="21"/>
          </w:rPr>
          <w:delText xml:space="preserve">nd </w:delText>
        </w:r>
        <w:r w:rsidRPr="009F1D09" w:rsidDel="00EE1591">
          <w:rPr>
            <w:color w:val="000000"/>
            <w:szCs w:val="21"/>
          </w:rPr>
          <w:delText xml:space="preserve">for   </w:delText>
        </w:r>
      </w:del>
    </w:p>
    <w:p w14:paraId="2C14253F" w14:textId="26B42DD2" w:rsidR="002348C3" w:rsidRPr="00FE7F7C" w:rsidDel="00EE1591" w:rsidRDefault="002348C3">
      <w:pPr>
        <w:spacing w:line="340" w:lineRule="exact"/>
        <w:rPr>
          <w:del w:id="1336" w:author="xujiawei" w:date="2022-08-09T16:40:00Z"/>
          <w:i/>
          <w:color w:val="000000"/>
          <w:szCs w:val="21"/>
          <w:highlight w:val="yellow"/>
        </w:rPr>
        <w:pPrChange w:id="1337" w:author="xujiawei" w:date="2022-09-06T17:41:00Z">
          <w:pPr>
            <w:spacing w:line="340" w:lineRule="exact"/>
            <w:ind w:leftChars="200" w:left="840" w:hangingChars="200" w:hanging="420"/>
          </w:pPr>
        </w:pPrChange>
      </w:pPr>
      <w:del w:id="1338" w:author="xujiawei" w:date="2022-08-09T16:40:00Z">
        <w:r w:rsidRPr="009F1D09" w:rsidDel="00EE1591">
          <w:rPr>
            <w:rFonts w:ascii="宋体" w:hAnsi="宋体" w:hint="eastAsia"/>
            <w:color w:val="000000"/>
            <w:szCs w:val="21"/>
          </w:rPr>
          <w:delText>⑤</w:delText>
        </w:r>
        <w:r w:rsidRPr="009F1D09" w:rsidDel="00EE1591">
          <w:rPr>
            <w:i/>
            <w:color w:val="000000"/>
            <w:szCs w:val="21"/>
          </w:rPr>
          <w:delText xml:space="preserve"> C</w:delText>
        </w:r>
        <w:r w:rsidRPr="009F1D09" w:rsidDel="00EE1591">
          <w:rPr>
            <w:i/>
            <w:color w:val="000000"/>
            <w:position w:val="-4"/>
            <w:szCs w:val="21"/>
          </w:rPr>
          <w:object w:dxaOrig="279" w:dyaOrig="180" w14:anchorId="7E61D231">
            <v:shape id="_x0000_i1052" type="#_x0000_t75" style="width:14.1pt;height:8.6pt" o:ole="">
              <v:imagedata r:id="rId69" o:title=""/>
            </v:shape>
            <o:OLEObject Type="Embed" ProgID="Equation.3" ShapeID="_x0000_i1052" DrawAspect="Content" ObjectID="_1724166663" r:id="rId70"/>
          </w:object>
        </w:r>
        <w:r w:rsidRPr="009F1D09" w:rsidDel="00EE1591">
          <w:rPr>
            <w:color w:val="000000"/>
            <w:szCs w:val="21"/>
          </w:rPr>
          <w:fldChar w:fldCharType="begin"/>
        </w:r>
        <w:r w:rsidRPr="009F1D09" w:rsidDel="00EE1591">
          <w:rPr>
            <w:color w:val="000000"/>
            <w:szCs w:val="21"/>
          </w:rPr>
          <w:delInstrText xml:space="preserve"> QUOTE </w:delInstrText>
        </w:r>
        <m:oMath>
          <m:r>
            <m:rPr>
              <m:sty m:val="p"/>
            </m:rPr>
            <w:rPr>
              <w:rFonts w:ascii="Cambria Math" w:hAnsi="Cambria Math"/>
              <w:color w:val="000000"/>
              <w:sz w:val="18"/>
              <w:szCs w:val="18"/>
            </w:rPr>
            <m:t>←</m:t>
          </m:r>
        </m:oMath>
        <w:r w:rsidRPr="009F1D09" w:rsidDel="00EE1591">
          <w:rPr>
            <w:color w:val="000000"/>
            <w:szCs w:val="21"/>
          </w:rPr>
          <w:delInstrText xml:space="preserve"> </w:delInstrText>
        </w:r>
        <w:r w:rsidRPr="009F1D09" w:rsidDel="00EE1591">
          <w:rPr>
            <w:color w:val="000000"/>
            <w:szCs w:val="21"/>
          </w:rPr>
          <w:fldChar w:fldCharType="separate"/>
        </w:r>
        <m:oMath>
          <m:r>
            <m:rPr>
              <m:sty m:val="p"/>
            </m:rPr>
            <w:rPr>
              <w:rFonts w:ascii="Cambria Math" w:hAnsi="Cambria Math"/>
              <w:color w:val="000000"/>
              <w:sz w:val="18"/>
              <w:szCs w:val="18"/>
            </w:rPr>
            <m:t>←</m:t>
          </m:r>
        </m:oMath>
        <w:r w:rsidRPr="009F1D09" w:rsidDel="00EE1591">
          <w:rPr>
            <w:color w:val="000000"/>
            <w:szCs w:val="21"/>
          </w:rPr>
          <w:fldChar w:fldCharType="end"/>
        </w:r>
        <w:r w:rsidRPr="009F1D09" w:rsidDel="00EE1591">
          <w:rPr>
            <w:rFonts w:hint="eastAsia"/>
            <w:i/>
            <w:color w:val="000000"/>
            <w:szCs w:val="21"/>
          </w:rPr>
          <w:delText>getChildNode</w:delText>
        </w:r>
        <w:r w:rsidRPr="009F1D09" w:rsidDel="00EE1591">
          <w:rPr>
            <w:rFonts w:hint="eastAsia"/>
            <w:color w:val="000000"/>
            <w:szCs w:val="21"/>
          </w:rPr>
          <w:delText>(</w:delText>
        </w:r>
        <w:r w:rsidRPr="009F1D09" w:rsidDel="00EE1591">
          <w:rPr>
            <w:i/>
            <w:color w:val="000000"/>
            <w:szCs w:val="21"/>
          </w:rPr>
          <w:delText>DIS</w:delText>
        </w:r>
        <w:r w:rsidRPr="009F1D09" w:rsidDel="00EE1591">
          <w:rPr>
            <w:rFonts w:hint="eastAsia"/>
            <w:color w:val="000000"/>
            <w:szCs w:val="21"/>
          </w:rPr>
          <w:delText>,</w:delText>
        </w:r>
        <w:r w:rsidRPr="009F1D09" w:rsidDel="00EE1591">
          <w:rPr>
            <w:i/>
            <w:color w:val="000000"/>
            <w:szCs w:val="21"/>
          </w:rPr>
          <w:delText>t</w:delText>
        </w:r>
        <w:r w:rsidRPr="009F1D09" w:rsidDel="00EE1591">
          <w:rPr>
            <w:rFonts w:hint="eastAsia"/>
            <w:color w:val="000000"/>
            <w:szCs w:val="21"/>
          </w:rPr>
          <w:delText>)</w:delText>
        </w:r>
        <w:r w:rsidRPr="009F1D09" w:rsidDel="00EE1591">
          <w:rPr>
            <w:rFonts w:hint="eastAsia"/>
            <w:color w:val="000000"/>
            <w:szCs w:val="21"/>
          </w:rPr>
          <w:delText>；</w:delText>
        </w:r>
        <w:r w:rsidRPr="00FE7F7C" w:rsidDel="00EE1591">
          <w:rPr>
            <w:color w:val="000000"/>
            <w:szCs w:val="21"/>
            <w:highlight w:val="yellow"/>
          </w:rPr>
          <w:delText>/*</w:delText>
        </w:r>
        <w:r w:rsidRPr="00FE7F7C" w:rsidDel="00EE1591">
          <w:rPr>
            <w:rFonts w:hint="eastAsia"/>
            <w:color w:val="000000"/>
            <w:szCs w:val="21"/>
            <w:highlight w:val="yellow"/>
          </w:rPr>
          <w:delText>将</w:delText>
        </w:r>
        <w:r w:rsidRPr="00FE7F7C" w:rsidDel="00EE1591">
          <w:rPr>
            <w:i/>
            <w:color w:val="000000"/>
            <w:szCs w:val="21"/>
            <w:highlight w:val="yellow"/>
          </w:rPr>
          <w:delText>DIS</w:delText>
        </w:r>
        <w:r w:rsidRPr="00FE7F7C" w:rsidDel="00EE1591">
          <w:rPr>
            <w:rFonts w:hint="eastAsia"/>
            <w:color w:val="000000"/>
            <w:szCs w:val="21"/>
            <w:highlight w:val="yellow"/>
          </w:rPr>
          <w:delText>中类型</w:delText>
        </w:r>
        <w:r w:rsidRPr="00FE7F7C" w:rsidDel="00EE1591">
          <w:rPr>
            <w:rFonts w:hint="eastAsia"/>
            <w:i/>
            <w:color w:val="000000"/>
            <w:szCs w:val="21"/>
            <w:highlight w:val="yellow"/>
          </w:rPr>
          <w:delText>t</w:delText>
        </w:r>
      </w:del>
    </w:p>
    <w:p w14:paraId="1BE5B236" w14:textId="2CD9C810" w:rsidR="002348C3" w:rsidRPr="00BA51D4" w:rsidDel="00EE1591" w:rsidRDefault="002348C3">
      <w:pPr>
        <w:spacing w:line="340" w:lineRule="exact"/>
        <w:rPr>
          <w:del w:id="1339" w:author="xujiawei" w:date="2022-08-09T16:40:00Z"/>
          <w:color w:val="FF0000"/>
          <w:sz w:val="16"/>
          <w:bdr w:val="single" w:sz="4" w:space="0" w:color="FF0000"/>
        </w:rPr>
        <w:pPrChange w:id="1340" w:author="xujiawei" w:date="2022-09-06T17:41:00Z">
          <w:pPr>
            <w:spacing w:line="340" w:lineRule="exact"/>
            <w:ind w:firstLineChars="350" w:firstLine="735"/>
          </w:pPr>
        </w:pPrChange>
      </w:pPr>
      <w:del w:id="1341" w:author="xujiawei" w:date="2022-08-09T16:40:00Z">
        <w:r w:rsidRPr="00FE7F7C" w:rsidDel="00EE1591">
          <w:rPr>
            <w:rFonts w:hint="eastAsia"/>
            <w:color w:val="000000"/>
            <w:szCs w:val="21"/>
            <w:highlight w:val="yellow"/>
          </w:rPr>
          <w:delText>的</w:delText>
        </w:r>
        <w:r w:rsidRPr="00FE7F7C" w:rsidDel="00EE1591">
          <w:rPr>
            <w:color w:val="000000"/>
            <w:szCs w:val="21"/>
            <w:highlight w:val="yellow"/>
          </w:rPr>
          <w:delText>节点放入集合</w:delText>
        </w:r>
        <w:r w:rsidRPr="00FE7F7C" w:rsidDel="00EE1591">
          <w:rPr>
            <w:rFonts w:hint="eastAsia"/>
            <w:i/>
            <w:color w:val="000000"/>
            <w:szCs w:val="21"/>
            <w:highlight w:val="yellow"/>
          </w:rPr>
          <w:delText>C</w:delText>
        </w:r>
        <w:r w:rsidRPr="00FE7F7C" w:rsidDel="00EE1591">
          <w:rPr>
            <w:i/>
            <w:color w:val="000000"/>
            <w:szCs w:val="21"/>
            <w:highlight w:val="yellow"/>
          </w:rPr>
          <w:delText>*/</w:delText>
        </w:r>
        <w:r w:rsidR="00FE7F7C" w:rsidRPr="00BA51D4" w:rsidDel="00EE1591">
          <w:rPr>
            <w:rFonts w:hint="eastAsia"/>
            <w:color w:val="FF0000"/>
            <w:sz w:val="16"/>
            <w:bdr w:val="single" w:sz="4" w:space="0" w:color="FF0000"/>
          </w:rPr>
          <w:delText>注释不用双斜线</w:delText>
        </w:r>
      </w:del>
    </w:p>
    <w:p w14:paraId="55F290AA" w14:textId="6D3E49F6" w:rsidR="002348C3" w:rsidRPr="009F1D09" w:rsidDel="00EE1591" w:rsidRDefault="002348C3">
      <w:pPr>
        <w:spacing w:line="340" w:lineRule="exact"/>
        <w:rPr>
          <w:del w:id="1342" w:author="xujiawei" w:date="2022-08-09T16:40:00Z"/>
          <w:color w:val="000000"/>
          <w:szCs w:val="21"/>
        </w:rPr>
        <w:pPrChange w:id="1343" w:author="xujiawei" w:date="2022-09-06T17:41:00Z">
          <w:pPr>
            <w:spacing w:line="340" w:lineRule="exact"/>
            <w:ind w:leftChars="200" w:left="840" w:hangingChars="200" w:hanging="420"/>
          </w:pPr>
        </w:pPrChange>
      </w:pPr>
      <w:del w:id="1344" w:author="xujiawei" w:date="2022-08-09T16:40:00Z">
        <w:r w:rsidRPr="009F1D09" w:rsidDel="00EE1591">
          <w:rPr>
            <w:rFonts w:ascii="宋体" w:hAnsi="宋体" w:hint="eastAsia"/>
            <w:color w:val="000000"/>
            <w:szCs w:val="21"/>
          </w:rPr>
          <w:delText>⑥</w:delText>
        </w:r>
        <w:r w:rsidRPr="009F1D09" w:rsidDel="00EE1591">
          <w:rPr>
            <w:color w:val="000000"/>
            <w:szCs w:val="21"/>
          </w:rPr>
          <w:delText xml:space="preserve"> </w:delText>
        </w:r>
        <w:r w:rsidRPr="009F1D09" w:rsidDel="00EE1591">
          <w:rPr>
            <w:rFonts w:hint="eastAsia"/>
            <w:color w:val="000000"/>
            <w:szCs w:val="21"/>
          </w:rPr>
          <w:delText xml:space="preserve">if </w:delText>
        </w:r>
        <w:r w:rsidRPr="009F1D09" w:rsidDel="00EE1591">
          <w:rPr>
            <w:color w:val="000000"/>
            <w:szCs w:val="21"/>
          </w:rPr>
          <w:delText xml:space="preserve">any </w:delText>
        </w:r>
        <w:r w:rsidRPr="009F1D09" w:rsidDel="00EE1591">
          <w:rPr>
            <w:rFonts w:hint="eastAsia"/>
            <w:color w:val="000000"/>
            <w:szCs w:val="21"/>
          </w:rPr>
          <w:delText xml:space="preserve">node </w:delText>
        </w:r>
        <w:r w:rsidRPr="009F1D09" w:rsidDel="00EE1591">
          <w:rPr>
            <w:i/>
            <w:color w:val="000000"/>
            <w:szCs w:val="21"/>
          </w:rPr>
          <w:delText>p</w:delText>
        </w:r>
        <w:r w:rsidRPr="009F1D09" w:rsidDel="00EE1591">
          <w:rPr>
            <w:color w:val="000000"/>
            <w:szCs w:val="21"/>
          </w:rPr>
          <w:delText xml:space="preserve"> is the parent node of at least two </w:delText>
        </w:r>
      </w:del>
    </w:p>
    <w:p w14:paraId="55A4BBCC" w14:textId="25654F62" w:rsidR="002348C3" w:rsidRPr="009F1D09" w:rsidDel="00EE1591" w:rsidRDefault="002348C3">
      <w:pPr>
        <w:spacing w:line="340" w:lineRule="exact"/>
        <w:rPr>
          <w:del w:id="1345" w:author="xujiawei" w:date="2022-08-09T16:40:00Z"/>
          <w:color w:val="000000"/>
          <w:szCs w:val="21"/>
        </w:rPr>
        <w:pPrChange w:id="1346" w:author="xujiawei" w:date="2022-09-06T17:41:00Z">
          <w:pPr>
            <w:spacing w:line="340" w:lineRule="exact"/>
            <w:ind w:leftChars="350" w:left="840" w:hangingChars="50" w:hanging="105"/>
          </w:pPr>
        </w:pPrChange>
      </w:pPr>
      <w:del w:id="1347" w:author="xujiawei" w:date="2022-08-09T16:40:00Z">
        <w:r w:rsidRPr="009F1D09" w:rsidDel="00EE1591">
          <w:rPr>
            <w:color w:val="000000"/>
            <w:szCs w:val="21"/>
          </w:rPr>
          <w:delText xml:space="preserve">nodes in </w:delText>
        </w:r>
        <w:r w:rsidRPr="009F1D09" w:rsidDel="00EE1591">
          <w:rPr>
            <w:i/>
            <w:color w:val="000000"/>
            <w:szCs w:val="21"/>
          </w:rPr>
          <w:delText>C</w:delText>
        </w:r>
      </w:del>
    </w:p>
    <w:p w14:paraId="2BC56C7C" w14:textId="36E05501" w:rsidR="002348C3" w:rsidRPr="009F1D09" w:rsidDel="00EE1591" w:rsidRDefault="00471FBD">
      <w:pPr>
        <w:spacing w:line="340" w:lineRule="exact"/>
        <w:rPr>
          <w:del w:id="1348" w:author="xujiawei" w:date="2022-08-09T16:40:00Z"/>
          <w:color w:val="000000"/>
          <w:szCs w:val="21"/>
        </w:rPr>
        <w:pPrChange w:id="1349" w:author="xujiawei" w:date="2022-09-06T17:41:00Z">
          <w:pPr>
            <w:spacing w:line="340" w:lineRule="exact"/>
            <w:ind w:leftChars="200" w:left="945" w:hangingChars="250" w:hanging="525"/>
          </w:pPr>
        </w:pPrChange>
      </w:pPr>
      <w:del w:id="1350" w:author="xujiawei" w:date="2022-08-09T16:40:00Z">
        <w:r w:rsidDel="00EE1591">
          <w:rPr>
            <w:rFonts w:ascii="宋体" w:hAnsi="宋体" w:hint="eastAsia"/>
            <w:color w:val="000000"/>
            <w:szCs w:val="21"/>
          </w:rPr>
          <w:delText>……</w:delText>
        </w:r>
        <w:r w:rsidR="002348C3" w:rsidRPr="009F1D09" w:rsidDel="00EE1591">
          <w:rPr>
            <w:rFonts w:hint="eastAsia"/>
            <w:b/>
            <w:color w:val="000000"/>
            <w:szCs w:val="21"/>
          </w:rPr>
          <w:delText xml:space="preserve"> </w:delText>
        </w:r>
      </w:del>
    </w:p>
    <w:p w14:paraId="4FDF8FB0" w14:textId="2C90F0FC" w:rsidR="002348C3" w:rsidRPr="009F1D09" w:rsidDel="00EE1591" w:rsidRDefault="002348C3">
      <w:pPr>
        <w:spacing w:line="340" w:lineRule="exact"/>
        <w:rPr>
          <w:del w:id="1351" w:author="xujiawei" w:date="2022-08-09T16:40:00Z"/>
          <w:color w:val="000000"/>
          <w:szCs w:val="21"/>
        </w:rPr>
        <w:pPrChange w:id="1352" w:author="xujiawei" w:date="2022-09-06T17:41:00Z">
          <w:pPr>
            <w:spacing w:line="340" w:lineRule="exact"/>
            <w:ind w:leftChars="200" w:left="945" w:hangingChars="250" w:hanging="525"/>
          </w:pPr>
        </w:pPrChange>
      </w:pPr>
      <w:del w:id="1353" w:author="xujiawei" w:date="2022-08-09T16:40:00Z">
        <w:r w:rsidRPr="009F1D09" w:rsidDel="00EE1591">
          <w:rPr>
            <w:rFonts w:ascii="宋体" w:hAnsi="宋体" w:hint="eastAsia"/>
            <w:color w:val="000000"/>
            <w:szCs w:val="21"/>
          </w:rPr>
          <w:delText>⑧</w:delText>
        </w:r>
        <w:r w:rsidRPr="009F1D09" w:rsidDel="00EE1591">
          <w:rPr>
            <w:color w:val="000000"/>
            <w:szCs w:val="21"/>
          </w:rPr>
          <w:delText xml:space="preserve">   </w:delText>
        </w:r>
        <w:r w:rsidRPr="009F1D09" w:rsidDel="00EE1591">
          <w:rPr>
            <w:i/>
            <w:color w:val="000000"/>
            <w:szCs w:val="21"/>
          </w:rPr>
          <w:delText>D</w:delText>
        </w:r>
        <w:r w:rsidRPr="009F1D09" w:rsidDel="00EE1591">
          <w:rPr>
            <w:i/>
            <w:color w:val="000000"/>
            <w:position w:val="-4"/>
            <w:szCs w:val="21"/>
          </w:rPr>
          <w:object w:dxaOrig="279" w:dyaOrig="180" w14:anchorId="09C99006">
            <v:shape id="_x0000_i1053" type="#_x0000_t75" style="width:14.1pt;height:8.6pt" o:ole="">
              <v:imagedata r:id="rId69" o:title=""/>
            </v:shape>
            <o:OLEObject Type="Embed" ProgID="Equation.3" ShapeID="_x0000_i1053" DrawAspect="Content" ObjectID="_1724166664" r:id="rId71"/>
          </w:object>
        </w:r>
        <w:r w:rsidRPr="009F1D09" w:rsidDel="00EE1591">
          <w:rPr>
            <w:color w:val="000000"/>
            <w:szCs w:val="21"/>
          </w:rPr>
          <w:fldChar w:fldCharType="begin"/>
        </w:r>
        <w:r w:rsidRPr="009F1D09" w:rsidDel="00EE1591">
          <w:rPr>
            <w:color w:val="000000"/>
            <w:szCs w:val="21"/>
          </w:rPr>
          <w:delInstrText xml:space="preserve"> QUOTE </w:delInstrText>
        </w:r>
        <m:oMath>
          <m:r>
            <m:rPr>
              <m:sty m:val="p"/>
            </m:rPr>
            <w:rPr>
              <w:rFonts w:ascii="Cambria Math" w:hAnsi="Cambria Math"/>
              <w:color w:val="000000"/>
              <w:sz w:val="18"/>
              <w:szCs w:val="18"/>
            </w:rPr>
            <m:t>←</m:t>
          </m:r>
        </m:oMath>
        <w:r w:rsidRPr="009F1D09" w:rsidDel="00EE1591">
          <w:rPr>
            <w:color w:val="000000"/>
            <w:szCs w:val="21"/>
          </w:rPr>
          <w:delInstrText xml:space="preserve"> </w:delInstrText>
        </w:r>
        <w:r w:rsidRPr="009F1D09" w:rsidDel="00EE1591">
          <w:rPr>
            <w:color w:val="000000"/>
            <w:szCs w:val="21"/>
          </w:rPr>
          <w:fldChar w:fldCharType="separate"/>
        </w:r>
        <m:oMath>
          <m:r>
            <m:rPr>
              <m:sty m:val="p"/>
            </m:rPr>
            <w:rPr>
              <w:rFonts w:ascii="Cambria Math" w:hAnsi="Cambria Math"/>
              <w:color w:val="000000"/>
              <w:sz w:val="18"/>
              <w:szCs w:val="18"/>
            </w:rPr>
            <m:t>←</m:t>
          </m:r>
        </m:oMath>
        <w:r w:rsidRPr="009F1D09" w:rsidDel="00EE1591">
          <w:rPr>
            <w:color w:val="000000"/>
            <w:szCs w:val="21"/>
          </w:rPr>
          <w:fldChar w:fldCharType="end"/>
        </w:r>
        <w:r w:rsidRPr="009F1D09" w:rsidDel="00EE1591">
          <w:rPr>
            <w:i/>
            <w:color w:val="000000"/>
            <w:szCs w:val="21"/>
          </w:rPr>
          <w:delText>getChildNode</w:delText>
        </w:r>
        <w:r w:rsidRPr="009F1D09" w:rsidDel="00EE1591">
          <w:rPr>
            <w:color w:val="000000"/>
            <w:szCs w:val="21"/>
          </w:rPr>
          <w:delText>(</w:delText>
        </w:r>
        <w:r w:rsidRPr="009F1D09" w:rsidDel="00EE1591">
          <w:rPr>
            <w:i/>
            <w:color w:val="000000"/>
            <w:szCs w:val="21"/>
          </w:rPr>
          <w:delText>IIS</w:delText>
        </w:r>
        <w:r w:rsidRPr="009F1D09" w:rsidDel="00EE1591">
          <w:rPr>
            <w:rFonts w:hint="eastAsia"/>
            <w:color w:val="000000"/>
            <w:szCs w:val="21"/>
          </w:rPr>
          <w:delText>,</w:delText>
        </w:r>
        <w:r w:rsidRPr="009F1D09" w:rsidDel="00EE1591">
          <w:rPr>
            <w:i/>
            <w:color w:val="000000"/>
            <w:szCs w:val="21"/>
          </w:rPr>
          <w:delText>t</w:delText>
        </w:r>
        <w:r w:rsidRPr="009F1D09" w:rsidDel="00EE1591">
          <w:rPr>
            <w:color w:val="000000"/>
            <w:szCs w:val="21"/>
          </w:rPr>
          <w:delText>)</w:delText>
        </w:r>
        <w:r w:rsidRPr="009F1D09" w:rsidDel="00EE1591">
          <w:rPr>
            <w:rFonts w:hint="eastAsia"/>
            <w:color w:val="000000"/>
            <w:szCs w:val="21"/>
          </w:rPr>
          <w:delText>；</w:delText>
        </w:r>
        <w:r w:rsidRPr="009F1D09" w:rsidDel="00EE1591">
          <w:rPr>
            <w:color w:val="000000"/>
            <w:szCs w:val="21"/>
          </w:rPr>
          <w:delText>/*</w:delText>
        </w:r>
        <w:r w:rsidRPr="009F1D09" w:rsidDel="00EE1591">
          <w:rPr>
            <w:color w:val="000000"/>
            <w:szCs w:val="21"/>
          </w:rPr>
          <w:delText>将</w:delText>
        </w:r>
        <w:r w:rsidRPr="009F1D09" w:rsidDel="00EE1591">
          <w:rPr>
            <w:i/>
            <w:color w:val="000000"/>
            <w:szCs w:val="21"/>
          </w:rPr>
          <w:delText>IIS</w:delText>
        </w:r>
        <w:r w:rsidRPr="009F1D09" w:rsidDel="00EE1591">
          <w:rPr>
            <w:color w:val="000000"/>
            <w:szCs w:val="21"/>
          </w:rPr>
          <w:delText>中类型</w:delText>
        </w:r>
        <w:r w:rsidRPr="009F1D09" w:rsidDel="00EE1591">
          <w:rPr>
            <w:i/>
            <w:color w:val="000000"/>
            <w:szCs w:val="21"/>
          </w:rPr>
          <w:delText>t</w:delText>
        </w:r>
        <w:r w:rsidRPr="009F1D09" w:rsidDel="00EE1591">
          <w:rPr>
            <w:color w:val="000000"/>
            <w:szCs w:val="21"/>
          </w:rPr>
          <w:delText>的节点放入集合</w:delText>
        </w:r>
        <w:r w:rsidRPr="009F1D09" w:rsidDel="00EE1591">
          <w:rPr>
            <w:i/>
            <w:color w:val="000000"/>
            <w:szCs w:val="21"/>
          </w:rPr>
          <w:delText>D*/</w:delText>
        </w:r>
      </w:del>
    </w:p>
    <w:p w14:paraId="4E982715" w14:textId="34244D18" w:rsidR="002348C3" w:rsidRPr="009F1D09" w:rsidDel="00EE1591" w:rsidRDefault="002348C3">
      <w:pPr>
        <w:spacing w:line="340" w:lineRule="exact"/>
        <w:rPr>
          <w:del w:id="1354" w:author="xujiawei" w:date="2022-08-09T16:40:00Z"/>
          <w:color w:val="000000"/>
          <w:szCs w:val="21"/>
        </w:rPr>
        <w:pPrChange w:id="1355" w:author="xujiawei" w:date="2022-09-06T17:41:00Z">
          <w:pPr>
            <w:spacing w:line="340" w:lineRule="exact"/>
            <w:ind w:firstLineChars="200" w:firstLine="420"/>
          </w:pPr>
        </w:pPrChange>
      </w:pPr>
      <w:del w:id="1356" w:author="xujiawei" w:date="2022-08-09T16:40:00Z">
        <w:r w:rsidRPr="009F1D09" w:rsidDel="00EE1591">
          <w:rPr>
            <w:rFonts w:ascii="宋体" w:hAnsi="宋体" w:hint="eastAsia"/>
            <w:color w:val="000000"/>
            <w:szCs w:val="21"/>
          </w:rPr>
          <w:delText>⑨</w:delText>
        </w:r>
        <w:r w:rsidRPr="009F1D09" w:rsidDel="00EE1591">
          <w:rPr>
            <w:color w:val="000000"/>
            <w:szCs w:val="21"/>
          </w:rPr>
          <w:delText xml:space="preserve"> end if</w:delText>
        </w:r>
      </w:del>
    </w:p>
    <w:p w14:paraId="3E2029CB" w14:textId="13A1CEAB" w:rsidR="002348C3" w:rsidDel="00EE1591" w:rsidRDefault="00471FBD">
      <w:pPr>
        <w:spacing w:line="340" w:lineRule="exact"/>
        <w:rPr>
          <w:del w:id="1357" w:author="xujiawei" w:date="2022-08-09T16:40:00Z"/>
          <w:color w:val="000000"/>
          <w:szCs w:val="21"/>
        </w:rPr>
        <w:pPrChange w:id="1358" w:author="xujiawei" w:date="2022-09-06T17:41:00Z">
          <w:pPr>
            <w:spacing w:line="340" w:lineRule="exact"/>
            <w:ind w:leftChars="350" w:left="840" w:hangingChars="50" w:hanging="105"/>
          </w:pPr>
        </w:pPrChange>
      </w:pPr>
      <w:del w:id="1359" w:author="xujiawei" w:date="2022-08-09T16:40:00Z">
        <w:r w:rsidDel="00EE1591">
          <w:rPr>
            <w:rFonts w:ascii="宋体" w:hAnsi="宋体" w:hint="eastAsia"/>
            <w:color w:val="000000"/>
            <w:szCs w:val="21"/>
          </w:rPr>
          <w:delText>……</w:delText>
        </w:r>
        <w:r w:rsidR="002348C3" w:rsidRPr="009F1D09" w:rsidDel="00EE1591">
          <w:rPr>
            <w:rFonts w:hint="eastAsia"/>
            <w:color w:val="000000"/>
            <w:szCs w:val="21"/>
          </w:rPr>
          <w:delText>；</w:delText>
        </w:r>
      </w:del>
    </w:p>
    <w:p w14:paraId="72F0306D" w14:textId="6E40885A" w:rsidR="002654D3" w:rsidRPr="007273DE" w:rsidDel="007273DE" w:rsidRDefault="002654D3">
      <w:pPr>
        <w:spacing w:line="340" w:lineRule="exact"/>
        <w:rPr>
          <w:del w:id="1360" w:author="xujiawei" w:date="2022-08-09T16:49:00Z"/>
          <w:color w:val="000000"/>
          <w:szCs w:val="21"/>
          <w:rPrChange w:id="1361" w:author="xujiawei" w:date="2022-08-09T16:49:00Z">
            <w:rPr>
              <w:del w:id="1362" w:author="xujiawei" w:date="2022-08-09T16:49:00Z"/>
            </w:rPr>
          </w:rPrChange>
        </w:rPr>
      </w:pPr>
    </w:p>
    <w:p w14:paraId="037EC415" w14:textId="49D21874" w:rsidR="002654D3" w:rsidRPr="002654D3" w:rsidDel="007273DE" w:rsidRDefault="002654D3">
      <w:pPr>
        <w:spacing w:line="340" w:lineRule="exact"/>
        <w:rPr>
          <w:del w:id="1363" w:author="xujiawei" w:date="2022-08-09T16:49:00Z"/>
          <w:b/>
        </w:rPr>
      </w:pPr>
      <w:del w:id="1364" w:author="xujiawei" w:date="2022-08-09T16:49:00Z">
        <w:r w:rsidRPr="002654D3" w:rsidDel="007273DE">
          <w:rPr>
            <w:rFonts w:hint="eastAsia"/>
            <w:b/>
            <w:sz w:val="24"/>
          </w:rPr>
          <w:delText xml:space="preserve">4 </w:delText>
        </w:r>
        <w:r w:rsidRPr="002654D3" w:rsidDel="007273DE">
          <w:rPr>
            <w:rFonts w:hint="eastAsia"/>
            <w:b/>
            <w:sz w:val="24"/>
          </w:rPr>
          <w:delText>结论</w:delText>
        </w:r>
      </w:del>
    </w:p>
    <w:p w14:paraId="3134FE1F" w14:textId="2CE75AE1" w:rsidR="002654D3" w:rsidDel="007273DE" w:rsidRDefault="002654D3">
      <w:pPr>
        <w:spacing w:line="340" w:lineRule="exact"/>
        <w:rPr>
          <w:del w:id="1365" w:author="xujiawei" w:date="2022-08-09T16:49:00Z"/>
        </w:rPr>
        <w:pPrChange w:id="1366" w:author="xujiawei" w:date="2022-09-06T17:41:00Z">
          <w:pPr>
            <w:spacing w:line="340" w:lineRule="exact"/>
            <w:ind w:leftChars="350" w:left="840" w:hangingChars="50" w:hanging="105"/>
          </w:pPr>
        </w:pPrChange>
      </w:pPr>
      <w:del w:id="1367" w:author="xujiawei" w:date="2022-08-09T16:49:00Z">
        <w:r w:rsidDel="007273DE">
          <w:rPr>
            <w:rFonts w:hint="eastAsia"/>
          </w:rPr>
          <w:delText>本文</w:delText>
        </w:r>
        <w:r w:rsidDel="007273DE">
          <w:delText>提出了</w:delText>
        </w:r>
        <w:r w:rsidDel="007273DE">
          <w:rPr>
            <w:rFonts w:hint="eastAsia"/>
          </w:rPr>
          <w:delText>一种</w:delText>
        </w:r>
        <w:r w:rsidDel="007273DE">
          <w:delText>……</w:delText>
        </w:r>
      </w:del>
    </w:p>
    <w:p w14:paraId="5905B058" w14:textId="698DAC97" w:rsidR="002654D3" w:rsidDel="007273DE" w:rsidRDefault="002654D3">
      <w:pPr>
        <w:spacing w:line="340" w:lineRule="exact"/>
        <w:rPr>
          <w:del w:id="1368" w:author="xujiawei" w:date="2022-08-09T16:49:00Z"/>
        </w:rPr>
        <w:pPrChange w:id="1369" w:author="xujiawei" w:date="2022-09-06T17:41:00Z">
          <w:pPr>
            <w:spacing w:line="340" w:lineRule="exact"/>
            <w:ind w:leftChars="350" w:left="840" w:hangingChars="50" w:hanging="105"/>
          </w:pPr>
        </w:pPrChange>
      </w:pPr>
      <w:del w:id="1370" w:author="xujiawei" w:date="2022-08-09T16:49:00Z">
        <w:r w:rsidDel="007273DE">
          <w:rPr>
            <w:rFonts w:hint="eastAsia"/>
          </w:rPr>
          <w:delText>未来</w:delText>
        </w:r>
        <w:r w:rsidDel="007273DE">
          <w:delText>的工作</w:delText>
        </w:r>
        <w:r w:rsidDel="007273DE">
          <w:rPr>
            <w:rFonts w:hint="eastAsia"/>
          </w:rPr>
          <w:delText>包括</w:delText>
        </w:r>
        <w:r w:rsidDel="007273DE">
          <w:rPr>
            <w:rFonts w:hint="eastAsia"/>
          </w:rPr>
          <w:delText>3</w:delText>
        </w:r>
        <w:r w:rsidDel="007273DE">
          <w:rPr>
            <w:rFonts w:hint="eastAsia"/>
          </w:rPr>
          <w:delText>个方面</w:delText>
        </w:r>
        <w:r w:rsidDel="007273DE">
          <w:delText>……</w:delText>
        </w:r>
      </w:del>
    </w:p>
    <w:p w14:paraId="4A4B0BF1" w14:textId="7B23103E" w:rsidR="002654D3" w:rsidDel="007273DE" w:rsidRDefault="002654D3">
      <w:pPr>
        <w:spacing w:line="340" w:lineRule="exact"/>
        <w:rPr>
          <w:del w:id="1371" w:author="xujiawei" w:date="2022-08-09T16:49:00Z"/>
        </w:rPr>
        <w:pPrChange w:id="1372" w:author="xujiawei" w:date="2022-09-06T17:41:00Z">
          <w:pPr>
            <w:spacing w:line="340" w:lineRule="exact"/>
            <w:ind w:leftChars="350" w:left="840" w:hangingChars="50" w:hanging="105"/>
          </w:pPr>
        </w:pPrChange>
      </w:pPr>
    </w:p>
    <w:p w14:paraId="3C15EC93" w14:textId="6658DDEA" w:rsidR="002654D3" w:rsidDel="00817FA7" w:rsidRDefault="002654D3">
      <w:pPr>
        <w:spacing w:line="340" w:lineRule="exact"/>
        <w:rPr>
          <w:del w:id="1373" w:author="xujiawei" w:date="2022-08-09T16:44:00Z"/>
        </w:rPr>
      </w:pPr>
      <w:del w:id="1374" w:author="xujiawei" w:date="2022-08-09T16:49:00Z">
        <w:r w:rsidRPr="002654D3" w:rsidDel="007273DE">
          <w:rPr>
            <w:rFonts w:hint="eastAsia"/>
            <w:b/>
          </w:rPr>
          <w:delText>作者</w:delText>
        </w:r>
        <w:r w:rsidRPr="002654D3" w:rsidDel="007273DE">
          <w:rPr>
            <w:b/>
          </w:rPr>
          <w:delText>贡献</w:delText>
        </w:r>
        <w:r w:rsidRPr="002654D3" w:rsidDel="007273DE">
          <w:rPr>
            <w:rFonts w:hint="eastAsia"/>
            <w:b/>
          </w:rPr>
          <w:delText>声明</w:delText>
        </w:r>
        <w:r w:rsidRPr="002654D3" w:rsidDel="007273DE">
          <w:rPr>
            <w:b/>
          </w:rPr>
          <w:delText>：</w:delText>
        </w:r>
        <w:r w:rsidDel="007273DE">
          <w:rPr>
            <w:rFonts w:hint="eastAsia"/>
          </w:rPr>
          <w:delText>作者一</w:delText>
        </w:r>
        <w:r w:rsidDel="007273DE">
          <w:delText>提出了算法思路</w:delText>
        </w:r>
        <w:r w:rsidDel="007273DE">
          <w:rPr>
            <w:rFonts w:hint="eastAsia"/>
          </w:rPr>
          <w:delText>和</w:delText>
        </w:r>
        <w:r w:rsidDel="007273DE">
          <w:delText>实验方案，作者二</w:delText>
        </w:r>
        <w:r w:rsidDel="007273DE">
          <w:rPr>
            <w:rFonts w:hint="eastAsia"/>
          </w:rPr>
          <w:delText>负责</w:delText>
        </w:r>
        <w:r w:rsidDel="007273DE">
          <w:delText>完成实验并撰写论文，作者三</w:delText>
        </w:r>
        <w:r w:rsidDel="007273DE">
          <w:rPr>
            <w:rFonts w:hint="eastAsia"/>
          </w:rPr>
          <w:delText>提出</w:delText>
        </w:r>
        <w:r w:rsidDel="007273DE">
          <w:delText>指导</w:delText>
        </w:r>
        <w:r w:rsidDel="007273DE">
          <w:rPr>
            <w:rFonts w:hint="eastAsia"/>
          </w:rPr>
          <w:delText>意见</w:delText>
        </w:r>
        <w:r w:rsidDel="007273DE">
          <w:delText>并修改论文。</w:delText>
        </w:r>
      </w:del>
    </w:p>
    <w:p w14:paraId="30219CF1" w14:textId="77777777" w:rsidR="002654D3" w:rsidRPr="002654D3" w:rsidDel="00817FA7" w:rsidRDefault="002654D3">
      <w:pPr>
        <w:spacing w:line="340" w:lineRule="exact"/>
        <w:rPr>
          <w:del w:id="1375" w:author="xujiawei" w:date="2022-08-09T16:44:00Z"/>
        </w:rPr>
        <w:pPrChange w:id="1376" w:author="xujiawei" w:date="2022-09-06T17:41:00Z">
          <w:pPr>
            <w:spacing w:line="340" w:lineRule="exact"/>
            <w:ind w:leftChars="350" w:left="840" w:hangingChars="50" w:hanging="105"/>
          </w:pPr>
        </w:pPrChange>
      </w:pPr>
    </w:p>
    <w:p w14:paraId="148EA5B7" w14:textId="7A463EA2" w:rsidR="002348C3" w:rsidRPr="009F1D09" w:rsidDel="007273DE" w:rsidRDefault="002348C3">
      <w:pPr>
        <w:spacing w:line="340" w:lineRule="exact"/>
        <w:rPr>
          <w:del w:id="1377" w:author="xujiawei" w:date="2022-08-09T16:49:00Z"/>
        </w:rPr>
        <w:pPrChange w:id="1378" w:author="xujiawei" w:date="2022-09-06T17:41:00Z">
          <w:pPr>
            <w:ind w:firstLineChars="200" w:firstLine="420"/>
          </w:pPr>
        </w:pPrChange>
      </w:pPr>
    </w:p>
    <w:p w14:paraId="3F7820FE" w14:textId="3C189C18" w:rsidR="002348C3" w:rsidDel="007273DE" w:rsidRDefault="002348C3">
      <w:pPr>
        <w:spacing w:line="340" w:lineRule="exact"/>
        <w:rPr>
          <w:del w:id="1379" w:author="xujiawei" w:date="2022-08-09T16:49:00Z"/>
          <w:b/>
          <w:bCs/>
        </w:rPr>
        <w:pPrChange w:id="1380" w:author="xujiawei" w:date="2022-09-06T17:41:00Z">
          <w:pPr>
            <w:tabs>
              <w:tab w:val="num" w:pos="840"/>
            </w:tabs>
          </w:pPr>
        </w:pPrChange>
      </w:pPr>
      <w:del w:id="1381" w:author="xujiawei" w:date="2022-08-09T16:49:00Z">
        <w:r w:rsidRPr="009F1D09" w:rsidDel="007273DE">
          <w:rPr>
            <w:rFonts w:hint="eastAsia"/>
            <w:b/>
            <w:bCs/>
          </w:rPr>
          <w:delText>参</w:delText>
        </w:r>
        <w:r w:rsidRPr="009F1D09" w:rsidDel="007273DE">
          <w:rPr>
            <w:rFonts w:hint="eastAsia"/>
            <w:b/>
            <w:bCs/>
          </w:rPr>
          <w:delText xml:space="preserve"> </w:delText>
        </w:r>
        <w:r w:rsidRPr="009F1D09" w:rsidDel="007273DE">
          <w:rPr>
            <w:rFonts w:hint="eastAsia"/>
            <w:b/>
            <w:bCs/>
          </w:rPr>
          <w:delText>考</w:delText>
        </w:r>
        <w:r w:rsidRPr="009F1D09" w:rsidDel="007273DE">
          <w:rPr>
            <w:rFonts w:hint="eastAsia"/>
            <w:b/>
            <w:bCs/>
          </w:rPr>
          <w:delText xml:space="preserve"> </w:delText>
        </w:r>
        <w:r w:rsidRPr="009F1D09" w:rsidDel="007273DE">
          <w:rPr>
            <w:rFonts w:hint="eastAsia"/>
            <w:b/>
            <w:bCs/>
          </w:rPr>
          <w:delText>文</w:delText>
        </w:r>
        <w:r w:rsidRPr="009F1D09" w:rsidDel="007273DE">
          <w:rPr>
            <w:rFonts w:hint="eastAsia"/>
            <w:b/>
            <w:bCs/>
          </w:rPr>
          <w:delText xml:space="preserve"> </w:delText>
        </w:r>
        <w:r w:rsidRPr="009F1D09" w:rsidDel="007273DE">
          <w:rPr>
            <w:rFonts w:hint="eastAsia"/>
            <w:b/>
            <w:bCs/>
          </w:rPr>
          <w:delText>献</w:delText>
        </w:r>
        <w:r w:rsidR="009D0F80" w:rsidDel="007273DE">
          <w:rPr>
            <w:rFonts w:hint="eastAsia"/>
            <w:b/>
            <w:bCs/>
          </w:rPr>
          <w:delText xml:space="preserve"> </w:delText>
        </w:r>
      </w:del>
    </w:p>
    <w:p w14:paraId="7E967CFF" w14:textId="77777777" w:rsidR="002348C3" w:rsidRPr="00B73598" w:rsidDel="003958F9" w:rsidRDefault="002348C3">
      <w:pPr>
        <w:spacing w:line="340" w:lineRule="exact"/>
        <w:rPr>
          <w:del w:id="1382" w:author="xujiawei" w:date="2022-08-09T15:18:00Z"/>
        </w:rPr>
        <w:pPrChange w:id="1383" w:author="xujiawei" w:date="2022-09-06T17:41:00Z">
          <w:pPr>
            <w:tabs>
              <w:tab w:val="num" w:pos="840"/>
            </w:tabs>
          </w:pPr>
        </w:pPrChange>
      </w:pPr>
      <w:del w:id="1384" w:author="xujiawei" w:date="2022-08-09T15:18:00Z">
        <w:r w:rsidDel="003958F9">
          <w:rPr>
            <w:rFonts w:hint="eastAsia"/>
            <w:color w:val="FF0000"/>
            <w:sz w:val="18"/>
            <w:bdr w:val="single" w:sz="4" w:space="0" w:color="FF0000"/>
          </w:rPr>
          <w:delText>详细格式要求参照期刊主页下载中心“参考文献规范”，</w:delText>
        </w:r>
        <w:r w:rsidRPr="001B5F44" w:rsidDel="003958F9">
          <w:rPr>
            <w:color w:val="0070C0"/>
            <w:sz w:val="18"/>
            <w:bdr w:val="single" w:sz="4" w:space="0" w:color="FF0000"/>
          </w:rPr>
          <w:delText>http://crad.ict.ac.cn/CN/column/column33.shtml</w:delText>
        </w:r>
      </w:del>
    </w:p>
    <w:p w14:paraId="6E4642D6" w14:textId="77777777" w:rsidR="002348C3" w:rsidDel="003958F9" w:rsidRDefault="002348C3">
      <w:pPr>
        <w:spacing w:line="340" w:lineRule="exact"/>
        <w:rPr>
          <w:del w:id="1385" w:author="xujiawei" w:date="2022-08-09T15:18:00Z"/>
          <w:sz w:val="15"/>
          <w:szCs w:val="15"/>
        </w:rPr>
        <w:pPrChange w:id="1386" w:author="xujiawei" w:date="2022-09-06T17:41:00Z">
          <w:pPr>
            <w:pStyle w:val="af6"/>
            <w:numPr>
              <w:numId w:val="10"/>
            </w:numPr>
            <w:ind w:left="227" w:firstLineChars="0" w:hanging="57"/>
          </w:pPr>
        </w:pPrChange>
      </w:pPr>
      <w:del w:id="1387" w:author="xujiawei" w:date="2022-08-09T15:18:00Z">
        <w:r w:rsidDel="003958F9">
          <w:rPr>
            <w:rFonts w:hint="eastAsia"/>
            <w:sz w:val="15"/>
            <w:szCs w:val="15"/>
          </w:rPr>
          <w:delText xml:space="preserve"> </w:delText>
        </w:r>
        <w:r w:rsidRPr="009F1D09" w:rsidDel="003958F9">
          <w:rPr>
            <w:sz w:val="15"/>
            <w:szCs w:val="15"/>
          </w:rPr>
          <w:delText>Shepherd J M, Burian S J. Detection of urban-induced rainfall anomalies in a major coastal city</w:delText>
        </w:r>
        <w:r w:rsidRPr="00505DD7" w:rsidDel="003958F9">
          <w:rPr>
            <w:sz w:val="15"/>
            <w:szCs w:val="15"/>
            <w:highlight w:val="yellow"/>
          </w:rPr>
          <w:delText>[J]</w:delText>
        </w:r>
        <w:r w:rsidRPr="009F1D09" w:rsidDel="003958F9">
          <w:rPr>
            <w:sz w:val="15"/>
            <w:szCs w:val="15"/>
          </w:rPr>
          <w:delText xml:space="preserve">. Earth Interactions, </w:delText>
        </w:r>
        <w:r w:rsidRPr="00505DD7" w:rsidDel="003958F9">
          <w:rPr>
            <w:sz w:val="15"/>
            <w:szCs w:val="15"/>
            <w:highlight w:val="yellow"/>
          </w:rPr>
          <w:delText>2003, 7(4): 1-17</w:delText>
        </w:r>
        <w:r w:rsidDel="003958F9">
          <w:rPr>
            <w:rFonts w:hint="eastAsia"/>
            <w:color w:val="FF0000"/>
            <w:sz w:val="18"/>
            <w:bdr w:val="single" w:sz="4" w:space="0" w:color="FF0000"/>
          </w:rPr>
          <w:delText>期刊文献要有年、卷、期、起止页码（或编号），期刊名称不缩写</w:delText>
        </w:r>
        <w:r w:rsidR="00CF1E4D" w:rsidDel="003958F9">
          <w:rPr>
            <w:rFonts w:hint="eastAsia"/>
            <w:color w:val="FF0000"/>
            <w:sz w:val="18"/>
            <w:bdr w:val="single" w:sz="4" w:space="0" w:color="FF0000"/>
          </w:rPr>
          <w:delText>。题目的首个单词的首字母大写，其余均小写；期刊名称的实词首字母均大写。</w:delText>
        </w:r>
      </w:del>
    </w:p>
    <w:p w14:paraId="187F03DB" w14:textId="77777777" w:rsidR="002348C3" w:rsidRPr="009F1D09" w:rsidDel="003958F9" w:rsidRDefault="002348C3">
      <w:pPr>
        <w:spacing w:line="340" w:lineRule="exact"/>
        <w:rPr>
          <w:del w:id="1388" w:author="xujiawei" w:date="2022-08-09T15:18:00Z"/>
          <w:sz w:val="15"/>
          <w:szCs w:val="15"/>
        </w:rPr>
        <w:pPrChange w:id="1389" w:author="xujiawei" w:date="2022-09-06T17:41:00Z">
          <w:pPr>
            <w:pStyle w:val="af6"/>
            <w:numPr>
              <w:numId w:val="10"/>
            </w:numPr>
            <w:ind w:left="227" w:firstLineChars="0" w:hanging="57"/>
          </w:pPr>
        </w:pPrChange>
      </w:pPr>
      <w:del w:id="1390" w:author="xujiawei" w:date="2022-08-09T15:18:00Z">
        <w:r w:rsidRPr="009F1D09" w:rsidDel="003958F9">
          <w:rPr>
            <w:sz w:val="15"/>
            <w:szCs w:val="15"/>
          </w:rPr>
          <w:delText>Beutel A, Faloutsos C. User behavior modeling and fraud detection[J]. IEEE Intelligent Systems, 2016, 31(2):84-86</w:delText>
        </w:r>
      </w:del>
    </w:p>
    <w:p w14:paraId="5BC3A2A0" w14:textId="77777777" w:rsidR="002348C3" w:rsidRPr="009F1D09" w:rsidDel="003958F9" w:rsidRDefault="002348C3">
      <w:pPr>
        <w:spacing w:line="340" w:lineRule="exact"/>
        <w:rPr>
          <w:del w:id="1391" w:author="xujiawei" w:date="2022-08-09T15:18:00Z"/>
          <w:sz w:val="15"/>
          <w:szCs w:val="15"/>
        </w:rPr>
        <w:pPrChange w:id="1392" w:author="xujiawei" w:date="2022-09-06T17:41:00Z">
          <w:pPr>
            <w:pStyle w:val="af6"/>
            <w:numPr>
              <w:numId w:val="10"/>
            </w:numPr>
            <w:ind w:left="227" w:firstLineChars="0" w:hanging="57"/>
          </w:pPr>
        </w:pPrChange>
      </w:pPr>
      <w:del w:id="1393" w:author="xujiawei" w:date="2022-08-09T15:18:00Z">
        <w:r w:rsidRPr="009F1D09" w:rsidDel="003958F9">
          <w:rPr>
            <w:sz w:val="15"/>
            <w:szCs w:val="15"/>
          </w:rPr>
          <w:delText>Jiang B</w:delText>
        </w:r>
        <w:r w:rsidR="00460803" w:rsidDel="003958F9">
          <w:rPr>
            <w:rFonts w:hint="eastAsia"/>
            <w:sz w:val="15"/>
            <w:szCs w:val="15"/>
          </w:rPr>
          <w:delText>ing</w:delText>
        </w:r>
        <w:r w:rsidRPr="009F1D09" w:rsidDel="003958F9">
          <w:rPr>
            <w:sz w:val="15"/>
            <w:szCs w:val="15"/>
          </w:rPr>
          <w:delText>, Yang W</w:delText>
        </w:r>
        <w:r w:rsidR="00460803" w:rsidDel="003958F9">
          <w:rPr>
            <w:rFonts w:hint="eastAsia"/>
            <w:sz w:val="15"/>
            <w:szCs w:val="15"/>
          </w:rPr>
          <w:delText>ei</w:delText>
        </w:r>
        <w:r w:rsidRPr="009F1D09" w:rsidDel="003958F9">
          <w:rPr>
            <w:sz w:val="15"/>
            <w:szCs w:val="15"/>
          </w:rPr>
          <w:delText>. An SPC-based forward-backward algorithm for arrhythmic beat detection and classification[J]. Industrial Engineeering &amp; Management Systems, 2013, 12(4): 380-388</w:delText>
        </w:r>
      </w:del>
    </w:p>
    <w:p w14:paraId="7B42CB8F" w14:textId="77777777" w:rsidR="002348C3" w:rsidDel="003958F9" w:rsidRDefault="002348C3">
      <w:pPr>
        <w:spacing w:line="340" w:lineRule="exact"/>
        <w:rPr>
          <w:del w:id="1394" w:author="xujiawei" w:date="2022-08-09T15:18:00Z"/>
          <w:sz w:val="15"/>
          <w:szCs w:val="15"/>
        </w:rPr>
        <w:pPrChange w:id="1395" w:author="xujiawei" w:date="2022-09-06T17:41:00Z">
          <w:pPr>
            <w:pStyle w:val="af6"/>
            <w:numPr>
              <w:numId w:val="10"/>
            </w:numPr>
            <w:ind w:left="227" w:firstLineChars="0" w:hanging="57"/>
          </w:pPr>
        </w:pPrChange>
      </w:pPr>
      <w:del w:id="1396" w:author="xujiawei" w:date="2022-08-09T15:18:00Z">
        <w:r w:rsidRPr="009F1D09" w:rsidDel="003958F9">
          <w:rPr>
            <w:sz w:val="15"/>
            <w:szCs w:val="15"/>
          </w:rPr>
          <w:delText>Chen C</w:delText>
        </w:r>
        <w:r w:rsidR="00460803" w:rsidDel="003958F9">
          <w:rPr>
            <w:rFonts w:hint="eastAsia"/>
            <w:sz w:val="15"/>
            <w:szCs w:val="15"/>
          </w:rPr>
          <w:delText>hen</w:delText>
        </w:r>
        <w:r w:rsidRPr="009F1D09" w:rsidDel="003958F9">
          <w:rPr>
            <w:sz w:val="15"/>
            <w:szCs w:val="15"/>
          </w:rPr>
          <w:delText>, Zhang D</w:delText>
        </w:r>
        <w:r w:rsidR="00460803" w:rsidDel="003958F9">
          <w:rPr>
            <w:rFonts w:hint="eastAsia"/>
            <w:sz w:val="15"/>
            <w:szCs w:val="15"/>
          </w:rPr>
          <w:delText>ing</w:delText>
        </w:r>
        <w:r w:rsidRPr="009F1D09" w:rsidDel="003958F9">
          <w:rPr>
            <w:sz w:val="15"/>
            <w:szCs w:val="15"/>
          </w:rPr>
          <w:delText>, Castro P S, et al. Real-time detection of anomalous taxi trajectories from GPS traces</w:delText>
        </w:r>
        <w:r w:rsidRPr="00505DD7" w:rsidDel="003958F9">
          <w:rPr>
            <w:sz w:val="15"/>
            <w:szCs w:val="15"/>
            <w:highlight w:val="yellow"/>
          </w:rPr>
          <w:delText>[M</w:delText>
        </w:r>
        <w:r w:rsidRPr="009F1D09" w:rsidDel="003958F9">
          <w:rPr>
            <w:sz w:val="15"/>
            <w:szCs w:val="15"/>
          </w:rPr>
          <w:delText xml:space="preserve">]//Mobile and Ubiquitous Systems: Computing, Networking, and Services. </w:delText>
        </w:r>
        <w:r w:rsidRPr="00505DD7" w:rsidDel="003958F9">
          <w:rPr>
            <w:sz w:val="15"/>
            <w:szCs w:val="15"/>
            <w:highlight w:val="yellow"/>
          </w:rPr>
          <w:delText>Berlin: Springer, 2011: 63-74</w:delText>
        </w:r>
        <w:r w:rsidDel="003958F9">
          <w:rPr>
            <w:rFonts w:hint="eastAsia"/>
            <w:sz w:val="15"/>
            <w:szCs w:val="15"/>
          </w:rPr>
          <w:delText xml:space="preserve"> </w:delText>
        </w:r>
      </w:del>
    </w:p>
    <w:p w14:paraId="4C881B51" w14:textId="77777777" w:rsidR="002348C3" w:rsidRPr="00CF1E4D" w:rsidDel="003958F9" w:rsidRDefault="002348C3">
      <w:pPr>
        <w:spacing w:line="340" w:lineRule="exact"/>
        <w:rPr>
          <w:del w:id="1397" w:author="xujiawei" w:date="2022-08-09T15:18:00Z"/>
          <w:color w:val="FF0000"/>
          <w:sz w:val="18"/>
          <w:bdr w:val="single" w:sz="4" w:space="0" w:color="FF0000"/>
        </w:rPr>
        <w:pPrChange w:id="1398" w:author="xujiawei" w:date="2022-09-06T17:41:00Z">
          <w:pPr>
            <w:tabs>
              <w:tab w:val="num" w:pos="840"/>
            </w:tabs>
          </w:pPr>
        </w:pPrChange>
      </w:pPr>
      <w:del w:id="1399" w:author="xujiawei" w:date="2022-08-09T15:18:00Z">
        <w:r w:rsidDel="003958F9">
          <w:rPr>
            <w:rFonts w:hint="eastAsia"/>
            <w:color w:val="FF0000"/>
            <w:sz w:val="18"/>
            <w:bdr w:val="single" w:sz="4" w:space="0" w:color="FF0000"/>
          </w:rPr>
          <w:delText>图书文献要有出版地、出版社、年、起止页码（或不写）。</w:delText>
        </w:r>
        <w:r w:rsidR="00CF1E4D" w:rsidRPr="00CF1E4D" w:rsidDel="003958F9">
          <w:rPr>
            <w:rFonts w:hint="eastAsia"/>
            <w:color w:val="FF0000"/>
            <w:sz w:val="18"/>
            <w:bdr w:val="single" w:sz="4" w:space="0" w:color="FF0000"/>
          </w:rPr>
          <w:delText>图书名称的实词首字母均大写。</w:delText>
        </w:r>
        <w:r w:rsidRPr="00460803" w:rsidDel="003958F9">
          <w:rPr>
            <w:rFonts w:hint="eastAsia"/>
            <w:color w:val="FF0000"/>
            <w:sz w:val="18"/>
            <w:bdr w:val="single" w:sz="4" w:space="0" w:color="FF0000"/>
          </w:rPr>
          <w:delText>出版地指出版社所在的城市</w:delText>
        </w:r>
        <w:r w:rsidR="00CF1E4D" w:rsidRPr="00460803" w:rsidDel="003958F9">
          <w:rPr>
            <w:rFonts w:hint="eastAsia"/>
            <w:color w:val="FF0000"/>
            <w:sz w:val="18"/>
            <w:bdr w:val="single" w:sz="4" w:space="0" w:color="FF0000"/>
          </w:rPr>
          <w:delText>。</w:delText>
        </w:r>
      </w:del>
    </w:p>
    <w:p w14:paraId="1C8CE1B2" w14:textId="77777777" w:rsidR="002348C3" w:rsidDel="003958F9" w:rsidRDefault="002348C3">
      <w:pPr>
        <w:spacing w:line="340" w:lineRule="exact"/>
        <w:rPr>
          <w:del w:id="1400" w:author="xujiawei" w:date="2022-08-09T15:18:00Z"/>
          <w:sz w:val="15"/>
          <w:szCs w:val="15"/>
        </w:rPr>
        <w:pPrChange w:id="1401" w:author="xujiawei" w:date="2022-09-06T17:41:00Z">
          <w:pPr>
            <w:pStyle w:val="af6"/>
            <w:numPr>
              <w:numId w:val="10"/>
            </w:numPr>
            <w:ind w:left="227" w:firstLineChars="0" w:hanging="57"/>
          </w:pPr>
        </w:pPrChange>
      </w:pPr>
      <w:del w:id="1402" w:author="xujiawei" w:date="2022-08-09T15:18:00Z">
        <w:r w:rsidRPr="009F1D09" w:rsidDel="003958F9">
          <w:rPr>
            <w:sz w:val="15"/>
            <w:szCs w:val="15"/>
          </w:rPr>
          <w:delText>Srivastava A, Zane-Ulman B. Discovering recurring anomalies in text reports regarding complex space systems[</w:delText>
        </w:r>
        <w:r w:rsidRPr="00505DD7" w:rsidDel="003958F9">
          <w:rPr>
            <w:sz w:val="15"/>
            <w:szCs w:val="15"/>
            <w:highlight w:val="yellow"/>
          </w:rPr>
          <w:delText>C</w:delText>
        </w:r>
        <w:r w:rsidRPr="009F1D09" w:rsidDel="003958F9">
          <w:rPr>
            <w:sz w:val="15"/>
            <w:szCs w:val="15"/>
          </w:rPr>
          <w:delText>]//</w:delText>
        </w:r>
        <w:r w:rsidRPr="00505DD7" w:rsidDel="003958F9">
          <w:rPr>
            <w:sz w:val="15"/>
            <w:szCs w:val="15"/>
            <w:highlight w:val="yellow"/>
          </w:rPr>
          <w:delText xml:space="preserve">Proc of IEEE Aerospace Conf. </w:delText>
        </w:r>
        <w:r w:rsidDel="003958F9">
          <w:rPr>
            <w:rFonts w:hint="eastAsia"/>
            <w:sz w:val="15"/>
            <w:szCs w:val="15"/>
            <w:highlight w:val="yellow"/>
          </w:rPr>
          <w:delText>Piscataway, NJ</w:delText>
        </w:r>
        <w:r w:rsidRPr="00505DD7" w:rsidDel="003958F9">
          <w:rPr>
            <w:rFonts w:hint="eastAsia"/>
            <w:sz w:val="15"/>
            <w:szCs w:val="15"/>
            <w:highlight w:val="yellow"/>
          </w:rPr>
          <w:delText xml:space="preserve">: </w:delText>
        </w:r>
        <w:r w:rsidRPr="00505DD7" w:rsidDel="003958F9">
          <w:rPr>
            <w:sz w:val="15"/>
            <w:szCs w:val="15"/>
            <w:highlight w:val="yellow"/>
          </w:rPr>
          <w:delText>IEEE, 2005: 55-63</w:delText>
        </w:r>
      </w:del>
    </w:p>
    <w:p w14:paraId="63BB3963" w14:textId="77777777" w:rsidR="00822C9C" w:rsidRPr="00460803" w:rsidDel="003958F9" w:rsidRDefault="002348C3">
      <w:pPr>
        <w:spacing w:line="340" w:lineRule="exact"/>
        <w:rPr>
          <w:del w:id="1403" w:author="xujiawei" w:date="2022-08-09T15:18:00Z"/>
          <w:color w:val="FF0000"/>
          <w:sz w:val="18"/>
          <w:bdr w:val="single" w:sz="4" w:space="0" w:color="FF0000"/>
        </w:rPr>
        <w:pPrChange w:id="1404" w:author="xujiawei" w:date="2022-09-06T17:41:00Z">
          <w:pPr>
            <w:tabs>
              <w:tab w:val="num" w:pos="840"/>
            </w:tabs>
          </w:pPr>
        </w:pPrChange>
      </w:pPr>
      <w:del w:id="1405" w:author="xujiawei" w:date="2022-08-09T15:18:00Z">
        <w:r w:rsidDel="003958F9">
          <w:rPr>
            <w:rFonts w:hint="eastAsia"/>
            <w:color w:val="FF0000"/>
            <w:sz w:val="18"/>
            <w:bdr w:val="single" w:sz="4" w:space="0" w:color="FF0000"/>
          </w:rPr>
          <w:delText>会议文献要有论文集名称、出版地、出版社、年、起止页码。</w:delText>
        </w:r>
        <w:r w:rsidRPr="00460803" w:rsidDel="003958F9">
          <w:rPr>
            <w:rFonts w:hint="eastAsia"/>
            <w:color w:val="FF0000"/>
            <w:sz w:val="18"/>
            <w:bdr w:val="single" w:sz="4" w:space="0" w:color="FF0000"/>
          </w:rPr>
          <w:delText>注意：出版地是出版社所在的城市，不是会议开会地点。</w:delText>
        </w:r>
        <w:r w:rsidR="00460803" w:rsidDel="003958F9">
          <w:rPr>
            <w:rFonts w:hint="eastAsia"/>
            <w:color w:val="FF0000"/>
            <w:sz w:val="18"/>
            <w:bdr w:val="single" w:sz="4" w:space="0" w:color="FF0000"/>
          </w:rPr>
          <w:delText>题目的首个单词的首字母大写，其余均小写；会议论文集的实词首字母均大写。</w:delText>
        </w:r>
      </w:del>
    </w:p>
    <w:p w14:paraId="20956EFF" w14:textId="1729133F" w:rsidR="002348C3" w:rsidRPr="009F1D09" w:rsidDel="00817FA7" w:rsidRDefault="002348C3">
      <w:pPr>
        <w:spacing w:line="340" w:lineRule="exact"/>
        <w:rPr>
          <w:del w:id="1406" w:author="xujiawei" w:date="2022-08-09T16:43:00Z"/>
          <w:sz w:val="15"/>
          <w:szCs w:val="15"/>
        </w:rPr>
        <w:pPrChange w:id="1407" w:author="xujiawei" w:date="2022-09-06T17:41:00Z">
          <w:pPr>
            <w:pStyle w:val="af6"/>
            <w:numPr>
              <w:numId w:val="10"/>
            </w:numPr>
            <w:ind w:left="227" w:firstLineChars="0" w:hanging="57"/>
          </w:pPr>
        </w:pPrChange>
      </w:pPr>
      <w:del w:id="1408" w:author="xujiawei" w:date="2022-08-09T15:18:00Z">
        <w:r w:rsidRPr="009F1D09" w:rsidDel="003958F9">
          <w:rPr>
            <w:sz w:val="15"/>
            <w:szCs w:val="15"/>
          </w:rPr>
          <w:delText xml:space="preserve">Schobeiri M T. Vector and tensor analysis, applications to fluid mechanics[M]// Fluid Mechanics for Engineers. Berlin: Springer, 2010: </w:delText>
        </w:r>
      </w:del>
      <w:del w:id="1409" w:author="xujiawei" w:date="2022-08-09T16:49:00Z">
        <w:r w:rsidRPr="009F1D09" w:rsidDel="007273DE">
          <w:rPr>
            <w:sz w:val="15"/>
            <w:szCs w:val="15"/>
          </w:rPr>
          <w:delText>1</w:delText>
        </w:r>
      </w:del>
      <w:del w:id="1410" w:author="xujiawei" w:date="2022-08-09T16:46:00Z">
        <w:r w:rsidRPr="009F1D09" w:rsidDel="00986127">
          <w:rPr>
            <w:sz w:val="15"/>
            <w:szCs w:val="15"/>
          </w:rPr>
          <w:delText>1</w:delText>
        </w:r>
      </w:del>
      <w:del w:id="1411" w:author="xujiawei" w:date="2022-08-09T16:44:00Z">
        <w:r w:rsidRPr="009F1D09" w:rsidDel="00817FA7">
          <w:rPr>
            <w:sz w:val="15"/>
            <w:szCs w:val="15"/>
          </w:rPr>
          <w:delText>-2</w:delText>
        </w:r>
      </w:del>
      <w:del w:id="1412" w:author="xujiawei" w:date="2022-08-09T16:43:00Z">
        <w:r w:rsidRPr="009F1D09" w:rsidDel="00817FA7">
          <w:rPr>
            <w:sz w:val="15"/>
            <w:szCs w:val="15"/>
          </w:rPr>
          <w:delText>9</w:delText>
        </w:r>
      </w:del>
    </w:p>
    <w:p w14:paraId="1FCFF2EC" w14:textId="77777777" w:rsidR="00460803" w:rsidRPr="00817FA7" w:rsidDel="003958F9" w:rsidRDefault="002348C3">
      <w:pPr>
        <w:spacing w:line="340" w:lineRule="exact"/>
        <w:rPr>
          <w:del w:id="1413" w:author="xujiawei" w:date="2022-08-09T15:18:00Z"/>
          <w:sz w:val="15"/>
          <w:szCs w:val="15"/>
          <w:rPrChange w:id="1414" w:author="xujiawei" w:date="2022-08-09T16:43:00Z">
            <w:rPr>
              <w:del w:id="1415" w:author="xujiawei" w:date="2022-08-09T15:18:00Z"/>
            </w:rPr>
          </w:rPrChange>
        </w:rPr>
        <w:pPrChange w:id="1416" w:author="xujiawei" w:date="2022-09-06T17:41:00Z">
          <w:pPr>
            <w:pStyle w:val="af6"/>
            <w:numPr>
              <w:numId w:val="10"/>
            </w:numPr>
            <w:ind w:left="227" w:firstLineChars="0" w:hanging="57"/>
          </w:pPr>
        </w:pPrChange>
      </w:pPr>
      <w:del w:id="1417" w:author="xujiawei" w:date="2022-08-09T15:18:00Z">
        <w:r w:rsidRPr="00817FA7" w:rsidDel="003958F9">
          <w:rPr>
            <w:sz w:val="15"/>
            <w:szCs w:val="15"/>
            <w:rPrChange w:id="1418" w:author="xujiawei" w:date="2022-08-09T16:43:00Z">
              <w:rPr/>
            </w:rPrChange>
          </w:rPr>
          <w:delText>Hao N</w:delText>
        </w:r>
        <w:r w:rsidR="00460803" w:rsidRPr="00817FA7" w:rsidDel="003958F9">
          <w:rPr>
            <w:sz w:val="15"/>
            <w:szCs w:val="15"/>
            <w:rPrChange w:id="1419" w:author="xujiawei" w:date="2022-08-09T16:43:00Z">
              <w:rPr/>
            </w:rPrChange>
          </w:rPr>
          <w:delText>ing</w:delText>
        </w:r>
        <w:r w:rsidRPr="00817FA7" w:rsidDel="003958F9">
          <w:rPr>
            <w:sz w:val="15"/>
            <w:szCs w:val="15"/>
            <w:rPrChange w:id="1420" w:author="xujiawei" w:date="2022-08-09T16:43:00Z">
              <w:rPr/>
            </w:rPrChange>
          </w:rPr>
          <w:delText>, Kilmer M E, Braman K, et al. Facial recognition using tensor-tensor decompositions[J]. SIAM Journal on Imaging Sciences, 2013, 6(1): 437-463</w:delText>
        </w:r>
        <w:r w:rsidR="00460803" w:rsidRPr="004515AD" w:rsidDel="003958F9">
          <w:rPr>
            <w:rFonts w:hint="eastAsia"/>
            <w:color w:val="FF0000"/>
            <w:sz w:val="18"/>
            <w:bdr w:val="single" w:sz="4" w:space="0" w:color="FF0000"/>
          </w:rPr>
          <w:delText>注意</w:delText>
        </w:r>
        <w:r w:rsidR="00460803" w:rsidRPr="001B7FEC" w:rsidDel="003958F9">
          <w:rPr>
            <w:color w:val="FF0000"/>
            <w:sz w:val="18"/>
            <w:bdr w:val="single" w:sz="4" w:space="0" w:color="FF0000"/>
          </w:rPr>
          <w:delText>：老</w:delText>
        </w:r>
        <w:r w:rsidR="00460803" w:rsidRPr="001B7FEC" w:rsidDel="003958F9">
          <w:rPr>
            <w:rFonts w:hint="eastAsia"/>
            <w:color w:val="FF0000"/>
            <w:sz w:val="18"/>
            <w:bdr w:val="single" w:sz="4" w:space="0" w:color="FF0000"/>
          </w:rPr>
          <w:delText>外作者</w:delText>
        </w:r>
        <w:r w:rsidR="00460803" w:rsidRPr="00EC2B83" w:rsidDel="003958F9">
          <w:rPr>
            <w:color w:val="FF0000"/>
            <w:sz w:val="18"/>
            <w:bdr w:val="single" w:sz="4" w:space="0" w:color="FF0000"/>
          </w:rPr>
          <w:delText>姓前名后缩写，中国人用全拼</w:delText>
        </w:r>
        <w:r w:rsidR="00460803" w:rsidRPr="00A51728" w:rsidDel="003958F9">
          <w:rPr>
            <w:rFonts w:hint="eastAsia"/>
            <w:color w:val="FF0000"/>
            <w:sz w:val="18"/>
            <w:bdr w:val="single" w:sz="4" w:space="0" w:color="FF0000"/>
          </w:rPr>
          <w:delText>。作者超过</w:delText>
        </w:r>
        <w:r w:rsidR="00460803" w:rsidRPr="00A51728" w:rsidDel="003958F9">
          <w:rPr>
            <w:rFonts w:hint="eastAsia"/>
            <w:color w:val="FF0000"/>
            <w:sz w:val="18"/>
            <w:bdr w:val="single" w:sz="4" w:space="0" w:color="FF0000"/>
          </w:rPr>
          <w:delText>3</w:delText>
        </w:r>
        <w:r w:rsidR="00460803" w:rsidRPr="00A51728" w:rsidDel="003958F9">
          <w:rPr>
            <w:rFonts w:hint="eastAsia"/>
            <w:color w:val="FF0000"/>
            <w:sz w:val="18"/>
            <w:bdr w:val="single" w:sz="4" w:space="0" w:color="FF0000"/>
          </w:rPr>
          <w:delText>人，加</w:delText>
        </w:r>
        <w:r w:rsidR="00460803" w:rsidRPr="00960132" w:rsidDel="003958F9">
          <w:rPr>
            <w:rFonts w:hint="eastAsia"/>
            <w:color w:val="FF0000"/>
            <w:sz w:val="18"/>
            <w:bdr w:val="single" w:sz="4" w:space="0" w:color="FF0000"/>
          </w:rPr>
          <w:delText>et al</w:delText>
        </w:r>
        <w:r w:rsidR="00460803" w:rsidRPr="00960132" w:rsidDel="003958F9">
          <w:rPr>
            <w:rFonts w:hint="eastAsia"/>
            <w:color w:val="FF0000"/>
            <w:sz w:val="18"/>
            <w:bdr w:val="single" w:sz="4" w:space="0" w:color="FF0000"/>
          </w:rPr>
          <w:delText>。</w:delText>
        </w:r>
      </w:del>
    </w:p>
    <w:p w14:paraId="07A709C0" w14:textId="77777777" w:rsidR="002348C3" w:rsidRPr="009F1D09" w:rsidDel="003958F9" w:rsidRDefault="002348C3">
      <w:pPr>
        <w:spacing w:line="340" w:lineRule="exact"/>
        <w:rPr>
          <w:del w:id="1421" w:author="xujiawei" w:date="2022-08-09T15:18:00Z"/>
        </w:rPr>
        <w:pPrChange w:id="1422" w:author="xujiawei" w:date="2022-09-06T17:41:00Z">
          <w:pPr>
            <w:pStyle w:val="af6"/>
            <w:numPr>
              <w:numId w:val="10"/>
            </w:numPr>
            <w:ind w:left="227" w:firstLineChars="0" w:hanging="57"/>
          </w:pPr>
        </w:pPrChange>
      </w:pPr>
      <w:del w:id="1423" w:author="xujiawei" w:date="2022-08-09T15:18:00Z">
        <w:r w:rsidRPr="009F1D09" w:rsidDel="003958F9">
          <w:delText>Liţă L, Pelican E. A low-rank tensor-based algorithm for face recognition[J]. Applied Mathematical Modelling, 2015, 39(3): 1266-1274</w:delText>
        </w:r>
      </w:del>
    </w:p>
    <w:p w14:paraId="2E2DBF34" w14:textId="77777777" w:rsidR="002348C3" w:rsidRPr="009F1D09" w:rsidDel="003958F9" w:rsidRDefault="002348C3">
      <w:pPr>
        <w:spacing w:line="340" w:lineRule="exact"/>
        <w:rPr>
          <w:del w:id="1424" w:author="xujiawei" w:date="2022-08-09T15:18:00Z"/>
        </w:rPr>
        <w:pPrChange w:id="1425" w:author="xujiawei" w:date="2022-09-06T17:41:00Z">
          <w:pPr>
            <w:pStyle w:val="af6"/>
            <w:numPr>
              <w:numId w:val="10"/>
            </w:numPr>
            <w:ind w:left="227" w:firstLineChars="0" w:hanging="57"/>
          </w:pPr>
        </w:pPrChange>
      </w:pPr>
      <w:del w:id="1426" w:author="xujiawei" w:date="2022-08-09T15:18:00Z">
        <w:r w:rsidRPr="009F1D09" w:rsidDel="003958F9">
          <w:delText>Tang J</w:delText>
        </w:r>
        <w:r w:rsidR="00460803" w:rsidDel="003958F9">
          <w:rPr>
            <w:rFonts w:hint="eastAsia"/>
          </w:rPr>
          <w:delText>ie</w:delText>
        </w:r>
        <w:r w:rsidRPr="009F1D09" w:rsidDel="003958F9">
          <w:delText>, Zhang J</w:delText>
        </w:r>
        <w:r w:rsidR="00460803" w:rsidDel="003958F9">
          <w:rPr>
            <w:rFonts w:hint="eastAsia"/>
          </w:rPr>
          <w:delText>in</w:delText>
        </w:r>
        <w:r w:rsidRPr="009F1D09" w:rsidDel="003958F9">
          <w:delText>, Yao L</w:delText>
        </w:r>
        <w:r w:rsidR="00460803" w:rsidDel="003958F9">
          <w:rPr>
            <w:rFonts w:hint="eastAsia"/>
          </w:rPr>
          <w:delText>iao</w:delText>
        </w:r>
        <w:r w:rsidRPr="009F1D09" w:rsidDel="003958F9">
          <w:delText>, et al. Arnetminer: Extraction and mining of academic social networks[C]//Proc of the 14th ACM SIGKDD Int Conf on Knowledge Discovery and Data Mining.</w:delText>
        </w:r>
        <w:r w:rsidRPr="009F1D09" w:rsidDel="003958F9">
          <w:rPr>
            <w:rFonts w:hint="eastAsia"/>
          </w:rPr>
          <w:delText xml:space="preserve"> </w:delText>
        </w:r>
        <w:r w:rsidRPr="009F1D09" w:rsidDel="003958F9">
          <w:delText>New York: ACM, 2008: 990-998</w:delText>
        </w:r>
      </w:del>
    </w:p>
    <w:p w14:paraId="2C0CE710" w14:textId="77777777" w:rsidR="002348C3" w:rsidDel="003958F9" w:rsidRDefault="002348C3">
      <w:pPr>
        <w:spacing w:line="340" w:lineRule="exact"/>
        <w:rPr>
          <w:del w:id="1427" w:author="xujiawei" w:date="2022-08-09T15:18:00Z"/>
        </w:rPr>
        <w:pPrChange w:id="1428" w:author="xujiawei" w:date="2022-09-06T17:41:00Z">
          <w:pPr>
            <w:pStyle w:val="af6"/>
            <w:numPr>
              <w:numId w:val="10"/>
            </w:numPr>
            <w:ind w:left="227" w:firstLineChars="0" w:hanging="57"/>
          </w:pPr>
        </w:pPrChange>
      </w:pPr>
      <w:del w:id="1429" w:author="xujiawei" w:date="2022-08-09T15:18:00Z">
        <w:r w:rsidRPr="009F1D09" w:rsidDel="003958F9">
          <w:delText xml:space="preserve">Yahoo! Webscope Program. Yahoo! Movies </w:delText>
        </w:r>
        <w:r w:rsidRPr="009F1D09" w:rsidDel="003958F9">
          <w:rPr>
            <w:rFonts w:hint="eastAsia"/>
          </w:rPr>
          <w:delText>u</w:delText>
        </w:r>
        <w:r w:rsidRPr="009F1D09" w:rsidDel="003958F9">
          <w:delText xml:space="preserve">ser </w:delText>
        </w:r>
        <w:r w:rsidRPr="009F1D09" w:rsidDel="003958F9">
          <w:rPr>
            <w:rFonts w:hint="eastAsia"/>
          </w:rPr>
          <w:delText>r</w:delText>
        </w:r>
        <w:r w:rsidRPr="009F1D09" w:rsidDel="003958F9">
          <w:delText xml:space="preserve">atings and </w:delText>
        </w:r>
        <w:r w:rsidRPr="009F1D09" w:rsidDel="003958F9">
          <w:rPr>
            <w:rFonts w:hint="eastAsia"/>
          </w:rPr>
          <w:delText>d</w:delText>
        </w:r>
        <w:r w:rsidRPr="009F1D09" w:rsidDel="003958F9">
          <w:delText xml:space="preserve">escriptive </w:delText>
        </w:r>
        <w:r w:rsidRPr="009F1D09" w:rsidDel="003958F9">
          <w:rPr>
            <w:rFonts w:hint="eastAsia"/>
          </w:rPr>
          <w:delText>c</w:delText>
        </w:r>
        <w:r w:rsidRPr="009F1D09" w:rsidDel="003958F9">
          <w:delText xml:space="preserve">ontent </w:delText>
        </w:r>
        <w:r w:rsidRPr="009F1D09" w:rsidDel="003958F9">
          <w:rPr>
            <w:rFonts w:hint="eastAsia"/>
          </w:rPr>
          <w:delText>i</w:delText>
        </w:r>
        <w:r w:rsidRPr="009F1D09" w:rsidDel="003958F9">
          <w:delText>nformation, v1.0 [</w:delText>
        </w:r>
        <w:r w:rsidRPr="00505DD7" w:rsidDel="003958F9">
          <w:rPr>
            <w:highlight w:val="yellow"/>
          </w:rPr>
          <w:delText>OL</w:delText>
        </w:r>
        <w:r w:rsidRPr="009F1D09" w:rsidDel="003958F9">
          <w:delText xml:space="preserve">]. </w:delText>
        </w:r>
        <w:r w:rsidRPr="00505DD7" w:rsidDel="003958F9">
          <w:rPr>
            <w:highlight w:val="yellow"/>
          </w:rPr>
          <w:delText>[2016-01-28] http://webscope.sandbox. yahoo.com</w:delText>
        </w:r>
        <w:r w:rsidDel="003958F9">
          <w:rPr>
            <w:rFonts w:hint="eastAsia"/>
          </w:rPr>
          <w:delText xml:space="preserve"> </w:delText>
        </w:r>
      </w:del>
    </w:p>
    <w:p w14:paraId="06091AFF" w14:textId="77777777" w:rsidR="002348C3" w:rsidRPr="009F1D09" w:rsidDel="003958F9" w:rsidRDefault="002348C3">
      <w:pPr>
        <w:spacing w:line="340" w:lineRule="exact"/>
        <w:rPr>
          <w:del w:id="1430" w:author="xujiawei" w:date="2022-08-09T15:18:00Z"/>
        </w:rPr>
        <w:pPrChange w:id="1431" w:author="xujiawei" w:date="2022-09-06T17:41:00Z">
          <w:pPr>
            <w:pStyle w:val="af6"/>
            <w:ind w:left="227" w:firstLineChars="0" w:firstLine="0"/>
          </w:pPr>
        </w:pPrChange>
      </w:pPr>
      <w:del w:id="1432" w:author="xujiawei" w:date="2022-08-09T15:18:00Z">
        <w:r w:rsidDel="003958F9">
          <w:rPr>
            <w:rFonts w:hint="eastAsia"/>
            <w:color w:val="FF0000"/>
            <w:sz w:val="18"/>
            <w:bdr w:val="single" w:sz="4" w:space="0" w:color="FF0000"/>
          </w:rPr>
          <w:delText>网络文献要有下载日期和</w:delText>
        </w:r>
        <w:r w:rsidR="00822C9C" w:rsidDel="003958F9">
          <w:rPr>
            <w:rFonts w:hint="eastAsia"/>
            <w:color w:val="FF0000"/>
            <w:sz w:val="18"/>
            <w:bdr w:val="single" w:sz="4" w:space="0" w:color="FF0000"/>
          </w:rPr>
          <w:delText>链接</w:delText>
        </w:r>
        <w:r w:rsidDel="003958F9">
          <w:rPr>
            <w:rFonts w:hint="eastAsia"/>
            <w:color w:val="FF0000"/>
            <w:sz w:val="18"/>
            <w:bdr w:val="single" w:sz="4" w:space="0" w:color="FF0000"/>
          </w:rPr>
          <w:delText>地址</w:delText>
        </w:r>
      </w:del>
    </w:p>
    <w:p w14:paraId="265D555F" w14:textId="77777777" w:rsidR="002348C3" w:rsidRPr="009F1D09" w:rsidDel="003958F9" w:rsidRDefault="002348C3">
      <w:pPr>
        <w:spacing w:line="340" w:lineRule="exact"/>
        <w:rPr>
          <w:del w:id="1433" w:author="xujiawei" w:date="2022-08-09T15:18:00Z"/>
        </w:rPr>
        <w:pPrChange w:id="1434" w:author="xujiawei" w:date="2022-09-06T17:41:00Z">
          <w:pPr>
            <w:pStyle w:val="af6"/>
            <w:numPr>
              <w:numId w:val="10"/>
            </w:numPr>
            <w:ind w:left="227" w:firstLineChars="0" w:hanging="57"/>
          </w:pPr>
        </w:pPrChange>
      </w:pPr>
      <w:del w:id="1435" w:author="xujiawei" w:date="2022-08-09T15:18:00Z">
        <w:r w:rsidRPr="009F1D09" w:rsidDel="003958F9">
          <w:delText xml:space="preserve">Hu Caiping, Qin Xiaolin. A density-based local outlier detection algorithm[J]. Journal of Computer Research and Development, 2010, 47(12): 2110-2116 </w:delText>
        </w:r>
        <w:r w:rsidRPr="00505DD7" w:rsidDel="003958F9">
          <w:rPr>
            <w:highlight w:val="yellow"/>
          </w:rPr>
          <w:delText>(in Chinese)</w:delText>
        </w:r>
        <w:r w:rsidDel="003958F9">
          <w:rPr>
            <w:rFonts w:hint="eastAsia"/>
          </w:rPr>
          <w:delText xml:space="preserve"> </w:delText>
        </w:r>
      </w:del>
    </w:p>
    <w:p w14:paraId="65A0E1D8" w14:textId="77777777" w:rsidR="002348C3" w:rsidDel="003958F9" w:rsidRDefault="002348C3">
      <w:pPr>
        <w:spacing w:line="340" w:lineRule="exact"/>
        <w:rPr>
          <w:del w:id="1436" w:author="xujiawei" w:date="2022-08-09T15:18:00Z"/>
        </w:rPr>
        <w:pPrChange w:id="1437" w:author="xujiawei" w:date="2022-09-06T17:41:00Z">
          <w:pPr>
            <w:pStyle w:val="af6"/>
            <w:ind w:left="227" w:firstLineChars="0" w:firstLine="0"/>
          </w:pPr>
        </w:pPrChange>
      </w:pPr>
      <w:del w:id="1438" w:author="xujiawei" w:date="2022-08-09T15:18:00Z">
        <w:r w:rsidRPr="009F1D09" w:rsidDel="003958F9">
          <w:rPr>
            <w:rFonts w:hint="eastAsia"/>
          </w:rPr>
          <w:delText>(</w:delText>
        </w:r>
        <w:r w:rsidRPr="009F1D09" w:rsidDel="003958F9">
          <w:rPr>
            <w:rFonts w:hint="eastAsia"/>
          </w:rPr>
          <w:delText>胡彩平</w:delText>
        </w:r>
        <w:r w:rsidRPr="009F1D09" w:rsidDel="003958F9">
          <w:rPr>
            <w:rFonts w:hint="eastAsia"/>
          </w:rPr>
          <w:delText xml:space="preserve">, </w:delText>
        </w:r>
        <w:r w:rsidRPr="009F1D09" w:rsidDel="003958F9">
          <w:rPr>
            <w:rFonts w:hint="eastAsia"/>
          </w:rPr>
          <w:delText>秦小麟</w:delText>
        </w:r>
        <w:r w:rsidRPr="009F1D09" w:rsidDel="003958F9">
          <w:rPr>
            <w:rFonts w:hint="eastAsia"/>
          </w:rPr>
          <w:delText xml:space="preserve">. </w:delText>
        </w:r>
        <w:r w:rsidRPr="009F1D09" w:rsidDel="003958F9">
          <w:rPr>
            <w:rFonts w:hint="eastAsia"/>
          </w:rPr>
          <w:delText>一种基于密度的局部离群点检测算法</w:delText>
        </w:r>
        <w:r w:rsidRPr="009F1D09" w:rsidDel="003958F9">
          <w:rPr>
            <w:rFonts w:hint="eastAsia"/>
          </w:rPr>
          <w:delText xml:space="preserve">DLOF[J]. </w:delText>
        </w:r>
        <w:r w:rsidRPr="009F1D09" w:rsidDel="003958F9">
          <w:rPr>
            <w:rFonts w:hint="eastAsia"/>
          </w:rPr>
          <w:delText>计算机研究与发展</w:delText>
        </w:r>
        <w:r w:rsidRPr="009F1D09" w:rsidDel="003958F9">
          <w:rPr>
            <w:rFonts w:hint="eastAsia"/>
          </w:rPr>
          <w:delText>, 2010, 47(12): 2110-2116)</w:delText>
        </w:r>
      </w:del>
    </w:p>
    <w:p w14:paraId="68050E7B" w14:textId="77777777" w:rsidR="002348C3" w:rsidRPr="009F1D09" w:rsidDel="003958F9" w:rsidRDefault="002348C3">
      <w:pPr>
        <w:spacing w:line="340" w:lineRule="exact"/>
        <w:rPr>
          <w:del w:id="1439" w:author="xujiawei" w:date="2022-08-09T15:18:00Z"/>
        </w:rPr>
        <w:pPrChange w:id="1440" w:author="xujiawei" w:date="2022-09-06T17:41:00Z">
          <w:pPr>
            <w:pStyle w:val="af6"/>
            <w:ind w:left="227" w:firstLineChars="0" w:firstLine="0"/>
          </w:pPr>
        </w:pPrChange>
      </w:pPr>
      <w:del w:id="1441" w:author="xujiawei" w:date="2022-08-09T15:18:00Z">
        <w:r w:rsidDel="003958F9">
          <w:rPr>
            <w:rFonts w:hint="eastAsia"/>
            <w:color w:val="FF0000"/>
            <w:sz w:val="18"/>
            <w:bdr w:val="single" w:sz="4" w:space="0" w:color="FF0000"/>
          </w:rPr>
          <w:delText>中文文献要有中英文对照</w:delText>
        </w:r>
        <w:r w:rsidR="00874AB6" w:rsidDel="003958F9">
          <w:rPr>
            <w:rFonts w:hint="eastAsia"/>
            <w:color w:val="FF0000"/>
            <w:sz w:val="18"/>
            <w:bdr w:val="single" w:sz="4" w:space="0" w:color="FF0000"/>
          </w:rPr>
          <w:delText>，英文在上、中文在下。</w:delText>
        </w:r>
      </w:del>
    </w:p>
    <w:p w14:paraId="25097DEB" w14:textId="77777777" w:rsidR="002348C3" w:rsidRPr="009F1D09" w:rsidDel="003958F9" w:rsidRDefault="002348C3">
      <w:pPr>
        <w:spacing w:line="340" w:lineRule="exact"/>
        <w:rPr>
          <w:del w:id="1442" w:author="xujiawei" w:date="2022-08-09T15:18:00Z"/>
        </w:rPr>
        <w:pPrChange w:id="1443" w:author="xujiawei" w:date="2022-09-06T17:41:00Z">
          <w:pPr>
            <w:pStyle w:val="af6"/>
            <w:numPr>
              <w:numId w:val="10"/>
            </w:numPr>
            <w:ind w:left="227" w:firstLineChars="0" w:hanging="57"/>
          </w:pPr>
        </w:pPrChange>
      </w:pPr>
      <w:del w:id="1444" w:author="xujiawei" w:date="2022-08-09T15:18:00Z">
        <w:r w:rsidRPr="009F1D09" w:rsidDel="003958F9">
          <w:delText>Perozzi B, Akoglu L, Sánchez P I, et al. Focused clustering and outlier detection in large attributed graphs[C]//Proc of the 20th ACM SIGKDD Int Conf on Knowledge Discovery and Data Mining. New York: ACM, 2014: 1346-1355</w:delText>
        </w:r>
      </w:del>
    </w:p>
    <w:p w14:paraId="78307629" w14:textId="77777777" w:rsidR="002348C3" w:rsidRPr="009F1D09" w:rsidDel="003958F9" w:rsidRDefault="002348C3">
      <w:pPr>
        <w:spacing w:line="340" w:lineRule="exact"/>
        <w:rPr>
          <w:del w:id="1445" w:author="xujiawei" w:date="2022-08-09T15:18:00Z"/>
        </w:rPr>
        <w:pPrChange w:id="1446" w:author="xujiawei" w:date="2022-09-06T17:41:00Z">
          <w:pPr>
            <w:pStyle w:val="af6"/>
            <w:numPr>
              <w:numId w:val="10"/>
            </w:numPr>
            <w:ind w:left="227" w:firstLineChars="0" w:hanging="57"/>
          </w:pPr>
        </w:pPrChange>
      </w:pPr>
      <w:del w:id="1447" w:author="xujiawei" w:date="2022-08-09T15:18:00Z">
        <w:r w:rsidRPr="009F1D09" w:rsidDel="003958F9">
          <w:delText>Zhang Jing, Sun Zhihui, Yang Ming, et al. Fast incremental outlier mining algorithm based on grid and capacity[J]. Journal of Computer Research and Development, 2011, 48(5): 823-830 (in Chinese)</w:delText>
        </w:r>
      </w:del>
    </w:p>
    <w:p w14:paraId="76320245" w14:textId="77777777" w:rsidR="002348C3" w:rsidRPr="009F1D09" w:rsidDel="003958F9" w:rsidRDefault="002348C3">
      <w:pPr>
        <w:spacing w:line="340" w:lineRule="exact"/>
        <w:rPr>
          <w:del w:id="1448" w:author="xujiawei" w:date="2022-08-09T15:18:00Z"/>
        </w:rPr>
        <w:pPrChange w:id="1449" w:author="xujiawei" w:date="2022-09-06T17:41:00Z">
          <w:pPr>
            <w:pStyle w:val="af6"/>
            <w:ind w:left="227" w:firstLineChars="0" w:firstLine="0"/>
          </w:pPr>
        </w:pPrChange>
      </w:pPr>
      <w:del w:id="1450" w:author="xujiawei" w:date="2022-08-09T15:18:00Z">
        <w:r w:rsidRPr="009F1D09" w:rsidDel="003958F9">
          <w:rPr>
            <w:rFonts w:hint="eastAsia"/>
          </w:rPr>
          <w:delText>(</w:delText>
        </w:r>
        <w:r w:rsidRPr="009F1D09" w:rsidDel="003958F9">
          <w:rPr>
            <w:rFonts w:hint="eastAsia"/>
          </w:rPr>
          <w:delText>张净</w:delText>
        </w:r>
        <w:r w:rsidRPr="009F1D09" w:rsidDel="003958F9">
          <w:rPr>
            <w:rFonts w:hint="eastAsia"/>
          </w:rPr>
          <w:delText xml:space="preserve">, </w:delText>
        </w:r>
        <w:r w:rsidRPr="009F1D09" w:rsidDel="003958F9">
          <w:rPr>
            <w:rFonts w:hint="eastAsia"/>
          </w:rPr>
          <w:delText>孙志挥</w:delText>
        </w:r>
        <w:r w:rsidRPr="009F1D09" w:rsidDel="003958F9">
          <w:rPr>
            <w:rFonts w:hint="eastAsia"/>
          </w:rPr>
          <w:delText xml:space="preserve">, </w:delText>
        </w:r>
        <w:r w:rsidRPr="009F1D09" w:rsidDel="003958F9">
          <w:rPr>
            <w:rFonts w:hint="eastAsia"/>
          </w:rPr>
          <w:delText>杨明</w:delText>
        </w:r>
        <w:r w:rsidRPr="009F1D09" w:rsidDel="003958F9">
          <w:rPr>
            <w:rFonts w:hint="eastAsia"/>
          </w:rPr>
          <w:delText xml:space="preserve">, </w:delText>
        </w:r>
        <w:r w:rsidRPr="009F1D09" w:rsidDel="003958F9">
          <w:rPr>
            <w:rFonts w:hint="eastAsia"/>
          </w:rPr>
          <w:delText>等</w:delText>
        </w:r>
        <w:r w:rsidRPr="009F1D09" w:rsidDel="003958F9">
          <w:rPr>
            <w:rFonts w:hint="eastAsia"/>
          </w:rPr>
          <w:delText xml:space="preserve">. </w:delText>
        </w:r>
        <w:r w:rsidRPr="009F1D09" w:rsidDel="003958F9">
          <w:rPr>
            <w:rFonts w:hint="eastAsia"/>
          </w:rPr>
          <w:delText>基于网格和密度的海量数据增量式离群点挖掘算法</w:delText>
        </w:r>
        <w:r w:rsidRPr="009F1D09" w:rsidDel="003958F9">
          <w:rPr>
            <w:rFonts w:hint="eastAsia"/>
          </w:rPr>
          <w:delText xml:space="preserve">[J], </w:delText>
        </w:r>
        <w:r w:rsidRPr="009F1D09" w:rsidDel="003958F9">
          <w:rPr>
            <w:rFonts w:hint="eastAsia"/>
          </w:rPr>
          <w:delText>计算机研究与发展</w:delText>
        </w:r>
        <w:r w:rsidRPr="009F1D09" w:rsidDel="003958F9">
          <w:rPr>
            <w:rFonts w:hint="eastAsia"/>
          </w:rPr>
          <w:delText>, 2011, 48(5): 823-830)</w:delText>
        </w:r>
      </w:del>
    </w:p>
    <w:p w14:paraId="778E092C" w14:textId="77777777" w:rsidR="002348C3" w:rsidRPr="00460803" w:rsidDel="003958F9" w:rsidRDefault="002348C3">
      <w:pPr>
        <w:spacing w:line="340" w:lineRule="exact"/>
        <w:rPr>
          <w:del w:id="1451" w:author="xujiawei" w:date="2022-08-09T15:18:00Z"/>
        </w:rPr>
        <w:pPrChange w:id="1452" w:author="xujiawei" w:date="2022-09-06T17:41:00Z">
          <w:pPr>
            <w:pStyle w:val="af6"/>
            <w:ind w:left="227" w:firstLineChars="0" w:firstLine="0"/>
          </w:pPr>
        </w:pPrChange>
      </w:pPr>
    </w:p>
    <w:p w14:paraId="1F02E3C8" w14:textId="77777777" w:rsidR="002348C3" w:rsidRPr="009F1D09" w:rsidDel="003958F9" w:rsidRDefault="003B259A">
      <w:pPr>
        <w:spacing w:line="340" w:lineRule="exact"/>
        <w:rPr>
          <w:del w:id="1453" w:author="xujiawei" w:date="2022-08-09T15:18:00Z"/>
        </w:rPr>
        <w:pPrChange w:id="1454" w:author="xujiawei" w:date="2022-09-06T17:41:00Z">
          <w:pPr>
            <w:pStyle w:val="af6"/>
            <w:ind w:left="227" w:firstLineChars="0" w:firstLine="0"/>
          </w:pPr>
        </w:pPrChange>
      </w:pPr>
      <w:del w:id="1455" w:author="xujiawei" w:date="2022-08-09T15:18:00Z">
        <w:r w:rsidDel="003958F9">
          <w:rPr>
            <w:rFonts w:hint="eastAsia"/>
          </w:rPr>
          <w:delText>……</w:delText>
        </w:r>
      </w:del>
    </w:p>
    <w:p w14:paraId="4CE940CE" w14:textId="77777777" w:rsidR="002348C3" w:rsidRPr="009F1D09" w:rsidDel="003958F9" w:rsidRDefault="00635438">
      <w:pPr>
        <w:spacing w:line="340" w:lineRule="exact"/>
        <w:rPr>
          <w:del w:id="1456" w:author="xujiawei" w:date="2022-08-09T15:18:00Z"/>
        </w:rPr>
        <w:pPrChange w:id="1457" w:author="xujiawei" w:date="2022-09-06T17:41:00Z">
          <w:pPr>
            <w:pStyle w:val="af6"/>
            <w:ind w:firstLineChars="0" w:firstLine="0"/>
          </w:pPr>
        </w:pPrChange>
      </w:pPr>
      <w:del w:id="1458" w:author="xujiawei" w:date="2022-08-09T15:18:00Z">
        <w:r w:rsidRPr="009F1D09" w:rsidDel="003958F9">
          <w:rPr>
            <w:noProof/>
          </w:rPr>
          <w:drawing>
            <wp:inline distT="0" distB="0" distL="0" distR="0" wp14:anchorId="14A6F127" wp14:editId="637E16C5">
              <wp:extent cx="771525" cy="1162050"/>
              <wp:effectExtent l="0" t="0" r="0" b="0"/>
              <wp:docPr id="10" name="图片 10" descr="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l"/>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771525" cy="1162050"/>
                      </a:xfrm>
                      <a:prstGeom prst="rect">
                        <a:avLst/>
                      </a:prstGeom>
                      <a:noFill/>
                      <a:ln>
                        <a:noFill/>
                      </a:ln>
                    </pic:spPr>
                  </pic:pic>
                </a:graphicData>
              </a:graphic>
            </wp:inline>
          </w:drawing>
        </w:r>
      </w:del>
    </w:p>
    <w:p w14:paraId="2B67EDD0" w14:textId="77777777" w:rsidR="002348C3" w:rsidDel="003958F9" w:rsidRDefault="002348C3">
      <w:pPr>
        <w:spacing w:line="340" w:lineRule="exact"/>
        <w:rPr>
          <w:del w:id="1459" w:author="xujiawei" w:date="2022-08-09T15:18:00Z"/>
          <w:rFonts w:eastAsia="黑体"/>
          <w:bCs/>
          <w:sz w:val="18"/>
          <w:szCs w:val="18"/>
        </w:rPr>
        <w:pPrChange w:id="1460" w:author="xujiawei" w:date="2022-09-06T17:41:00Z">
          <w:pPr>
            <w:pStyle w:val="af6"/>
            <w:ind w:firstLineChars="0" w:firstLine="0"/>
          </w:pPr>
        </w:pPrChange>
      </w:pPr>
      <w:del w:id="1461" w:author="xujiawei" w:date="2022-08-09T15:18:00Z">
        <w:r w:rsidRPr="00084528" w:rsidDel="003958F9">
          <w:rPr>
            <w:rFonts w:eastAsia="黑体"/>
            <w:b/>
            <w:bCs/>
            <w:sz w:val="18"/>
            <w:szCs w:val="18"/>
          </w:rPr>
          <w:delText>Liu Lu,</w:delText>
        </w:r>
        <w:r w:rsidRPr="00084528" w:rsidDel="003958F9">
          <w:rPr>
            <w:rFonts w:eastAsia="黑体"/>
            <w:bCs/>
            <w:sz w:val="18"/>
            <w:szCs w:val="18"/>
          </w:rPr>
          <w:delText xml:space="preserve"> born in 1989. PhD. Her </w:delText>
        </w:r>
        <w:r w:rsidRPr="00084528" w:rsidDel="003958F9">
          <w:rPr>
            <w:rFonts w:eastAsia="黑体" w:hint="eastAsia"/>
            <w:bCs/>
            <w:sz w:val="18"/>
            <w:szCs w:val="18"/>
          </w:rPr>
          <w:delText xml:space="preserve">main </w:delText>
        </w:r>
        <w:r w:rsidRPr="00084528" w:rsidDel="003958F9">
          <w:rPr>
            <w:rFonts w:eastAsia="黑体"/>
            <w:bCs/>
            <w:sz w:val="18"/>
            <w:szCs w:val="18"/>
          </w:rPr>
          <w:delText>research interests include Web mining, information retrieval, machine learning.</w:delText>
        </w:r>
      </w:del>
    </w:p>
    <w:p w14:paraId="4D1B0945" w14:textId="77777777" w:rsidR="00473829" w:rsidRPr="00084528" w:rsidDel="003958F9" w:rsidRDefault="00473829">
      <w:pPr>
        <w:spacing w:line="340" w:lineRule="exact"/>
        <w:rPr>
          <w:del w:id="1462" w:author="xujiawei" w:date="2022-08-09T15:18:00Z"/>
          <w:rFonts w:eastAsia="黑体"/>
          <w:b/>
          <w:bCs/>
          <w:sz w:val="18"/>
          <w:szCs w:val="18"/>
        </w:rPr>
        <w:pPrChange w:id="1463" w:author="xujiawei" w:date="2022-09-06T17:41:00Z">
          <w:pPr>
            <w:pStyle w:val="af6"/>
            <w:ind w:firstLineChars="0" w:firstLine="0"/>
          </w:pPr>
        </w:pPrChange>
      </w:pPr>
      <w:del w:id="1464" w:author="xujiawei" w:date="2022-08-09T15:18:00Z">
        <w:r w:rsidDel="003958F9">
          <w:rPr>
            <w:rFonts w:eastAsia="黑体" w:hint="eastAsia"/>
            <w:bCs/>
            <w:sz w:val="18"/>
            <w:szCs w:val="18"/>
          </w:rPr>
          <w:delText>刘璐</w:delText>
        </w:r>
        <w:r w:rsidDel="003958F9">
          <w:rPr>
            <w:rFonts w:eastAsia="黑体"/>
            <w:bCs/>
            <w:sz w:val="18"/>
            <w:szCs w:val="18"/>
          </w:rPr>
          <w:delText>，</w:delText>
        </w:r>
        <w:r w:rsidDel="003958F9">
          <w:rPr>
            <w:rFonts w:eastAsia="黑体" w:hint="eastAsia"/>
            <w:bCs/>
            <w:sz w:val="18"/>
            <w:szCs w:val="18"/>
          </w:rPr>
          <w:delText>1989</w:delText>
        </w:r>
        <w:r w:rsidDel="003958F9">
          <w:rPr>
            <w:rFonts w:eastAsia="黑体" w:hint="eastAsia"/>
            <w:bCs/>
            <w:sz w:val="18"/>
            <w:szCs w:val="18"/>
          </w:rPr>
          <w:delText>年生</w:delText>
        </w:r>
        <w:r w:rsidDel="003958F9">
          <w:rPr>
            <w:rFonts w:eastAsia="黑体"/>
            <w:bCs/>
            <w:sz w:val="18"/>
            <w:szCs w:val="18"/>
          </w:rPr>
          <w:delText>，博士</w:delText>
        </w:r>
        <w:r w:rsidDel="003958F9">
          <w:rPr>
            <w:rFonts w:eastAsia="黑体" w:hint="eastAsia"/>
            <w:bCs/>
            <w:sz w:val="18"/>
            <w:szCs w:val="18"/>
          </w:rPr>
          <w:delText>。</w:delText>
        </w:r>
        <w:r w:rsidDel="003958F9">
          <w:rPr>
            <w:rFonts w:eastAsia="黑体"/>
            <w:bCs/>
            <w:sz w:val="18"/>
            <w:szCs w:val="18"/>
          </w:rPr>
          <w:delText>主要研究方向为</w:delText>
        </w:r>
        <w:r w:rsidDel="003958F9">
          <w:rPr>
            <w:rFonts w:eastAsia="黑体"/>
            <w:bCs/>
            <w:sz w:val="18"/>
            <w:szCs w:val="18"/>
          </w:rPr>
          <w:delText>Web</w:delText>
        </w:r>
        <w:r w:rsidDel="003958F9">
          <w:rPr>
            <w:rFonts w:eastAsia="黑体" w:hint="eastAsia"/>
            <w:bCs/>
            <w:sz w:val="18"/>
            <w:szCs w:val="18"/>
          </w:rPr>
          <w:delText>挖掘、</w:delText>
        </w:r>
        <w:r w:rsidDel="003958F9">
          <w:rPr>
            <w:rFonts w:eastAsia="黑体"/>
            <w:bCs/>
            <w:sz w:val="18"/>
            <w:szCs w:val="18"/>
          </w:rPr>
          <w:delText>信息检索</w:delText>
        </w:r>
        <w:r w:rsidDel="003958F9">
          <w:rPr>
            <w:rFonts w:eastAsia="黑体" w:hint="eastAsia"/>
            <w:bCs/>
            <w:sz w:val="18"/>
            <w:szCs w:val="18"/>
          </w:rPr>
          <w:delText>和</w:delText>
        </w:r>
        <w:r w:rsidDel="003958F9">
          <w:rPr>
            <w:rFonts w:eastAsia="黑体"/>
            <w:bCs/>
            <w:sz w:val="18"/>
            <w:szCs w:val="18"/>
          </w:rPr>
          <w:delText>机器学习</w:delText>
        </w:r>
        <w:r w:rsidDel="003958F9">
          <w:rPr>
            <w:rFonts w:eastAsia="黑体" w:hint="eastAsia"/>
            <w:bCs/>
            <w:sz w:val="18"/>
            <w:szCs w:val="18"/>
          </w:rPr>
          <w:delText>。</w:delText>
        </w:r>
      </w:del>
    </w:p>
    <w:p w14:paraId="213F8B90" w14:textId="77777777" w:rsidR="002348C3" w:rsidRPr="00084528" w:rsidDel="003958F9" w:rsidRDefault="00635438">
      <w:pPr>
        <w:spacing w:line="340" w:lineRule="exact"/>
        <w:rPr>
          <w:del w:id="1465" w:author="xujiawei" w:date="2022-08-09T15:18:00Z"/>
          <w:sz w:val="18"/>
          <w:szCs w:val="18"/>
        </w:rPr>
        <w:pPrChange w:id="1466" w:author="xujiawei" w:date="2022-09-06T17:41:00Z">
          <w:pPr>
            <w:pStyle w:val="af6"/>
            <w:ind w:firstLineChars="0" w:firstLine="0"/>
          </w:pPr>
        </w:pPrChange>
      </w:pPr>
      <w:del w:id="1467" w:author="xujiawei" w:date="2022-08-09T15:18:00Z">
        <w:r w:rsidRPr="00084528" w:rsidDel="003958F9">
          <w:rPr>
            <w:noProof/>
            <w:sz w:val="18"/>
            <w:szCs w:val="18"/>
          </w:rPr>
          <w:drawing>
            <wp:inline distT="0" distB="0" distL="0" distR="0" wp14:anchorId="773C66D8" wp14:editId="63426028">
              <wp:extent cx="809625" cy="1209675"/>
              <wp:effectExtent l="0" t="0" r="0" b="0"/>
              <wp:docPr id="11" name="图片 11" descr="z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zuo"/>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809625" cy="1209675"/>
                      </a:xfrm>
                      <a:prstGeom prst="rect">
                        <a:avLst/>
                      </a:prstGeom>
                      <a:noFill/>
                      <a:ln>
                        <a:noFill/>
                      </a:ln>
                    </pic:spPr>
                  </pic:pic>
                </a:graphicData>
              </a:graphic>
            </wp:inline>
          </w:drawing>
        </w:r>
      </w:del>
    </w:p>
    <w:p w14:paraId="1DD9D195" w14:textId="77777777" w:rsidR="002348C3" w:rsidDel="003958F9" w:rsidRDefault="002348C3">
      <w:pPr>
        <w:spacing w:line="340" w:lineRule="exact"/>
        <w:rPr>
          <w:del w:id="1468" w:author="xujiawei" w:date="2022-08-09T15:18:00Z"/>
          <w:sz w:val="18"/>
          <w:szCs w:val="18"/>
        </w:rPr>
        <w:pPrChange w:id="1469" w:author="xujiawei" w:date="2022-09-06T17:41:00Z">
          <w:pPr>
            <w:tabs>
              <w:tab w:val="num" w:pos="840"/>
            </w:tabs>
          </w:pPr>
        </w:pPrChange>
      </w:pPr>
      <w:del w:id="1470" w:author="xujiawei" w:date="2022-08-09T15:18:00Z">
        <w:r w:rsidRPr="00084528" w:rsidDel="003958F9">
          <w:rPr>
            <w:b/>
            <w:bCs/>
            <w:sz w:val="18"/>
            <w:szCs w:val="18"/>
          </w:rPr>
          <w:delText>Zuo</w:delText>
        </w:r>
        <w:r w:rsidRPr="00084528" w:rsidDel="003958F9">
          <w:rPr>
            <w:sz w:val="18"/>
            <w:szCs w:val="18"/>
          </w:rPr>
          <w:delText xml:space="preserve"> </w:delText>
        </w:r>
        <w:r w:rsidRPr="00084528" w:rsidDel="003958F9">
          <w:rPr>
            <w:b/>
            <w:bCs/>
            <w:sz w:val="18"/>
            <w:szCs w:val="18"/>
          </w:rPr>
          <w:delText>Wanli,</w:delText>
        </w:r>
        <w:r w:rsidRPr="00084528" w:rsidDel="003958F9">
          <w:rPr>
            <w:bCs/>
            <w:sz w:val="18"/>
            <w:szCs w:val="18"/>
          </w:rPr>
          <w:delText xml:space="preserve"> born in 1957. </w:delText>
        </w:r>
        <w:r w:rsidRPr="00084528" w:rsidDel="003958F9">
          <w:rPr>
            <w:rFonts w:hint="eastAsia"/>
            <w:bCs/>
            <w:sz w:val="18"/>
            <w:szCs w:val="18"/>
          </w:rPr>
          <w:delText>P</w:delText>
        </w:r>
        <w:r w:rsidRPr="00084528" w:rsidDel="003958F9">
          <w:rPr>
            <w:bCs/>
            <w:sz w:val="18"/>
            <w:szCs w:val="18"/>
          </w:rPr>
          <w:delText>hD, professor, PhD supervisor. Senior</w:delText>
        </w:r>
        <w:r w:rsidRPr="00084528" w:rsidDel="003958F9">
          <w:rPr>
            <w:rFonts w:hint="eastAsia"/>
            <w:bCs/>
            <w:sz w:val="18"/>
            <w:szCs w:val="18"/>
          </w:rPr>
          <w:delText xml:space="preserve"> </w:delText>
        </w:r>
        <w:r w:rsidRPr="00084528" w:rsidDel="003958F9">
          <w:rPr>
            <w:bCs/>
            <w:sz w:val="18"/>
            <w:szCs w:val="18"/>
          </w:rPr>
          <w:delText>member of C</w:delText>
        </w:r>
        <w:r w:rsidR="00473829" w:rsidDel="003958F9">
          <w:rPr>
            <w:bCs/>
            <w:sz w:val="18"/>
            <w:szCs w:val="18"/>
          </w:rPr>
          <w:delText>CF</w:delText>
        </w:r>
        <w:r w:rsidRPr="00084528" w:rsidDel="003958F9">
          <w:rPr>
            <w:bCs/>
            <w:sz w:val="18"/>
            <w:szCs w:val="18"/>
          </w:rPr>
          <w:delText>.</w:delText>
        </w:r>
        <w:r w:rsidRPr="00084528" w:rsidDel="003958F9">
          <w:rPr>
            <w:sz w:val="18"/>
            <w:szCs w:val="18"/>
          </w:rPr>
          <w:delText xml:space="preserve"> His </w:delText>
        </w:r>
        <w:r w:rsidRPr="00084528" w:rsidDel="003958F9">
          <w:rPr>
            <w:rFonts w:hint="eastAsia"/>
            <w:sz w:val="18"/>
            <w:szCs w:val="18"/>
          </w:rPr>
          <w:delText xml:space="preserve">main </w:delText>
        </w:r>
        <w:r w:rsidRPr="00084528" w:rsidDel="003958F9">
          <w:rPr>
            <w:sz w:val="18"/>
            <w:szCs w:val="18"/>
          </w:rPr>
          <w:delText>research interests include database theory, data mining, Web mining, machine learning, and Web search engine.</w:delText>
        </w:r>
        <w:r w:rsidR="00473829" w:rsidDel="003958F9">
          <w:rPr>
            <w:sz w:val="18"/>
            <w:szCs w:val="18"/>
          </w:rPr>
          <w:delText xml:space="preserve"> </w:delText>
        </w:r>
        <w:r w:rsidR="00473829" w:rsidDel="003958F9">
          <w:rPr>
            <w:rFonts w:hint="eastAsia"/>
            <w:sz w:val="18"/>
            <w:szCs w:val="18"/>
          </w:rPr>
          <w:delText>（</w:delText>
        </w:r>
        <w:r w:rsidR="00473829" w:rsidDel="003958F9">
          <w:rPr>
            <w:rFonts w:hint="eastAsia"/>
            <w:sz w:val="18"/>
            <w:szCs w:val="18"/>
          </w:rPr>
          <w:delText>zwl@jlu.edu.cn</w:delText>
        </w:r>
        <w:r w:rsidR="00473829" w:rsidDel="003958F9">
          <w:rPr>
            <w:rFonts w:hint="eastAsia"/>
            <w:sz w:val="18"/>
            <w:szCs w:val="18"/>
          </w:rPr>
          <w:delText>）</w:delText>
        </w:r>
      </w:del>
    </w:p>
    <w:p w14:paraId="4849F26E" w14:textId="77777777" w:rsidR="00473829" w:rsidRPr="00084528" w:rsidDel="003958F9" w:rsidRDefault="00473829">
      <w:pPr>
        <w:spacing w:line="340" w:lineRule="exact"/>
        <w:rPr>
          <w:del w:id="1471" w:author="xujiawei" w:date="2022-08-09T15:18:00Z"/>
          <w:bCs/>
          <w:sz w:val="18"/>
          <w:szCs w:val="18"/>
        </w:rPr>
        <w:pPrChange w:id="1472" w:author="xujiawei" w:date="2022-09-06T17:41:00Z">
          <w:pPr>
            <w:tabs>
              <w:tab w:val="num" w:pos="840"/>
            </w:tabs>
          </w:pPr>
        </w:pPrChange>
      </w:pPr>
      <w:del w:id="1473" w:author="xujiawei" w:date="2022-08-09T15:18:00Z">
        <w:r w:rsidDel="003958F9">
          <w:rPr>
            <w:rFonts w:hint="eastAsia"/>
            <w:sz w:val="18"/>
            <w:szCs w:val="18"/>
          </w:rPr>
          <w:delText>左万利</w:delText>
        </w:r>
        <w:r w:rsidDel="003958F9">
          <w:rPr>
            <w:sz w:val="18"/>
            <w:szCs w:val="18"/>
          </w:rPr>
          <w:delText>，</w:delText>
        </w:r>
        <w:r w:rsidDel="003958F9">
          <w:rPr>
            <w:rFonts w:hint="eastAsia"/>
            <w:sz w:val="18"/>
            <w:szCs w:val="18"/>
          </w:rPr>
          <w:delText>1957</w:delText>
        </w:r>
        <w:r w:rsidDel="003958F9">
          <w:rPr>
            <w:rFonts w:hint="eastAsia"/>
            <w:sz w:val="18"/>
            <w:szCs w:val="18"/>
          </w:rPr>
          <w:delText>年</w:delText>
        </w:r>
        <w:r w:rsidDel="003958F9">
          <w:rPr>
            <w:sz w:val="18"/>
            <w:szCs w:val="18"/>
          </w:rPr>
          <w:delText>生</w:delText>
        </w:r>
        <w:r w:rsidDel="003958F9">
          <w:rPr>
            <w:rFonts w:hint="eastAsia"/>
            <w:sz w:val="18"/>
            <w:szCs w:val="18"/>
          </w:rPr>
          <w:delText>，博士</w:delText>
        </w:r>
        <w:r w:rsidDel="003958F9">
          <w:rPr>
            <w:sz w:val="18"/>
            <w:szCs w:val="18"/>
          </w:rPr>
          <w:delText>，教授，博士生导师</w:delText>
        </w:r>
        <w:r w:rsidDel="003958F9">
          <w:rPr>
            <w:rFonts w:hint="eastAsia"/>
            <w:sz w:val="18"/>
            <w:szCs w:val="18"/>
          </w:rPr>
          <w:delText>，</w:delText>
        </w:r>
        <w:r w:rsidDel="003958F9">
          <w:rPr>
            <w:rFonts w:hint="eastAsia"/>
            <w:sz w:val="18"/>
            <w:szCs w:val="18"/>
          </w:rPr>
          <w:delText>CCF</w:delText>
        </w:r>
        <w:r w:rsidDel="003958F9">
          <w:rPr>
            <w:sz w:val="18"/>
            <w:szCs w:val="18"/>
          </w:rPr>
          <w:delText>会员</w:delText>
        </w:r>
        <w:r w:rsidDel="003958F9">
          <w:rPr>
            <w:rFonts w:hint="eastAsia"/>
            <w:sz w:val="18"/>
            <w:szCs w:val="18"/>
          </w:rPr>
          <w:delText>。</w:delText>
        </w:r>
        <w:r w:rsidDel="003958F9">
          <w:rPr>
            <w:sz w:val="18"/>
            <w:szCs w:val="18"/>
          </w:rPr>
          <w:delText>主要</w:delText>
        </w:r>
        <w:r w:rsidDel="003958F9">
          <w:rPr>
            <w:rFonts w:hint="eastAsia"/>
            <w:sz w:val="18"/>
            <w:szCs w:val="18"/>
          </w:rPr>
          <w:delText>研究方向为数据库理论、</w:delText>
        </w:r>
        <w:r w:rsidDel="003958F9">
          <w:rPr>
            <w:sz w:val="18"/>
            <w:szCs w:val="18"/>
          </w:rPr>
          <w:delText>数据挖掘、</w:delText>
        </w:r>
        <w:r w:rsidDel="003958F9">
          <w:rPr>
            <w:sz w:val="18"/>
            <w:szCs w:val="18"/>
          </w:rPr>
          <w:delText>Web</w:delText>
        </w:r>
        <w:r w:rsidDel="003958F9">
          <w:rPr>
            <w:sz w:val="18"/>
            <w:szCs w:val="18"/>
          </w:rPr>
          <w:delText>挖掘、机器学习等。</w:delText>
        </w:r>
      </w:del>
    </w:p>
    <w:p w14:paraId="57E653BB" w14:textId="77777777" w:rsidR="002348C3" w:rsidRPr="00084528" w:rsidDel="003958F9" w:rsidRDefault="00635438">
      <w:pPr>
        <w:spacing w:line="340" w:lineRule="exact"/>
        <w:rPr>
          <w:del w:id="1474" w:author="xujiawei" w:date="2022-08-09T15:18:00Z"/>
          <w:rFonts w:eastAsia="黑体"/>
          <w:bCs/>
          <w:sz w:val="18"/>
          <w:szCs w:val="18"/>
        </w:rPr>
        <w:pPrChange w:id="1475" w:author="xujiawei" w:date="2022-09-06T17:41:00Z">
          <w:pPr>
            <w:tabs>
              <w:tab w:val="num" w:pos="840"/>
            </w:tabs>
          </w:pPr>
        </w:pPrChange>
      </w:pPr>
      <w:del w:id="1476" w:author="xujiawei" w:date="2022-08-09T15:18:00Z">
        <w:r w:rsidRPr="00084528" w:rsidDel="003958F9">
          <w:rPr>
            <w:rFonts w:hint="eastAsia"/>
            <w:noProof/>
            <w:sz w:val="18"/>
            <w:szCs w:val="18"/>
          </w:rPr>
          <w:drawing>
            <wp:inline distT="0" distB="0" distL="0" distR="0" wp14:anchorId="046FC9C2" wp14:editId="4F9BC82E">
              <wp:extent cx="790575" cy="1200150"/>
              <wp:effectExtent l="0" t="0" r="0" b="0"/>
              <wp:docPr id="12" name="图片 12" descr="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t"/>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790575" cy="1200150"/>
                      </a:xfrm>
                      <a:prstGeom prst="rect">
                        <a:avLst/>
                      </a:prstGeom>
                      <a:noFill/>
                      <a:ln>
                        <a:noFill/>
                      </a:ln>
                    </pic:spPr>
                  </pic:pic>
                </a:graphicData>
              </a:graphic>
            </wp:inline>
          </w:drawing>
        </w:r>
      </w:del>
    </w:p>
    <w:p w14:paraId="3A270ABF" w14:textId="77777777" w:rsidR="002348C3" w:rsidDel="003958F9" w:rsidRDefault="002348C3">
      <w:pPr>
        <w:spacing w:line="340" w:lineRule="exact"/>
        <w:rPr>
          <w:del w:id="1477" w:author="xujiawei" w:date="2022-08-09T15:18:00Z"/>
          <w:rFonts w:eastAsia="黑体"/>
          <w:bCs/>
          <w:sz w:val="18"/>
          <w:szCs w:val="18"/>
        </w:rPr>
        <w:pPrChange w:id="1478" w:author="xujiawei" w:date="2022-09-06T17:41:00Z">
          <w:pPr>
            <w:tabs>
              <w:tab w:val="num" w:pos="840"/>
            </w:tabs>
          </w:pPr>
        </w:pPrChange>
      </w:pPr>
      <w:del w:id="1479" w:author="xujiawei" w:date="2022-08-09T15:18:00Z">
        <w:r w:rsidRPr="00084528" w:rsidDel="003958F9">
          <w:rPr>
            <w:rFonts w:eastAsia="黑体"/>
            <w:b/>
            <w:bCs/>
            <w:sz w:val="18"/>
            <w:szCs w:val="18"/>
          </w:rPr>
          <w:delText>Peng</w:delText>
        </w:r>
        <w:r w:rsidRPr="00084528" w:rsidDel="003958F9">
          <w:rPr>
            <w:rFonts w:eastAsia="黑体"/>
            <w:bCs/>
            <w:sz w:val="18"/>
            <w:szCs w:val="18"/>
          </w:rPr>
          <w:delText xml:space="preserve"> </w:delText>
        </w:r>
        <w:r w:rsidRPr="00084528" w:rsidDel="003958F9">
          <w:rPr>
            <w:rFonts w:eastAsia="黑体"/>
            <w:b/>
            <w:bCs/>
            <w:sz w:val="18"/>
            <w:szCs w:val="18"/>
          </w:rPr>
          <w:delText xml:space="preserve">Tao, </w:delText>
        </w:r>
        <w:r w:rsidRPr="00084528" w:rsidDel="003958F9">
          <w:rPr>
            <w:rFonts w:eastAsia="黑体"/>
            <w:bCs/>
            <w:sz w:val="18"/>
            <w:szCs w:val="18"/>
          </w:rPr>
          <w:delText>born in 1977. PhD, professor. Member of China Computer Federation. His</w:delText>
        </w:r>
        <w:r w:rsidRPr="00084528" w:rsidDel="003958F9">
          <w:rPr>
            <w:rFonts w:eastAsia="黑体" w:hint="eastAsia"/>
            <w:bCs/>
            <w:sz w:val="18"/>
            <w:szCs w:val="18"/>
          </w:rPr>
          <w:delText xml:space="preserve"> main</w:delText>
        </w:r>
        <w:r w:rsidRPr="00084528" w:rsidDel="003958F9">
          <w:rPr>
            <w:rFonts w:eastAsia="黑体"/>
            <w:bCs/>
            <w:sz w:val="18"/>
            <w:szCs w:val="18"/>
          </w:rPr>
          <w:delText xml:space="preserve"> research interests include Web mining, information retrieval, and machine learning.</w:delText>
        </w:r>
      </w:del>
    </w:p>
    <w:p w14:paraId="06D404C0" w14:textId="77777777" w:rsidR="00473829" w:rsidRPr="00084528" w:rsidDel="003958F9" w:rsidRDefault="00473829">
      <w:pPr>
        <w:spacing w:line="340" w:lineRule="exact"/>
        <w:rPr>
          <w:del w:id="1480" w:author="xujiawei" w:date="2022-08-09T15:18:00Z"/>
          <w:rFonts w:eastAsia="黑体"/>
          <w:bCs/>
          <w:sz w:val="18"/>
          <w:szCs w:val="18"/>
        </w:rPr>
        <w:pPrChange w:id="1481" w:author="xujiawei" w:date="2022-09-06T17:41:00Z">
          <w:pPr>
            <w:tabs>
              <w:tab w:val="num" w:pos="840"/>
            </w:tabs>
          </w:pPr>
        </w:pPrChange>
      </w:pPr>
      <w:del w:id="1482" w:author="xujiawei" w:date="2022-08-09T15:18:00Z">
        <w:r w:rsidDel="003958F9">
          <w:rPr>
            <w:rFonts w:eastAsia="黑体" w:hint="eastAsia"/>
            <w:bCs/>
            <w:sz w:val="18"/>
            <w:szCs w:val="18"/>
          </w:rPr>
          <w:delText>彭涛，</w:delText>
        </w:r>
        <w:r w:rsidDel="003958F9">
          <w:rPr>
            <w:rFonts w:eastAsia="黑体" w:hint="eastAsia"/>
            <w:bCs/>
            <w:sz w:val="18"/>
            <w:szCs w:val="18"/>
          </w:rPr>
          <w:delText>1977</w:delText>
        </w:r>
        <w:r w:rsidDel="003958F9">
          <w:rPr>
            <w:rFonts w:eastAsia="黑体" w:hint="eastAsia"/>
            <w:bCs/>
            <w:sz w:val="18"/>
            <w:szCs w:val="18"/>
          </w:rPr>
          <w:delText>年</w:delText>
        </w:r>
        <w:r w:rsidDel="003958F9">
          <w:rPr>
            <w:rFonts w:eastAsia="黑体"/>
            <w:bCs/>
            <w:sz w:val="18"/>
            <w:szCs w:val="18"/>
          </w:rPr>
          <w:delText>生，博士，教授，</w:delText>
        </w:r>
        <w:r w:rsidDel="003958F9">
          <w:rPr>
            <w:rFonts w:eastAsia="黑体"/>
            <w:bCs/>
            <w:sz w:val="18"/>
            <w:szCs w:val="18"/>
          </w:rPr>
          <w:delText>CCF</w:delText>
        </w:r>
        <w:r w:rsidDel="003958F9">
          <w:rPr>
            <w:rFonts w:eastAsia="黑体"/>
            <w:bCs/>
            <w:sz w:val="18"/>
            <w:szCs w:val="18"/>
          </w:rPr>
          <w:delText>会员。主要</w:delText>
        </w:r>
        <w:r w:rsidDel="003958F9">
          <w:rPr>
            <w:rFonts w:eastAsia="黑体" w:hint="eastAsia"/>
            <w:bCs/>
            <w:sz w:val="18"/>
            <w:szCs w:val="18"/>
          </w:rPr>
          <w:delText>研究方向为</w:delText>
        </w:r>
        <w:r w:rsidDel="003958F9">
          <w:rPr>
            <w:rFonts w:eastAsia="黑体"/>
            <w:bCs/>
            <w:sz w:val="18"/>
            <w:szCs w:val="18"/>
          </w:rPr>
          <w:delText>Web</w:delText>
        </w:r>
        <w:r w:rsidDel="003958F9">
          <w:rPr>
            <w:rFonts w:eastAsia="黑体"/>
            <w:bCs/>
            <w:sz w:val="18"/>
            <w:szCs w:val="18"/>
          </w:rPr>
          <w:delText>挖掘，信息检索和机器学习。</w:delText>
        </w:r>
      </w:del>
    </w:p>
    <w:p w14:paraId="0EC6F88B" w14:textId="77777777" w:rsidR="002348C3" w:rsidRPr="004D0D2C" w:rsidDel="003958F9" w:rsidRDefault="002348C3">
      <w:pPr>
        <w:spacing w:line="340" w:lineRule="exact"/>
        <w:rPr>
          <w:del w:id="1483" w:author="xujiawei" w:date="2022-08-09T15:18:00Z"/>
          <w:color w:val="FF0000"/>
          <w:sz w:val="18"/>
          <w:bdr w:val="single" w:sz="4" w:space="0" w:color="FF0000"/>
        </w:rPr>
        <w:pPrChange w:id="1484" w:author="xujiawei" w:date="2022-09-06T17:41:00Z">
          <w:pPr>
            <w:tabs>
              <w:tab w:val="num" w:pos="840"/>
            </w:tabs>
          </w:pPr>
        </w:pPrChange>
      </w:pPr>
      <w:del w:id="1485" w:author="xujiawei" w:date="2022-08-09T15:18:00Z">
        <w:r w:rsidDel="003958F9">
          <w:rPr>
            <w:rFonts w:hint="eastAsia"/>
            <w:color w:val="FF0000"/>
            <w:sz w:val="18"/>
            <w:bdr w:val="single" w:sz="4" w:space="0" w:color="FF0000"/>
          </w:rPr>
          <w:delText>作者介绍小五号，</w:delText>
        </w:r>
        <w:r w:rsidR="00460803" w:rsidDel="003958F9">
          <w:rPr>
            <w:rFonts w:hint="eastAsia"/>
            <w:color w:val="FF0000"/>
            <w:sz w:val="18"/>
            <w:bdr w:val="single" w:sz="4" w:space="0" w:color="FF0000"/>
          </w:rPr>
          <w:delText>英文在上、中文在下。</w:delText>
        </w:r>
        <w:r w:rsidDel="003958F9">
          <w:rPr>
            <w:rFonts w:hint="eastAsia"/>
            <w:color w:val="FF0000"/>
            <w:sz w:val="18"/>
            <w:bdr w:val="single" w:sz="4" w:space="0" w:color="FF0000"/>
          </w:rPr>
          <w:delText>照片</w:delText>
        </w:r>
        <w:r w:rsidR="00460803" w:rsidDel="003958F9">
          <w:rPr>
            <w:rFonts w:hint="eastAsia"/>
            <w:color w:val="FF0000"/>
            <w:sz w:val="18"/>
            <w:bdr w:val="single" w:sz="4" w:space="0" w:color="FF0000"/>
          </w:rPr>
          <w:delText>是</w:delText>
        </w:r>
        <w:r w:rsidDel="003958F9">
          <w:rPr>
            <w:rFonts w:hint="eastAsia"/>
            <w:color w:val="FF0000"/>
            <w:sz w:val="18"/>
            <w:bdr w:val="single" w:sz="4" w:space="0" w:color="FF0000"/>
          </w:rPr>
          <w:delText>正面免冠</w:delText>
        </w:r>
        <w:r w:rsidR="00460803" w:rsidDel="003958F9">
          <w:rPr>
            <w:rFonts w:hint="eastAsia"/>
            <w:color w:val="FF0000"/>
            <w:sz w:val="18"/>
            <w:bdr w:val="single" w:sz="4" w:space="0" w:color="FF0000"/>
          </w:rPr>
          <w:delText>证件照</w:delText>
        </w:r>
        <w:r w:rsidDel="003958F9">
          <w:rPr>
            <w:rFonts w:hint="eastAsia"/>
            <w:color w:val="FF0000"/>
            <w:sz w:val="18"/>
            <w:bdr w:val="single" w:sz="4" w:space="0" w:color="FF0000"/>
          </w:rPr>
          <w:delText>，不要侧脸照，照片背景尽量简单。</w:delText>
        </w:r>
        <w:r w:rsidRPr="00460803" w:rsidDel="003958F9">
          <w:rPr>
            <w:rFonts w:hint="eastAsia"/>
            <w:color w:val="FF0000"/>
            <w:sz w:val="18"/>
            <w:bdr w:val="single" w:sz="4" w:space="0" w:color="FF0000"/>
          </w:rPr>
          <w:delText>作者介绍主要包括：姓名、出生年月、学历、职称、头衔和研究领域。</w:delText>
        </w:r>
      </w:del>
    </w:p>
    <w:p w14:paraId="0239A838" w14:textId="77777777" w:rsidR="002348C3" w:rsidDel="003958F9" w:rsidRDefault="002348C3">
      <w:pPr>
        <w:spacing w:line="340" w:lineRule="exact"/>
        <w:rPr>
          <w:del w:id="1486" w:author="xujiawei" w:date="2022-08-09T15:18:00Z"/>
          <w:rFonts w:eastAsia="黑体"/>
          <w:bCs/>
          <w:sz w:val="18"/>
        </w:rPr>
        <w:pPrChange w:id="1487" w:author="xujiawei" w:date="2022-09-06T17:41:00Z">
          <w:pPr>
            <w:tabs>
              <w:tab w:val="num" w:pos="840"/>
            </w:tabs>
            <w:ind w:left="88" w:hangingChars="49" w:hanging="88"/>
          </w:pPr>
        </w:pPrChange>
      </w:pPr>
    </w:p>
    <w:p w14:paraId="78F716E6" w14:textId="77777777" w:rsidR="0085024D" w:rsidDel="00817FA7" w:rsidRDefault="0085024D">
      <w:pPr>
        <w:spacing w:line="340" w:lineRule="exact"/>
        <w:rPr>
          <w:del w:id="1488" w:author="xujiawei" w:date="2022-08-09T16:43:00Z"/>
          <w:rFonts w:eastAsia="黑体"/>
          <w:bCs/>
          <w:sz w:val="18"/>
        </w:rPr>
        <w:pPrChange w:id="1489" w:author="xujiawei" w:date="2022-09-06T17:41:00Z">
          <w:pPr>
            <w:tabs>
              <w:tab w:val="num" w:pos="840"/>
            </w:tabs>
            <w:ind w:left="88" w:hangingChars="49" w:hanging="88"/>
          </w:pPr>
        </w:pPrChange>
      </w:pPr>
    </w:p>
    <w:p w14:paraId="3A367C5B" w14:textId="0C075999" w:rsidR="0085024D" w:rsidRPr="008C7B47" w:rsidDel="008C2B3F" w:rsidRDefault="0085024D">
      <w:pPr>
        <w:spacing w:line="340" w:lineRule="exact"/>
        <w:rPr>
          <w:del w:id="1490" w:author="xujiawei" w:date="2022-09-06T17:20:00Z"/>
          <w:rFonts w:eastAsia="黑体"/>
          <w:bCs/>
          <w:sz w:val="18"/>
        </w:rPr>
        <w:sectPr w:rsidR="0085024D" w:rsidRPr="008C7B47" w:rsidDel="008C2B3F">
          <w:type w:val="continuous"/>
          <w:pgSz w:w="11906" w:h="16838" w:code="9"/>
          <w:pgMar w:top="1021" w:right="964" w:bottom="851" w:left="964" w:header="851" w:footer="992" w:gutter="0"/>
          <w:cols w:num="2" w:space="425"/>
          <w:docGrid w:type="lines" w:linePitch="312"/>
        </w:sectPr>
        <w:pPrChange w:id="1491" w:author="xujiawei" w:date="2022-09-06T17:41:00Z">
          <w:pPr>
            <w:tabs>
              <w:tab w:val="num" w:pos="840"/>
            </w:tabs>
            <w:ind w:left="88" w:hangingChars="49" w:hanging="88"/>
          </w:pPr>
        </w:pPrChange>
      </w:pPr>
    </w:p>
    <w:p w14:paraId="574D70C5" w14:textId="079AD550" w:rsidR="002348C3" w:rsidRPr="006851CC" w:rsidDel="004A2267" w:rsidRDefault="002348C3">
      <w:pPr>
        <w:spacing w:line="340" w:lineRule="exact"/>
        <w:rPr>
          <w:del w:id="1492" w:author="xujiawei" w:date="2022-09-06T17:40:00Z"/>
          <w:rFonts w:eastAsia="黑体"/>
          <w:bCs/>
          <w:color w:val="000000"/>
          <w:sz w:val="18"/>
        </w:rPr>
        <w:sectPr w:rsidR="002348C3" w:rsidRPr="006851CC" w:rsidDel="004A2267" w:rsidSect="009609A4">
          <w:type w:val="continuous"/>
          <w:pgSz w:w="11906" w:h="16838" w:code="9"/>
          <w:pgMar w:top="1021" w:right="964" w:bottom="851" w:left="964" w:header="851" w:footer="992" w:gutter="0"/>
          <w:cols w:space="425"/>
          <w:docGrid w:type="lines" w:linePitch="312"/>
        </w:sectPr>
        <w:pPrChange w:id="1493" w:author="xujiawei" w:date="2022-09-06T17:41:00Z">
          <w:pPr>
            <w:tabs>
              <w:tab w:val="num" w:pos="840"/>
            </w:tabs>
          </w:pPr>
        </w:pPrChange>
      </w:pPr>
    </w:p>
    <w:p w14:paraId="7D00C49B" w14:textId="2A8AAD03" w:rsidR="00D72345" w:rsidRDefault="00DC0E6D" w:rsidP="00D72345">
      <w:pPr>
        <w:spacing w:line="340" w:lineRule="exact"/>
        <w:rPr>
          <w:ins w:id="1494" w:author="xujiawei" w:date="2022-09-06T17:33:00Z"/>
        </w:rPr>
      </w:pPr>
      <w:del w:id="1495" w:author="xujiawei" w:date="2022-09-06T17:33:00Z">
        <w:r w:rsidDel="00D72345">
          <w:fldChar w:fldCharType="begin"/>
        </w:r>
        <w:r w:rsidDel="00D72345">
          <w:delInstrText xml:space="preserve"> ADDIN EN.CITE &lt;EndNote&gt;&lt;Cite&gt;&lt;Author&gt;Ba&lt;/Author&gt;&lt;Year&gt;2016&lt;/Year&gt;&lt;RecNum&gt;39&lt;/RecNum&gt;&lt;DisplayText&gt;&lt;style face="superscript"&gt;[15]&lt;/style&gt;&lt;/DisplayText&gt;&lt;record&gt;&lt;rec-number&gt;39&lt;/rec-number&gt;&lt;foreign-keys&gt;&lt;key app="EN" db-id="tdxpsrdro0a2z7e9ta95tfx4erzzav090dft" timestamp="1661834073"&gt;39&lt;/key&gt;&lt;/foreign-keys&gt;&lt;ref-type name="Journal Article"&gt;17&lt;/ref-type&gt;&lt;contributors&gt;&lt;authors&gt;&lt;author&gt;Ba, Jimmy Lei&lt;/author&gt;&lt;author&gt;Kiros, Jamie Ryan&lt;/author&gt;&lt;author&gt;Hinton, Geoffrey E&lt;/author&gt;&lt;/authors&gt;&lt;/contributors&gt;&lt;titles&gt;&lt;title&gt;Layer normalization&lt;/title&gt;&lt;secondary-title&gt;arXiv preprint arXiv:1607.06450&lt;/secondary-title&gt;&lt;/titles&gt;&lt;periodical&gt;&lt;full-title&gt;arXiv preprint arXiv:1607.06450&lt;/full-title&gt;&lt;/periodical&gt;&lt;dates&gt;&lt;year&gt;2016&lt;/year&gt;&lt;/dates&gt;&lt;urls&gt;&lt;/urls&gt;&lt;/record&gt;&lt;/Cite&gt;&lt;/EndNote&gt;</w:delInstrText>
        </w:r>
        <w:r w:rsidDel="00D72345">
          <w:fldChar w:fldCharType="separate"/>
        </w:r>
        <w:r w:rsidRPr="00DC0E6D" w:rsidDel="00D72345">
          <w:rPr>
            <w:noProof/>
            <w:vertAlign w:val="superscript"/>
          </w:rPr>
          <w:delText>[15]</w:delText>
        </w:r>
        <w:r w:rsidDel="00D72345">
          <w:fldChar w:fldCharType="end"/>
        </w:r>
        <w:r w:rsidR="000B48C1" w:rsidRPr="00DC0E6D" w:rsidDel="00D72345">
          <w:fldChar w:fldCharType="begin"/>
        </w:r>
        <w:r w:rsidR="000B48C1" w:rsidRPr="00DC0E6D" w:rsidDel="00D72345">
          <w:fldChar w:fldCharType="end"/>
        </w:r>
        <w:r w:rsidR="00F9356D" w:rsidRPr="00EE0586" w:rsidDel="00D72345">
          <w:fldChar w:fldCharType="begin"/>
        </w:r>
        <w:r w:rsidR="00F9356D" w:rsidRPr="00EE0586" w:rsidDel="00D72345">
          <w:fldChar w:fldCharType="end"/>
        </w:r>
        <w:r w:rsidR="008D2B3F" w:rsidRPr="00A51728" w:rsidDel="00D72345">
          <w:fldChar w:fldCharType="begin"/>
        </w:r>
        <w:r w:rsidR="008D2B3F" w:rsidRPr="00A51728" w:rsidDel="00D72345">
          <w:fldChar w:fldCharType="end"/>
        </w:r>
        <w:r w:rsidR="006C1739" w:rsidRPr="0095591D" w:rsidDel="00D72345">
          <w:fldChar w:fldCharType="begin"/>
        </w:r>
        <w:r w:rsidR="006C1739" w:rsidRPr="0095591D" w:rsidDel="00D72345">
          <w:fldChar w:fldCharType="end"/>
        </w:r>
        <w:r w:rsidR="00C0054B" w:rsidDel="00D72345">
          <w:rPr>
            <w:rFonts w:ascii="宋体" w:hAnsi="宋体"/>
            <w:color w:val="000000"/>
            <w:szCs w:val="21"/>
          </w:rPr>
          <w:fldChar w:fldCharType="begin"/>
        </w:r>
        <w:r w:rsidR="00C0054B" w:rsidDel="00D72345">
          <w:rPr>
            <w:rFonts w:ascii="宋体" w:hAnsi="宋体"/>
            <w:color w:val="000000"/>
            <w:szCs w:val="21"/>
          </w:rPr>
          <w:delInstrText xml:space="preserve"> ADDIN EN.CITE &lt;EndNote&gt;&lt;Cite&gt;&lt;Author&gt;Kim&lt;/Author&gt;&lt;Year&gt;2017&lt;/Year&gt;&lt;RecNum&gt;40&lt;/RecNum&gt;&lt;DisplayText&gt;&lt;style face="superscript"&gt;[16]&lt;/style&gt;&lt;/DisplayText&gt;&lt;record&gt;&lt;rec-number&gt;40&lt;/rec-number&gt;&lt;foreign-keys&gt;&lt;key app="EN" db-id="tdxpsrdro0a2z7e9ta95tfx4erzzav090dft" timestamp="1661840850"&gt;40&lt;/key&gt;&lt;/foreign-keys&gt;&lt;ref-type name="Journal Article"&gt;17&lt;/ref-type&gt;&lt;contributors&gt;&lt;authors&gt;&lt;author&gt;Kim, Yoon&lt;/author&gt;&lt;author&gt;Denton, Carl&lt;/author&gt;&lt;author&gt;Hoang, Luong&lt;/author&gt;&lt;author&gt;Rush, Alexander M&lt;/author&gt;&lt;/authors&gt;&lt;/contributors&gt;&lt;titles&gt;&lt;title&gt;Structured attention networks&lt;/title&gt;&lt;secondary-title&gt;arXiv preprint arXiv:1702.00887&lt;/secondary-title&gt;&lt;/titles&gt;&lt;periodical&gt;&lt;full-title&gt;arXiv preprint arXiv:1702.00887&lt;/full-title&gt;&lt;/periodical&gt;&lt;dates&gt;&lt;year&gt;2017&lt;/year&gt;&lt;/dates&gt;&lt;urls&gt;&lt;/urls&gt;&lt;/record&gt;&lt;/Cite&gt;&lt;/EndNote&gt;</w:delInstrText>
        </w:r>
        <w:r w:rsidR="00C0054B" w:rsidDel="00D72345">
          <w:rPr>
            <w:rFonts w:ascii="宋体" w:hAnsi="宋体"/>
            <w:color w:val="000000"/>
            <w:szCs w:val="21"/>
          </w:rPr>
          <w:fldChar w:fldCharType="separate"/>
        </w:r>
        <w:r w:rsidR="00C0054B" w:rsidRPr="00C0054B" w:rsidDel="00D72345">
          <w:rPr>
            <w:rFonts w:ascii="宋体" w:hAnsi="宋体"/>
            <w:noProof/>
            <w:color w:val="000000"/>
            <w:szCs w:val="21"/>
            <w:vertAlign w:val="superscript"/>
          </w:rPr>
          <w:delText>[16]</w:delText>
        </w:r>
        <w:r w:rsidR="00C0054B" w:rsidDel="00D72345">
          <w:rPr>
            <w:rFonts w:ascii="宋体" w:hAnsi="宋体"/>
            <w:color w:val="000000"/>
            <w:szCs w:val="21"/>
          </w:rPr>
          <w:fldChar w:fldCharType="end"/>
        </w:r>
        <w:r w:rsidR="00530F76" w:rsidRPr="00EE0586" w:rsidDel="00D72345">
          <w:fldChar w:fldCharType="begin"/>
        </w:r>
        <w:r w:rsidR="00530F76" w:rsidRPr="00EE0586" w:rsidDel="00D72345">
          <w:fldChar w:fldCharType="end"/>
        </w:r>
        <w:r w:rsidR="00B25383" w:rsidRPr="00EE0586" w:rsidDel="00D72345">
          <w:fldChar w:fldCharType="begin"/>
        </w:r>
        <w:r w:rsidR="00B25383" w:rsidRPr="00EE0586" w:rsidDel="00D72345">
          <w:fldChar w:fldCharType="end"/>
        </w:r>
        <w:r w:rsidR="00B25383" w:rsidRPr="00EE0586" w:rsidDel="00D72345">
          <w:fldChar w:fldCharType="begin"/>
        </w:r>
        <w:r w:rsidR="00B25383" w:rsidRPr="00EE0586" w:rsidDel="00D72345">
          <w:fldChar w:fldCharType="end"/>
        </w:r>
        <w:r w:rsidR="006028F3" w:rsidRPr="00EE0586" w:rsidDel="00D72345">
          <w:fldChar w:fldCharType="begin"/>
        </w:r>
        <w:r w:rsidR="006028F3" w:rsidRPr="00EE0586" w:rsidDel="00D72345">
          <w:fldChar w:fldCharType="end"/>
        </w:r>
        <w:r w:rsidR="003D1629" w:rsidRPr="00EE0586" w:rsidDel="00D72345">
          <w:fldChar w:fldCharType="begin"/>
        </w:r>
        <w:r w:rsidR="003D1629" w:rsidRPr="00EE0586" w:rsidDel="00D72345">
          <w:fldChar w:fldCharType="end"/>
        </w:r>
        <w:r w:rsidR="003D1629" w:rsidRPr="00EE0586" w:rsidDel="00D72345">
          <w:fldChar w:fldCharType="begin"/>
        </w:r>
        <w:r w:rsidR="003D1629" w:rsidRPr="00EE0586" w:rsidDel="00D72345">
          <w:fldChar w:fldCharType="end"/>
        </w:r>
        <w:r w:rsidR="003D1629" w:rsidRPr="00EE0586" w:rsidDel="00D72345">
          <w:fldChar w:fldCharType="begin"/>
        </w:r>
        <w:r w:rsidR="003D1629" w:rsidRPr="00EE0586" w:rsidDel="00D72345">
          <w:fldChar w:fldCharType="end"/>
        </w:r>
        <w:r w:rsidR="00297F35" w:rsidRPr="0095591D" w:rsidDel="00D72345">
          <w:fldChar w:fldCharType="begin"/>
        </w:r>
        <w:r w:rsidR="00297F35" w:rsidRPr="0095591D" w:rsidDel="00D72345">
          <w:fldChar w:fldCharType="end"/>
        </w:r>
        <w:r w:rsidR="000E5371" w:rsidRPr="00EC2B83" w:rsidDel="00D72345">
          <w:fldChar w:fldCharType="begin"/>
        </w:r>
        <w:r w:rsidR="000E5371" w:rsidRPr="00EC2B83" w:rsidDel="00D72345">
          <w:fldChar w:fldCharType="end"/>
        </w:r>
      </w:del>
      <w:ins w:id="1496" w:author="xujiawei" w:date="2022-09-07T10:16:00Z">
        <w:r w:rsidR="007A6B5B">
          <w:rPr>
            <w:rFonts w:ascii="宋体" w:hAnsi="宋体" w:hint="eastAsia"/>
            <w:color w:val="000000"/>
            <w:szCs w:val="21"/>
          </w:rPr>
          <w:t>偏置</w:t>
        </w:r>
        <w:r w:rsidR="00931E3A">
          <w:rPr>
            <w:rFonts w:ascii="宋体" w:hAnsi="宋体" w:hint="eastAsia"/>
            <w:color w:val="000000"/>
            <w:szCs w:val="21"/>
          </w:rPr>
          <w:t>后再堆叠即可。</w:t>
        </w:r>
      </w:ins>
      <w:ins w:id="1497" w:author="xujiawei" w:date="2022-09-06T17:33:00Z">
        <w:r w:rsidR="00D72345">
          <w:rPr>
            <w:rFonts w:hint="eastAsia"/>
          </w:rPr>
          <w:t>一张输入图片</w:t>
        </w:r>
      </w:ins>
      <w:ins w:id="1498" w:author="xujiawei" w:date="2022-09-06T17:33:00Z">
        <w:r w:rsidR="00D72345" w:rsidRPr="00EE0586">
          <w:rPr>
            <w:position w:val="-6"/>
          </w:rPr>
          <w:object w:dxaOrig="200" w:dyaOrig="220" w14:anchorId="766CA527">
            <v:shape id="_x0000_i1054" type="#_x0000_t75" style="width:10.4pt;height:10.4pt" o:ole="">
              <v:imagedata r:id="rId75" o:title=""/>
            </v:shape>
            <o:OLEObject Type="Embed" ProgID="Equation.DSMT4" ShapeID="_x0000_i1054" DrawAspect="Content" ObjectID="_1724166665" r:id="rId76"/>
          </w:object>
        </w:r>
      </w:ins>
      <w:ins w:id="1499" w:author="xujiawei" w:date="2022-09-06T17:33:00Z">
        <w:r w:rsidR="00D72345">
          <w:rPr>
            <w:rFonts w:hint="eastAsia"/>
          </w:rPr>
          <w:t>，经过上述操作后会生成</w:t>
        </w:r>
      </w:ins>
      <w:ins w:id="1500" w:author="xujiawei" w:date="2022-09-07T10:17:00Z">
        <w:r w:rsidR="00AD2854">
          <w:rPr>
            <w:rFonts w:hint="eastAsia"/>
          </w:rPr>
          <w:t>偏置后的</w:t>
        </w:r>
      </w:ins>
      <w:ins w:id="1501" w:author="xujiawei" w:date="2022-09-06T17:33:00Z">
        <w:r w:rsidR="00D72345" w:rsidRPr="00EE0586">
          <w:rPr>
            <w:position w:val="-6"/>
          </w:rPr>
          <w:object w:dxaOrig="1080" w:dyaOrig="320" w14:anchorId="4108BA76">
            <v:shape id="_x0000_i1055" type="#_x0000_t75" style="width:53.9pt;height:16.25pt" o:ole="">
              <v:imagedata r:id="rId77" o:title=""/>
            </v:shape>
            <o:OLEObject Type="Embed" ProgID="Equation.DSMT4" ShapeID="_x0000_i1055" DrawAspect="Content" ObjectID="_1724166666" r:id="rId78"/>
          </w:object>
        </w:r>
      </w:ins>
      <w:ins w:id="1502" w:author="xujiawei" w:date="2022-09-07T10:17:00Z">
        <w:r w:rsidR="00717397">
          <w:rPr>
            <w:rFonts w:hint="eastAsia"/>
          </w:rPr>
          <w:t>，</w:t>
        </w:r>
      </w:ins>
      <w:ins w:id="1503" w:author="xujiawei" w:date="2022-09-07T10:19:00Z">
        <w:r w:rsidR="00BB64B9" w:rsidRPr="00506482">
          <w:rPr>
            <w:position w:val="-12"/>
          </w:rPr>
          <w:object w:dxaOrig="940" w:dyaOrig="360" w14:anchorId="13CB6275">
            <v:shape id="_x0000_i1056" type="#_x0000_t75" style="width:47.2pt;height:18.1pt" o:ole="">
              <v:imagedata r:id="rId79" o:title=""/>
            </v:shape>
            <o:OLEObject Type="Embed" ProgID="Equation.DSMT4" ShapeID="_x0000_i1056" DrawAspect="Content" ObjectID="_1724166667" r:id="rId80"/>
          </w:object>
        </w:r>
      </w:ins>
      <w:ins w:id="1504" w:author="xujiawei" w:date="2022-09-07T10:19:00Z">
        <w:r w:rsidR="00033ACC">
          <w:rPr>
            <w:rFonts w:hint="eastAsia"/>
          </w:rPr>
          <w:t>，</w:t>
        </w:r>
      </w:ins>
      <w:ins w:id="1505" w:author="xujiawei" w:date="2022-09-07T10:19:00Z">
        <w:r w:rsidR="00A54539" w:rsidRPr="00506482">
          <w:rPr>
            <w:position w:val="-12"/>
          </w:rPr>
          <w:object w:dxaOrig="320" w:dyaOrig="360" w14:anchorId="54ABD845">
            <v:shape id="_x0000_i1057" type="#_x0000_t75" style="width:15.95pt;height:18.1pt" o:ole="">
              <v:imagedata r:id="rId81" o:title=""/>
            </v:shape>
            <o:OLEObject Type="Embed" ProgID="Equation.DSMT4" ShapeID="_x0000_i1057" DrawAspect="Content" ObjectID="_1724166668" r:id="rId82"/>
          </w:object>
        </w:r>
      </w:ins>
      <w:ins w:id="1506" w:author="xujiawei" w:date="2022-09-07T10:19:00Z">
        <w:r w:rsidR="00A54539">
          <w:rPr>
            <w:rFonts w:hint="eastAsia"/>
          </w:rPr>
          <w:t>表示</w:t>
        </w:r>
      </w:ins>
      <w:ins w:id="1507" w:author="xujiawei" w:date="2022-09-07T10:20:00Z">
        <w:r w:rsidR="00A54539">
          <w:rPr>
            <w:rFonts w:hint="eastAsia"/>
          </w:rPr>
          <w:t>偏置操作的次数</w:t>
        </w:r>
      </w:ins>
      <w:ins w:id="1508" w:author="xujiawei" w:date="2022-09-06T17:33:00Z">
        <w:r w:rsidR="00D72345">
          <w:rPr>
            <w:rFonts w:hint="eastAsia"/>
          </w:rPr>
          <w:t>。然后将输入图片和偏置后的图片进行拼接，然后将拼接后的整体划分成</w:t>
        </w:r>
      </w:ins>
      <w:ins w:id="1509" w:author="xujiawei" w:date="2022-09-06T17:33:00Z">
        <w:r w:rsidR="00D72345" w:rsidRPr="00EE0586">
          <w:rPr>
            <w:position w:val="-6"/>
          </w:rPr>
          <w:object w:dxaOrig="279" w:dyaOrig="279" w14:anchorId="06E60CEC">
            <v:shape id="_x0000_i1058" type="#_x0000_t75" style="width:14.1pt;height:14.1pt" o:ole="">
              <v:imagedata r:id="rId83" o:title=""/>
            </v:shape>
            <o:OLEObject Type="Embed" ProgID="Equation.DSMT4" ShapeID="_x0000_i1058" DrawAspect="Content" ObjectID="_1724166669" r:id="rId84"/>
          </w:object>
        </w:r>
      </w:ins>
      <w:proofErr w:type="gramStart"/>
      <w:ins w:id="1510" w:author="xujiawei" w:date="2022-09-06T17:33:00Z">
        <w:r w:rsidR="00D72345">
          <w:rPr>
            <w:rFonts w:hint="eastAsia"/>
          </w:rPr>
          <w:t>个</w:t>
        </w:r>
        <w:proofErr w:type="gramEnd"/>
        <w:r w:rsidR="00D72345">
          <w:rPr>
            <w:rFonts w:hint="eastAsia"/>
          </w:rPr>
          <w:t>区域块。随后对这些区域块</w:t>
        </w:r>
        <w:r w:rsidR="00D72345" w:rsidRPr="00EA0897">
          <w:rPr>
            <w:rFonts w:hint="eastAsia"/>
          </w:rPr>
          <w:t>展平，</w:t>
        </w:r>
      </w:ins>
      <w:ins w:id="1511" w:author="xujiawei" w:date="2022-09-07T10:20:00Z">
        <w:r w:rsidR="00797E32">
          <w:rPr>
            <w:rFonts w:hint="eastAsia"/>
          </w:rPr>
          <w:t>最后</w:t>
        </w:r>
      </w:ins>
      <w:ins w:id="1512" w:author="xujiawei" w:date="2022-09-06T17:33:00Z">
        <w:r w:rsidR="00D72345">
          <w:rPr>
            <w:rFonts w:hint="eastAsia"/>
          </w:rPr>
          <w:t>使用</w:t>
        </w:r>
        <w:r w:rsidR="00D72345" w:rsidRPr="00EA0897">
          <w:rPr>
            <w:rFonts w:hint="eastAsia"/>
          </w:rPr>
          <w:t>LN</w:t>
        </w:r>
        <w:r w:rsidR="00D72345">
          <w:fldChar w:fldCharType="begin"/>
        </w:r>
      </w:ins>
      <w:r w:rsidR="00B67DDF">
        <w:instrText xml:space="preserve"> ADDIN EN.CITE &lt;EndNote&gt;&lt;Cite&gt;&lt;Author&gt;Ba&lt;/Author&gt;&lt;Year&gt;2016&lt;/Year&gt;&lt;RecNum&gt;39&lt;/RecNum&gt;&lt;DisplayText&gt;&lt;style face="superscript"&gt;[16]&lt;/style&gt;&lt;/DisplayText&gt;&lt;record&gt;&lt;rec-number&gt;39&lt;/rec-number&gt;&lt;foreign-keys&gt;&lt;key app="EN" db-id="tdxpsrdro0a2z7e9ta95tfx4erzzav090dft" timestamp="1661834073"&gt;39&lt;/key&gt;&lt;/foreign-keys&gt;&lt;ref-type name="Journal Article"&gt;17&lt;/ref-type&gt;&lt;contributors&gt;&lt;authors&gt;&lt;author&gt;Ba, Jimmy Lei&lt;/author&gt;&lt;author&gt;Kiros, Jamie Ryan&lt;/author&gt;&lt;author&gt;Hinton, Geoffrey E&lt;/author&gt;&lt;/authors&gt;&lt;/contributors&gt;&lt;titles&gt;&lt;title&gt;Layer normalization&lt;/title&gt;&lt;secondary-title&gt;arXiv preprint arXiv:1607.06450&lt;/secondary-title&gt;&lt;/titles&gt;&lt;periodical&gt;&lt;full-title&gt;arXiv preprint arXiv:1607.06450&lt;/full-title&gt;&lt;/periodical&gt;&lt;dates&gt;&lt;year&gt;2016&lt;/year&gt;&lt;/dates&gt;&lt;urls&gt;&lt;/urls&gt;&lt;/record&gt;&lt;/Cite&gt;&lt;/EndNote&gt;</w:instrText>
      </w:r>
      <w:ins w:id="1513" w:author="xujiawei" w:date="2022-09-06T17:33:00Z">
        <w:r w:rsidR="00D72345">
          <w:fldChar w:fldCharType="separate"/>
        </w:r>
      </w:ins>
      <w:r w:rsidR="00B67DDF" w:rsidRPr="00B67DDF">
        <w:rPr>
          <w:noProof/>
          <w:vertAlign w:val="superscript"/>
        </w:rPr>
        <w:t>[16]</w:t>
      </w:r>
      <w:ins w:id="1514" w:author="xujiawei" w:date="2022-09-06T17:33:00Z">
        <w:r w:rsidR="00D72345">
          <w:fldChar w:fldCharType="end"/>
        </w:r>
        <w:r w:rsidR="00D72345" w:rsidRPr="00EA0897">
          <w:rPr>
            <w:rFonts w:hint="eastAsia"/>
          </w:rPr>
          <w:t>和线性映射</w:t>
        </w:r>
      </w:ins>
      <w:ins w:id="1515" w:author="xujiawei" w:date="2022-09-06T17:33:00Z">
        <w:r w:rsidR="00D72345" w:rsidRPr="00DC0E6D">
          <w:rPr>
            <w:position w:val="-12"/>
          </w:rPr>
          <w:object w:dxaOrig="1640" w:dyaOrig="420" w14:anchorId="428A7B39">
            <v:shape id="_x0000_i1059" type="#_x0000_t75" style="width:82.4pt;height:21.45pt" o:ole="">
              <v:imagedata r:id="rId85" o:title=""/>
            </v:shape>
            <o:OLEObject Type="Embed" ProgID="Equation.DSMT4" ShapeID="_x0000_i1059" DrawAspect="Content" ObjectID="_1724166670" r:id="rId86"/>
          </w:object>
        </w:r>
      </w:ins>
      <w:ins w:id="1516" w:author="xujiawei" w:date="2022-09-07T10:20:00Z">
        <w:r w:rsidR="00D772C2">
          <w:rPr>
            <w:rFonts w:hint="eastAsia"/>
          </w:rPr>
          <w:t>处理</w:t>
        </w:r>
      </w:ins>
      <w:ins w:id="1517" w:author="xujiawei" w:date="2022-09-07T10:21:00Z">
        <w:r w:rsidR="00D772C2">
          <w:rPr>
            <w:rFonts w:hint="eastAsia"/>
          </w:rPr>
          <w:t>得到视觉特征序列</w:t>
        </w:r>
      </w:ins>
      <w:del w:id="1518" w:author="xujiawei" w:date="2022-09-07T10:20:00Z">
        <w:r w:rsidR="00D72345" w:rsidRPr="00EE0586" w:rsidDel="00797E32">
          <w:fldChar w:fldCharType="begin"/>
        </w:r>
        <w:r w:rsidR="00D72345" w:rsidRPr="00EE0586" w:rsidDel="00797E32">
          <w:fldChar w:fldCharType="end"/>
        </w:r>
      </w:del>
      <w:ins w:id="1519" w:author="xujiawei" w:date="2022-09-06T17:33:00Z">
        <w:r w:rsidR="00D72345" w:rsidRPr="00EA0897">
          <w:rPr>
            <w:rFonts w:hint="eastAsia"/>
          </w:rPr>
          <w:t>。</w:t>
        </w:r>
        <w:r w:rsidR="00D72345" w:rsidRPr="00EA0897">
          <w:rPr>
            <w:rFonts w:hint="eastAsia"/>
          </w:rPr>
          <w:t xml:space="preserve">EME </w:t>
        </w:r>
        <w:r w:rsidR="00D72345" w:rsidRPr="00EA0897">
          <w:rPr>
            <w:rFonts w:hint="eastAsia"/>
          </w:rPr>
          <w:t>操作如公式</w:t>
        </w:r>
        <w:r w:rsidR="00D72345" w:rsidRPr="00EA0897">
          <w:rPr>
            <w:rFonts w:hint="eastAsia"/>
          </w:rPr>
          <w:t xml:space="preserve"> </w:t>
        </w:r>
        <w:r w:rsidR="00D72345">
          <w:t>3</w:t>
        </w:r>
        <w:r w:rsidR="00D72345" w:rsidRPr="00EA0897">
          <w:rPr>
            <w:rFonts w:hint="eastAsia"/>
          </w:rPr>
          <w:t>所示：</w:t>
        </w:r>
      </w:ins>
    </w:p>
    <w:p w14:paraId="21836D2A" w14:textId="77777777" w:rsidR="00D72345" w:rsidRDefault="00D72345" w:rsidP="00D72345">
      <w:pPr>
        <w:pStyle w:val="MTDisplayEquation"/>
        <w:rPr>
          <w:ins w:id="1520" w:author="xujiawei" w:date="2022-09-06T17:33:00Z"/>
        </w:rPr>
      </w:pPr>
      <w:ins w:id="1521" w:author="xujiawei" w:date="2022-09-06T17:33:00Z">
        <w:r>
          <w:tab/>
        </w:r>
      </w:ins>
      <w:ins w:id="1522" w:author="xujiawei" w:date="2022-09-06T17:33:00Z">
        <w:r w:rsidRPr="00A51728">
          <w:rPr>
            <w:position w:val="-10"/>
          </w:rPr>
          <w:object w:dxaOrig="2940" w:dyaOrig="360" w14:anchorId="5DDE83D3">
            <v:shape id="_x0000_i1060" type="#_x0000_t75" style="width:148pt;height:19.3pt" o:ole="">
              <v:imagedata r:id="rId87" o:title=""/>
            </v:shape>
            <o:OLEObject Type="Embed" ProgID="Equation.DSMT4" ShapeID="_x0000_i1060" DrawAspect="Content" ObjectID="_1724166671" r:id="rId88"/>
          </w:object>
        </w:r>
      </w:ins>
      <w:ins w:id="1523" w:author="xujiawei" w:date="2022-09-06T17:33:00Z">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MTEqn \c \* Arabic \* MERGEFORMAT </w:instrText>
        </w:r>
        <w:r>
          <w:fldChar w:fldCharType="separate"/>
        </w:r>
        <w:r>
          <w:rPr>
            <w:noProof/>
          </w:rPr>
          <w:instrText>3</w:instrText>
        </w:r>
        <w:r>
          <w:fldChar w:fldCharType="end"/>
        </w:r>
        <w:r>
          <w:instrText>)</w:instrText>
        </w:r>
        <w:r>
          <w:fldChar w:fldCharType="end"/>
        </w:r>
      </w:ins>
    </w:p>
    <w:p w14:paraId="49FFABAA" w14:textId="6E86D947" w:rsidR="00D72345" w:rsidRDefault="00D72345" w:rsidP="00D72345">
      <w:pPr>
        <w:rPr>
          <w:ins w:id="1524" w:author="xujiawei" w:date="2022-09-06T17:33:00Z"/>
        </w:rPr>
      </w:pPr>
      <w:ins w:id="1525" w:author="xujiawei" w:date="2022-09-06T17:33:00Z">
        <w:r>
          <w:tab/>
        </w:r>
        <w:r>
          <w:rPr>
            <w:rFonts w:hint="eastAsia"/>
          </w:rPr>
          <w:t>对于图片分类任务而言，需要在</w:t>
        </w:r>
        <w:r>
          <w:rPr>
            <w:rFonts w:hint="eastAsia"/>
          </w:rPr>
          <w:t>EPE</w:t>
        </w:r>
        <w:r>
          <w:rPr>
            <w:rFonts w:hint="eastAsia"/>
          </w:rPr>
          <w:t>操作生成的特性向量拼接一个类别词符，同时</w:t>
        </w:r>
        <w:r>
          <w:t>Transformer</w:t>
        </w:r>
        <w:r>
          <w:rPr>
            <w:rFonts w:hint="eastAsia"/>
          </w:rPr>
          <w:t>网络使用向量序列作为输入，编码模块的多头注意力机制和</w:t>
        </w:r>
        <w:r>
          <w:rPr>
            <w:rFonts w:hint="eastAsia"/>
          </w:rPr>
          <w:t>MLP</w:t>
        </w:r>
        <w:r>
          <w:rPr>
            <w:rFonts w:hint="eastAsia"/>
          </w:rPr>
          <w:t>都无法感知到输入向量的位置信息。因而，</w:t>
        </w:r>
        <w:r>
          <w:t>Transformer</w:t>
        </w:r>
        <w:r>
          <w:rPr>
            <w:rFonts w:hint="eastAsia"/>
          </w:rPr>
          <w:t>需要加入位置编码，本文使用的位置编码为可学习的</w:t>
        </w:r>
        <w:proofErr w:type="gramStart"/>
        <w:r>
          <w:rPr>
            <w:rFonts w:hint="eastAsia"/>
          </w:rPr>
          <w:t>一</w:t>
        </w:r>
        <w:proofErr w:type="gramEnd"/>
        <w:r>
          <w:rPr>
            <w:rFonts w:hint="eastAsia"/>
          </w:rPr>
          <w:t>位置编码。</w:t>
        </w:r>
      </w:ins>
      <w:ins w:id="1526" w:author="xujiawei" w:date="2022-09-07T10:22:00Z">
        <w:r w:rsidR="003D4713">
          <w:rPr>
            <w:rFonts w:hint="eastAsia"/>
          </w:rPr>
          <w:t>对特征序列</w:t>
        </w:r>
      </w:ins>
      <w:ins w:id="1527" w:author="xujiawei" w:date="2022-09-06T17:33:00Z">
        <w:r>
          <w:rPr>
            <w:rFonts w:hint="eastAsia"/>
          </w:rPr>
          <w:t>拼接类别词符和加上位置编码</w:t>
        </w:r>
      </w:ins>
      <w:ins w:id="1528" w:author="xujiawei" w:date="2022-09-07T10:22:00Z">
        <w:r w:rsidR="00A0290A">
          <w:rPr>
            <w:rFonts w:hint="eastAsia"/>
          </w:rPr>
          <w:t>操作，如</w:t>
        </w:r>
      </w:ins>
      <w:ins w:id="1529" w:author="xujiawei" w:date="2022-09-06T17:33:00Z">
        <w:r>
          <w:rPr>
            <w:rFonts w:hint="eastAsia"/>
          </w:rPr>
          <w:t>公式</w:t>
        </w:r>
        <w:r>
          <w:t>4</w:t>
        </w:r>
        <w:r>
          <w:rPr>
            <w:rFonts w:hint="eastAsia"/>
          </w:rPr>
          <w:t>所示：</w:t>
        </w:r>
      </w:ins>
    </w:p>
    <w:p w14:paraId="70697691" w14:textId="77777777" w:rsidR="00D72345" w:rsidRPr="00134AA8" w:rsidRDefault="00D72345" w:rsidP="00D72345">
      <w:pPr>
        <w:pStyle w:val="MTDisplayEquation"/>
        <w:rPr>
          <w:ins w:id="1530" w:author="xujiawei" w:date="2022-09-06T17:33:00Z"/>
        </w:rPr>
      </w:pPr>
      <w:ins w:id="1531" w:author="xujiawei" w:date="2022-09-06T17:33:00Z">
        <w:r>
          <w:tab/>
        </w:r>
      </w:ins>
      <w:ins w:id="1532" w:author="xujiawei" w:date="2022-09-06T17:33:00Z">
        <w:r w:rsidRPr="0095591D">
          <w:rPr>
            <w:position w:val="-14"/>
          </w:rPr>
          <w:object w:dxaOrig="2180" w:dyaOrig="380" w14:anchorId="3C742393">
            <v:shape id="_x0000_i1061" type="#_x0000_t75" style="width:108.45pt;height:19.3pt" o:ole="">
              <v:imagedata r:id="rId89" o:title=""/>
            </v:shape>
            <o:OLEObject Type="Embed" ProgID="Equation.DSMT4" ShapeID="_x0000_i1061" DrawAspect="Content" ObjectID="_1724166672" r:id="rId90"/>
          </w:object>
        </w:r>
      </w:ins>
      <w:ins w:id="1533" w:author="xujiawei" w:date="2022-09-06T17:33:00Z">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MTEqn \c \* Arabic \* MERGEFORMAT </w:instrText>
        </w:r>
        <w:r>
          <w:fldChar w:fldCharType="separate"/>
        </w:r>
        <w:r>
          <w:rPr>
            <w:noProof/>
          </w:rPr>
          <w:instrText>4</w:instrText>
        </w:r>
        <w:r>
          <w:fldChar w:fldCharType="end"/>
        </w:r>
        <w:r>
          <w:instrText>)</w:instrText>
        </w:r>
        <w:r>
          <w:fldChar w:fldCharType="end"/>
        </w:r>
      </w:ins>
    </w:p>
    <w:p w14:paraId="6D91A525" w14:textId="77777777" w:rsidR="00FB6F19" w:rsidRDefault="00FB6F19" w:rsidP="00D72345">
      <w:pPr>
        <w:rPr>
          <w:ins w:id="1534" w:author="xujiawei" w:date="2022-09-06T17:41:00Z"/>
          <w:rFonts w:eastAsia="黑体"/>
          <w:b/>
          <w:bCs/>
          <w:color w:val="000000"/>
        </w:rPr>
      </w:pPr>
    </w:p>
    <w:p w14:paraId="18F68267" w14:textId="008AF2CF" w:rsidR="00D72345" w:rsidRDefault="00D72345" w:rsidP="00D72345">
      <w:pPr>
        <w:rPr>
          <w:ins w:id="1535" w:author="xujiawei" w:date="2022-09-06T17:33:00Z"/>
          <w:rFonts w:eastAsia="黑体"/>
          <w:bCs/>
          <w:color w:val="000000"/>
        </w:rPr>
      </w:pPr>
      <w:ins w:id="1536" w:author="xujiawei" w:date="2022-09-06T17:33:00Z">
        <w:r w:rsidRPr="009F1D09">
          <w:rPr>
            <w:rFonts w:eastAsia="黑体" w:hint="eastAsia"/>
            <w:b/>
            <w:bCs/>
            <w:color w:val="000000"/>
          </w:rPr>
          <w:t>2.</w:t>
        </w:r>
        <w:r w:rsidRPr="009F1D09">
          <w:rPr>
            <w:rFonts w:eastAsia="黑体"/>
            <w:b/>
            <w:bCs/>
            <w:color w:val="000000"/>
          </w:rPr>
          <w:t xml:space="preserve"> </w:t>
        </w:r>
        <w:r>
          <w:rPr>
            <w:rFonts w:eastAsia="黑体"/>
            <w:b/>
            <w:bCs/>
            <w:color w:val="000000"/>
          </w:rPr>
          <w:t>3</w:t>
        </w:r>
        <w:r w:rsidRPr="00134AA8">
          <w:rPr>
            <w:rFonts w:eastAsia="黑体" w:hint="eastAsia"/>
            <w:bCs/>
            <w:color w:val="000000"/>
          </w:rPr>
          <w:t>改进的自注意力机制</w:t>
        </w:r>
      </w:ins>
    </w:p>
    <w:p w14:paraId="2474015B" w14:textId="7FD1CBFB" w:rsidR="00D72345" w:rsidRPr="00134AA8" w:rsidRDefault="00D72345">
      <w:pPr>
        <w:spacing w:line="340" w:lineRule="exact"/>
        <w:ind w:firstLine="420"/>
        <w:rPr>
          <w:ins w:id="1537" w:author="xujiawei" w:date="2022-09-06T17:33:00Z"/>
        </w:rPr>
        <w:pPrChange w:id="1538" w:author="xujiawei" w:date="2022-09-06T17:48:00Z">
          <w:pPr>
            <w:spacing w:line="340" w:lineRule="exact"/>
          </w:pPr>
        </w:pPrChange>
      </w:pPr>
      <w:ins w:id="1539" w:author="xujiawei" w:date="2022-09-06T17:33:00Z">
        <w:r>
          <w:rPr>
            <w:rFonts w:ascii="宋体" w:hAnsi="宋体" w:hint="eastAsia"/>
            <w:color w:val="000000"/>
            <w:szCs w:val="21"/>
          </w:rPr>
          <w:t>在自然语言处理领域，</w:t>
        </w:r>
        <w:r w:rsidRPr="00134AA8">
          <w:rPr>
            <w:rFonts w:ascii="宋体" w:hAnsi="宋体" w:hint="eastAsia"/>
            <w:color w:val="000000"/>
            <w:szCs w:val="21"/>
          </w:rPr>
          <w:t>注意力机制</w:t>
        </w:r>
        <w:proofErr w:type="gramStart"/>
        <w:r>
          <w:rPr>
            <w:rFonts w:ascii="宋体" w:hAnsi="宋体" w:hint="eastAsia"/>
            <w:color w:val="000000"/>
            <w:szCs w:val="21"/>
          </w:rPr>
          <w:t>捕</w:t>
        </w:r>
      </w:ins>
      <w:ins w:id="1540" w:author="xujiawei" w:date="2022-09-06T17:48:00Z">
        <w:r w:rsidR="0045685A">
          <w:rPr>
            <w:rFonts w:ascii="宋体" w:hAnsi="宋体" w:hint="eastAsia"/>
            <w:color w:val="000000"/>
            <w:szCs w:val="21"/>
          </w:rPr>
          <w:t>用于</w:t>
        </w:r>
      </w:ins>
      <w:ins w:id="1541" w:author="xujiawei" w:date="2022-09-06T17:33:00Z">
        <w:r>
          <w:rPr>
            <w:rFonts w:ascii="宋体" w:hAnsi="宋体" w:hint="eastAsia"/>
            <w:color w:val="000000"/>
            <w:szCs w:val="21"/>
          </w:rPr>
          <w:t>捉远距</w:t>
        </w:r>
        <w:proofErr w:type="gramEnd"/>
        <w:r>
          <w:rPr>
            <w:rFonts w:ascii="宋体" w:hAnsi="宋体" w:hint="eastAsia"/>
            <w:color w:val="000000"/>
            <w:szCs w:val="21"/>
          </w:rPr>
          <w:t>离上下文信息，解决输入特征序列过长的遗忘现象</w:t>
        </w:r>
        <w:r>
          <w:rPr>
            <w:rFonts w:ascii="宋体" w:hAnsi="宋体"/>
            <w:color w:val="000000"/>
            <w:szCs w:val="21"/>
          </w:rPr>
          <w:fldChar w:fldCharType="begin"/>
        </w:r>
      </w:ins>
      <w:r w:rsidR="00B67DDF">
        <w:rPr>
          <w:rFonts w:ascii="宋体" w:hAnsi="宋体"/>
          <w:color w:val="000000"/>
          <w:szCs w:val="21"/>
        </w:rPr>
        <w:instrText xml:space="preserve"> ADDIN EN.CITE &lt;EndNote&gt;&lt;Cite&gt;&lt;Author&gt;Kim&lt;/Author&gt;&lt;Year&gt;2017&lt;/Year&gt;&lt;RecNum&gt;40&lt;/RecNum&gt;&lt;DisplayText&gt;&lt;style face="superscript"&gt;[17]&lt;/style&gt;&lt;/DisplayText&gt;&lt;record&gt;&lt;rec-number&gt;40&lt;/rec-number&gt;&lt;foreign-keys&gt;&lt;key app="EN" db-id="tdxpsrdro0a2z7e9ta95tfx4erzzav090dft" timestamp="1661840850"&gt;40&lt;/key&gt;&lt;/foreign-keys&gt;&lt;ref-type name="Journal Article"&gt;17&lt;/ref-type&gt;&lt;contributors&gt;&lt;authors&gt;&lt;author&gt;Kim, Yoon&lt;/author&gt;&lt;author&gt;Denton, Carl&lt;/author&gt;&lt;author&gt;Hoang, Luong&lt;/author&gt;&lt;author&gt;Rush, Alexander M&lt;/author&gt;&lt;/authors&gt;&lt;/contributors&gt;&lt;titles&gt;&lt;title&gt;Structured attention networks&lt;/title&gt;&lt;secondary-title&gt;arXiv preprint arXiv:1702.00887&lt;/secondary-title&gt;&lt;/titles&gt;&lt;periodical&gt;&lt;full-title&gt;arXiv preprint arXiv:1702.00887&lt;/full-title&gt;&lt;/periodical&gt;&lt;dates&gt;&lt;year&gt;2017&lt;/year&gt;&lt;/dates&gt;&lt;urls&gt;&lt;/urls&gt;&lt;/record&gt;&lt;/Cite&gt;&lt;/EndNote&gt;</w:instrText>
      </w:r>
      <w:ins w:id="1542" w:author="xujiawei" w:date="2022-09-06T17:33:00Z">
        <w:r>
          <w:rPr>
            <w:rFonts w:ascii="宋体" w:hAnsi="宋体"/>
            <w:color w:val="000000"/>
            <w:szCs w:val="21"/>
          </w:rPr>
          <w:fldChar w:fldCharType="separate"/>
        </w:r>
      </w:ins>
      <w:r w:rsidR="00B67DDF" w:rsidRPr="00B67DDF">
        <w:rPr>
          <w:rFonts w:ascii="宋体" w:hAnsi="宋体"/>
          <w:noProof/>
          <w:color w:val="000000"/>
          <w:szCs w:val="21"/>
          <w:vertAlign w:val="superscript"/>
        </w:rPr>
        <w:t>[17]</w:t>
      </w:r>
      <w:ins w:id="1543" w:author="xujiawei" w:date="2022-09-06T17:33:00Z">
        <w:r>
          <w:rPr>
            <w:rFonts w:ascii="宋体" w:hAnsi="宋体"/>
            <w:color w:val="000000"/>
            <w:szCs w:val="21"/>
          </w:rPr>
          <w:fldChar w:fldCharType="end"/>
        </w:r>
        <w:r>
          <w:rPr>
            <w:rFonts w:ascii="宋体" w:hAnsi="宋体" w:hint="eastAsia"/>
            <w:color w:val="000000"/>
            <w:szCs w:val="21"/>
          </w:rPr>
          <w:t>。</w:t>
        </w:r>
        <w:r>
          <w:t>Transformer</w:t>
        </w:r>
        <w:r>
          <w:rPr>
            <w:rFonts w:hint="eastAsia"/>
          </w:rPr>
          <w:t>网络使用的自注意力机制可以</w:t>
        </w:r>
        <w:proofErr w:type="gramStart"/>
        <w:r>
          <w:rPr>
            <w:rFonts w:hint="eastAsia"/>
          </w:rPr>
          <w:t>让特征</w:t>
        </w:r>
        <w:proofErr w:type="gramEnd"/>
        <w:r>
          <w:rPr>
            <w:rFonts w:hint="eastAsia"/>
          </w:rPr>
          <w:t>序</w:t>
        </w:r>
        <w:r>
          <w:rPr>
            <w:rFonts w:hint="eastAsia"/>
          </w:rPr>
          <w:t>列获得全局的特征表示，对于输入的特征序列</w:t>
        </w:r>
      </w:ins>
      <w:ins w:id="1544" w:author="xujiawei" w:date="2022-09-06T17:33:00Z">
        <w:r w:rsidRPr="00EE0586">
          <w:rPr>
            <w:position w:val="-4"/>
          </w:rPr>
          <w:object w:dxaOrig="1140" w:dyaOrig="300" w14:anchorId="4E8583C9">
            <v:shape id="_x0000_i1062" type="#_x0000_t75" style="width:57.6pt;height:15pt" o:ole="">
              <v:imagedata r:id="rId91" o:title=""/>
            </v:shape>
            <o:OLEObject Type="Embed" ProgID="Equation.DSMT4" ShapeID="_x0000_i1062" DrawAspect="Content" ObjectID="_1724166673" r:id="rId92"/>
          </w:object>
        </w:r>
      </w:ins>
      <w:ins w:id="1545" w:author="xujiawei" w:date="2022-09-06T17:33:00Z">
        <w:r>
          <w:rPr>
            <w:rFonts w:hint="eastAsia"/>
          </w:rPr>
          <w:t>，通过线性映射</w:t>
        </w:r>
      </w:ins>
      <w:ins w:id="1546" w:author="xujiawei" w:date="2022-09-06T17:33:00Z">
        <w:r w:rsidRPr="00EE0586">
          <w:rPr>
            <w:position w:val="-14"/>
          </w:rPr>
          <w:object w:dxaOrig="1060" w:dyaOrig="420" w14:anchorId="731D9780">
            <v:shape id="_x0000_i1063" type="#_x0000_t75" style="width:53.3pt;height:21.45pt" o:ole="">
              <v:imagedata r:id="rId93" o:title=""/>
            </v:shape>
            <o:OLEObject Type="Embed" ProgID="Equation.DSMT4" ShapeID="_x0000_i1063" DrawAspect="Content" ObjectID="_1724166674" r:id="rId94"/>
          </w:object>
        </w:r>
      </w:ins>
      <w:ins w:id="1547" w:author="xujiawei" w:date="2022-09-06T17:33:00Z">
        <w:r>
          <w:rPr>
            <w:rFonts w:hint="eastAsia"/>
          </w:rPr>
          <w:t>，</w:t>
        </w:r>
      </w:ins>
      <w:ins w:id="1548" w:author="xujiawei" w:date="2022-09-06T17:33:00Z">
        <w:r w:rsidRPr="00EE0586">
          <w:rPr>
            <w:position w:val="-12"/>
          </w:rPr>
          <w:object w:dxaOrig="1060" w:dyaOrig="380" w14:anchorId="5149EF67">
            <v:shape id="_x0000_i1064" type="#_x0000_t75" style="width:53.3pt;height:19.3pt" o:ole="">
              <v:imagedata r:id="rId95" o:title=""/>
            </v:shape>
            <o:OLEObject Type="Embed" ProgID="Equation.DSMT4" ShapeID="_x0000_i1064" DrawAspect="Content" ObjectID="_1724166675" r:id="rId96"/>
          </w:object>
        </w:r>
      </w:ins>
      <w:ins w:id="1549" w:author="xujiawei" w:date="2022-09-06T17:33:00Z">
        <w:r>
          <w:rPr>
            <w:rFonts w:hint="eastAsia"/>
          </w:rPr>
          <w:t>和</w:t>
        </w:r>
      </w:ins>
      <w:ins w:id="1550" w:author="xujiawei" w:date="2022-09-06T17:33:00Z">
        <w:r w:rsidRPr="00EE0586">
          <w:rPr>
            <w:position w:val="-12"/>
          </w:rPr>
          <w:object w:dxaOrig="1040" w:dyaOrig="380" w14:anchorId="1C721D75">
            <v:shape id="_x0000_i1065" type="#_x0000_t75" style="width:52.7pt;height:19.3pt" o:ole="">
              <v:imagedata r:id="rId97" o:title=""/>
            </v:shape>
            <o:OLEObject Type="Embed" ProgID="Equation.DSMT4" ShapeID="_x0000_i1065" DrawAspect="Content" ObjectID="_1724166676" r:id="rId98"/>
          </w:object>
        </w:r>
      </w:ins>
      <w:ins w:id="1551" w:author="xujiawei" w:date="2022-09-06T17:33:00Z">
        <w:r>
          <w:rPr>
            <w:rFonts w:hint="eastAsia"/>
          </w:rPr>
          <w:t>，可以得到查询</w:t>
        </w:r>
        <w:r>
          <w:rPr>
            <w:rFonts w:hint="eastAsia"/>
          </w:rPr>
          <w:t>(Query)</w:t>
        </w:r>
      </w:ins>
      <w:ins w:id="1552" w:author="xujiawei" w:date="2022-09-07T10:26:00Z">
        <w:r w:rsidR="00EE41CF">
          <w:rPr>
            <w:rFonts w:hint="eastAsia"/>
          </w:rPr>
          <w:t>矩阵</w:t>
        </w:r>
      </w:ins>
      <w:ins w:id="1553" w:author="xujiawei" w:date="2022-09-06T17:33:00Z">
        <w:r>
          <w:rPr>
            <w:rFonts w:hint="eastAsia"/>
          </w:rPr>
          <w:t xml:space="preserve"> </w:t>
        </w:r>
        <w:r>
          <w:rPr>
            <w:rFonts w:hint="eastAsia"/>
          </w:rPr>
          <w:t>，键</w:t>
        </w:r>
        <w:r>
          <w:rPr>
            <w:rFonts w:hint="eastAsia"/>
          </w:rPr>
          <w:t>(Key)</w:t>
        </w:r>
      </w:ins>
      <w:ins w:id="1554" w:author="xujiawei" w:date="2022-09-07T10:26:00Z">
        <w:r w:rsidR="00EE41CF" w:rsidRPr="00EE41CF">
          <w:rPr>
            <w:rFonts w:hint="eastAsia"/>
          </w:rPr>
          <w:t xml:space="preserve"> </w:t>
        </w:r>
        <w:r w:rsidR="00EE41CF">
          <w:rPr>
            <w:rFonts w:hint="eastAsia"/>
          </w:rPr>
          <w:t>矩阵</w:t>
        </w:r>
      </w:ins>
      <w:ins w:id="1555" w:author="xujiawei" w:date="2022-09-06T17:33:00Z">
        <w:r>
          <w:rPr>
            <w:rFonts w:hint="eastAsia"/>
          </w:rPr>
          <w:t>和值</w:t>
        </w:r>
        <w:r>
          <w:rPr>
            <w:rFonts w:hint="eastAsia"/>
          </w:rPr>
          <w:t xml:space="preserve"> (Value)</w:t>
        </w:r>
      </w:ins>
      <w:ins w:id="1556" w:author="xujiawei" w:date="2022-09-07T10:26:00Z">
        <w:r w:rsidR="00EE41CF" w:rsidRPr="00EE41CF">
          <w:rPr>
            <w:rFonts w:hint="eastAsia"/>
          </w:rPr>
          <w:t xml:space="preserve"> </w:t>
        </w:r>
        <w:r w:rsidR="00EE41CF">
          <w:rPr>
            <w:rFonts w:hint="eastAsia"/>
          </w:rPr>
          <w:t>矩阵</w:t>
        </w:r>
      </w:ins>
      <w:ins w:id="1557" w:author="xujiawei" w:date="2022-09-06T17:33:00Z">
        <w:r>
          <w:rPr>
            <w:rFonts w:hint="eastAsia"/>
          </w:rPr>
          <w:t>，其中</w:t>
        </w:r>
      </w:ins>
      <w:ins w:id="1558" w:author="xujiawei" w:date="2022-09-06T17:33:00Z">
        <w:r w:rsidRPr="00EE0586">
          <w:rPr>
            <w:position w:val="-14"/>
          </w:rPr>
          <w:object w:dxaOrig="279" w:dyaOrig="380" w14:anchorId="60E0DF94">
            <v:shape id="_x0000_i1066" type="#_x0000_t75" style="width:14.1pt;height:19.3pt" o:ole="">
              <v:imagedata r:id="rId99" o:title=""/>
            </v:shape>
            <o:OLEObject Type="Embed" ProgID="Equation.DSMT4" ShapeID="_x0000_i1066" DrawAspect="Content" ObjectID="_1724166677" r:id="rId100"/>
          </w:object>
        </w:r>
      </w:ins>
      <w:ins w:id="1559" w:author="xujiawei" w:date="2022-09-06T17:33:00Z">
        <w:r>
          <w:rPr>
            <w:rFonts w:hint="eastAsia"/>
          </w:rPr>
          <w:t>，</w:t>
        </w:r>
      </w:ins>
      <w:ins w:id="1560" w:author="xujiawei" w:date="2022-09-06T17:33:00Z">
        <w:r w:rsidRPr="00EE0586">
          <w:rPr>
            <w:position w:val="-12"/>
          </w:rPr>
          <w:object w:dxaOrig="279" w:dyaOrig="360" w14:anchorId="2DEE14F2">
            <v:shape id="_x0000_i1067" type="#_x0000_t75" style="width:14.1pt;height:19.3pt" o:ole="">
              <v:imagedata r:id="rId101" o:title=""/>
            </v:shape>
            <o:OLEObject Type="Embed" ProgID="Equation.DSMT4" ShapeID="_x0000_i1067" DrawAspect="Content" ObjectID="_1724166678" r:id="rId102"/>
          </w:object>
        </w:r>
      </w:ins>
      <w:ins w:id="1561" w:author="xujiawei" w:date="2022-09-06T17:33:00Z">
        <w:r>
          <w:rPr>
            <w:rFonts w:hint="eastAsia"/>
          </w:rPr>
          <w:t>和</w:t>
        </w:r>
      </w:ins>
      <w:ins w:id="1562" w:author="xujiawei" w:date="2022-09-06T17:33:00Z">
        <w:r w:rsidRPr="00EE0586">
          <w:rPr>
            <w:position w:val="-12"/>
          </w:rPr>
          <w:object w:dxaOrig="279" w:dyaOrig="360" w14:anchorId="21A65C23">
            <v:shape id="_x0000_i1068" type="#_x0000_t75" style="width:14.1pt;height:19.3pt" o:ole="">
              <v:imagedata r:id="rId103" o:title=""/>
            </v:shape>
            <o:OLEObject Type="Embed" ProgID="Equation.DSMT4" ShapeID="_x0000_i1068" DrawAspect="Content" ObjectID="_1724166679" r:id="rId104"/>
          </w:object>
        </w:r>
      </w:ins>
      <w:ins w:id="1563" w:author="xujiawei" w:date="2022-09-06T17:33:00Z">
        <w:r>
          <w:rPr>
            <w:rFonts w:hint="eastAsia"/>
          </w:rPr>
          <w:t>表示查询</w:t>
        </w:r>
      </w:ins>
      <w:ins w:id="1564" w:author="xujiawei" w:date="2022-09-07T10:26:00Z">
        <w:r w:rsidR="00203310">
          <w:rPr>
            <w:rFonts w:hint="eastAsia"/>
          </w:rPr>
          <w:t>矩阵</w:t>
        </w:r>
      </w:ins>
      <w:ins w:id="1565" w:author="xujiawei" w:date="2022-09-06T17:33:00Z">
        <w:r>
          <w:rPr>
            <w:rFonts w:hint="eastAsia"/>
          </w:rPr>
          <w:t>，键</w:t>
        </w:r>
      </w:ins>
      <w:ins w:id="1566" w:author="xujiawei" w:date="2022-09-07T10:26:00Z">
        <w:r w:rsidR="00203310">
          <w:rPr>
            <w:rFonts w:hint="eastAsia"/>
          </w:rPr>
          <w:t>矩阵</w:t>
        </w:r>
      </w:ins>
      <w:ins w:id="1567" w:author="xujiawei" w:date="2022-09-06T17:33:00Z">
        <w:r>
          <w:rPr>
            <w:rFonts w:hint="eastAsia"/>
          </w:rPr>
          <w:t>和值</w:t>
        </w:r>
      </w:ins>
      <w:ins w:id="1568" w:author="xujiawei" w:date="2022-09-07T10:26:00Z">
        <w:r w:rsidR="00203310">
          <w:rPr>
            <w:rFonts w:hint="eastAsia"/>
          </w:rPr>
          <w:t>矩阵</w:t>
        </w:r>
      </w:ins>
      <w:ins w:id="1569" w:author="xujiawei" w:date="2022-09-06T17:33:00Z">
        <w:r>
          <w:rPr>
            <w:rFonts w:hint="eastAsia"/>
          </w:rPr>
          <w:t>向量的维度</w:t>
        </w:r>
      </w:ins>
      <w:ins w:id="1570" w:author="xujiawei" w:date="2022-09-07T10:26:00Z">
        <w:r w:rsidR="00F4240A">
          <w:rPr>
            <w:rFonts w:hint="eastAsia"/>
          </w:rPr>
          <w:t>大小</w:t>
        </w:r>
      </w:ins>
      <w:ins w:id="1571" w:author="xujiawei" w:date="2022-09-06T17:33:00Z">
        <w:r>
          <w:rPr>
            <w:rFonts w:hint="eastAsia"/>
          </w:rPr>
          <w:t>。</w:t>
        </w:r>
        <w:r>
          <w:rPr>
            <w:rFonts w:ascii="宋体" w:hAnsi="宋体" w:hint="eastAsia"/>
            <w:color w:val="000000"/>
            <w:szCs w:val="21"/>
          </w:rPr>
          <w:t>自注意力机制计算过程如</w:t>
        </w:r>
        <w:r w:rsidRPr="00134AA8">
          <w:rPr>
            <w:rFonts w:ascii="宋体" w:hAnsi="宋体" w:hint="eastAsia"/>
            <w:color w:val="000000"/>
            <w:szCs w:val="21"/>
          </w:rPr>
          <w:t>公式</w:t>
        </w:r>
        <w:r w:rsidRPr="00134AA8">
          <w:rPr>
            <w:rFonts w:ascii="宋体" w:hAnsi="宋体"/>
            <w:color w:val="000000"/>
            <w:szCs w:val="21"/>
          </w:rPr>
          <w:t xml:space="preserve"> </w:t>
        </w:r>
        <w:r w:rsidRPr="00134AA8">
          <w:rPr>
            <w:rFonts w:ascii="宋体" w:hAnsi="宋体" w:hint="eastAsia"/>
            <w:color w:val="000000"/>
            <w:szCs w:val="21"/>
          </w:rPr>
          <w:t>5表示</w:t>
        </w:r>
        <w:r>
          <w:rPr>
            <w:rFonts w:ascii="宋体" w:hAnsi="宋体" w:hint="eastAsia"/>
            <w:color w:val="000000"/>
            <w:szCs w:val="21"/>
          </w:rPr>
          <w:t>:</w:t>
        </w:r>
      </w:ins>
    </w:p>
    <w:p w14:paraId="1164D6E7" w14:textId="77777777" w:rsidR="00D72345" w:rsidRPr="00134AA8" w:rsidRDefault="00D72345" w:rsidP="00D72345">
      <w:pPr>
        <w:pStyle w:val="MTDisplayEquation"/>
        <w:rPr>
          <w:ins w:id="1572" w:author="xujiawei" w:date="2022-09-06T17:33:00Z"/>
        </w:rPr>
      </w:pPr>
      <w:ins w:id="1573" w:author="xujiawei" w:date="2022-09-06T17:33:00Z">
        <w:r>
          <w:tab/>
        </w:r>
      </w:ins>
      <w:ins w:id="1574" w:author="xujiawei" w:date="2022-09-06T17:33:00Z">
        <w:r w:rsidRPr="0095591D">
          <w:rPr>
            <w:position w:val="-34"/>
          </w:rPr>
          <w:object w:dxaOrig="3280" w:dyaOrig="760" w14:anchorId="6AFDC4CE">
            <v:shape id="_x0000_i1069" type="#_x0000_t75" style="width:163.6pt;height:38.9pt" o:ole="">
              <v:imagedata r:id="rId105" o:title=""/>
            </v:shape>
            <o:OLEObject Type="Embed" ProgID="Equation.DSMT4" ShapeID="_x0000_i1069" DrawAspect="Content" ObjectID="_1724166680" r:id="rId106"/>
          </w:object>
        </w:r>
      </w:ins>
      <w:ins w:id="1575" w:author="xujiawei" w:date="2022-09-06T17:33:00Z">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MTEqn \c \* Arabic \* MERGEFORMAT </w:instrText>
        </w:r>
        <w:r>
          <w:fldChar w:fldCharType="separate"/>
        </w:r>
        <w:r>
          <w:rPr>
            <w:noProof/>
          </w:rPr>
          <w:instrText>5</w:instrText>
        </w:r>
        <w:r>
          <w:fldChar w:fldCharType="end"/>
        </w:r>
        <w:r>
          <w:instrText>)</w:instrText>
        </w:r>
        <w:r>
          <w:fldChar w:fldCharType="end"/>
        </w:r>
      </w:ins>
    </w:p>
    <w:p w14:paraId="64952366" w14:textId="73C1052D" w:rsidR="00D72345" w:rsidRDefault="002E04C5" w:rsidP="00D72345">
      <w:pPr>
        <w:ind w:firstLine="420"/>
        <w:rPr>
          <w:ins w:id="1576" w:author="xujiawei" w:date="2022-09-06T17:33:00Z"/>
          <w:rFonts w:ascii="宋体" w:hAnsi="宋体"/>
          <w:color w:val="000000"/>
          <w:szCs w:val="21"/>
        </w:rPr>
      </w:pPr>
      <w:ins w:id="1577" w:author="xujiawei" w:date="2022-09-06T17:49:00Z">
        <w:r>
          <w:rPr>
            <w:rFonts w:ascii="宋体" w:hAnsi="宋体" w:hint="eastAsia"/>
            <w:color w:val="000000"/>
            <w:szCs w:val="21"/>
          </w:rPr>
          <w:t>观察</w:t>
        </w:r>
      </w:ins>
      <w:ins w:id="1578" w:author="xujiawei" w:date="2022-09-06T17:33:00Z">
        <w:r w:rsidR="00D72345">
          <w:t>Transformer</w:t>
        </w:r>
        <w:r w:rsidR="00D72345" w:rsidRPr="00F91224">
          <w:rPr>
            <w:rFonts w:ascii="宋体" w:hAnsi="宋体" w:hint="eastAsia"/>
            <w:color w:val="000000"/>
            <w:szCs w:val="21"/>
          </w:rPr>
          <w:t>的自注意力计算公式可以</w:t>
        </w:r>
        <w:r w:rsidR="00D72345">
          <w:rPr>
            <w:rFonts w:ascii="宋体" w:hAnsi="宋体" w:hint="eastAsia"/>
            <w:color w:val="000000"/>
            <w:szCs w:val="21"/>
          </w:rPr>
          <w:t>发现一</w:t>
        </w:r>
        <w:r w:rsidR="00D72345" w:rsidRPr="00F91224">
          <w:rPr>
            <w:rFonts w:ascii="宋体" w:hAnsi="宋体" w:hint="eastAsia"/>
            <w:color w:val="000000"/>
            <w:szCs w:val="21"/>
          </w:rPr>
          <w:t>个问题</w:t>
        </w:r>
        <w:r w:rsidR="00D72345">
          <w:rPr>
            <w:rFonts w:ascii="宋体" w:hAnsi="宋体" w:hint="eastAsia"/>
            <w:color w:val="000000"/>
            <w:szCs w:val="21"/>
          </w:rPr>
          <w:t>：</w:t>
        </w:r>
      </w:ins>
      <w:ins w:id="1579" w:author="xujiawei" w:date="2022-09-07T10:28:00Z">
        <w:r w:rsidR="00D342B1">
          <w:t>Q</w:t>
        </w:r>
      </w:ins>
      <w:ins w:id="1580" w:author="xujiawei" w:date="2022-09-06T17:33:00Z">
        <w:r w:rsidR="00D72345" w:rsidRPr="00780659">
          <w:rPr>
            <w:rPrChange w:id="1581" w:author="xujiawei" w:date="2022-09-07T10:27:00Z">
              <w:rPr>
                <w:rFonts w:ascii="宋体" w:hAnsi="宋体"/>
                <w:color w:val="000000"/>
                <w:szCs w:val="21"/>
              </w:rPr>
            </w:rPrChange>
          </w:rPr>
          <w:t>uery</w:t>
        </w:r>
        <w:r w:rsidR="00D72345" w:rsidRPr="00F91224">
          <w:rPr>
            <w:rFonts w:ascii="宋体" w:hAnsi="宋体" w:hint="eastAsia"/>
            <w:color w:val="000000"/>
            <w:szCs w:val="21"/>
          </w:rPr>
          <w:t>矩阵与</w:t>
        </w:r>
        <w:r w:rsidR="00D72345" w:rsidRPr="00FC73CA">
          <w:t>Key</w:t>
        </w:r>
        <w:r w:rsidR="00D72345" w:rsidRPr="00F91224">
          <w:rPr>
            <w:rFonts w:ascii="宋体" w:hAnsi="宋体" w:hint="eastAsia"/>
            <w:color w:val="000000"/>
            <w:szCs w:val="21"/>
          </w:rPr>
          <w:t>矩阵由</w:t>
        </w:r>
      </w:ins>
      <w:ins w:id="1582" w:author="xujiawei" w:date="2022-09-06T17:50:00Z">
        <w:r w:rsidR="00617A38">
          <w:rPr>
            <w:rFonts w:ascii="宋体" w:hAnsi="宋体" w:hint="eastAsia"/>
            <w:color w:val="000000"/>
            <w:szCs w:val="21"/>
          </w:rPr>
          <w:t>相同的输入</w:t>
        </w:r>
      </w:ins>
      <w:ins w:id="1583" w:author="xujiawei" w:date="2022-09-06T17:49:00Z">
        <w:r w:rsidR="00EC0C75">
          <w:rPr>
            <w:rFonts w:ascii="宋体" w:hAnsi="宋体" w:hint="eastAsia"/>
            <w:color w:val="000000"/>
            <w:szCs w:val="21"/>
          </w:rPr>
          <w:t>特征序列</w:t>
        </w:r>
      </w:ins>
      <w:ins w:id="1584" w:author="xujiawei" w:date="2022-09-06T17:33:00Z">
        <w:r w:rsidR="00D72345" w:rsidRPr="00F91224">
          <w:rPr>
            <w:rFonts w:ascii="宋体" w:hAnsi="宋体" w:hint="eastAsia"/>
            <w:color w:val="000000"/>
            <w:szCs w:val="21"/>
          </w:rPr>
          <w:t>经过线性映射</w:t>
        </w:r>
      </w:ins>
      <w:ins w:id="1585" w:author="xujiawei" w:date="2022-09-06T17:50:00Z">
        <w:r w:rsidR="004201F6">
          <w:rPr>
            <w:rFonts w:ascii="宋体" w:hAnsi="宋体" w:hint="eastAsia"/>
            <w:color w:val="000000"/>
            <w:szCs w:val="21"/>
          </w:rPr>
          <w:t>得到</w:t>
        </w:r>
      </w:ins>
      <w:ins w:id="1586" w:author="xujiawei" w:date="2022-09-06T17:33:00Z">
        <w:r w:rsidR="00D72345" w:rsidRPr="00F91224">
          <w:rPr>
            <w:rFonts w:ascii="宋体" w:hAnsi="宋体" w:hint="eastAsia"/>
            <w:color w:val="000000"/>
            <w:szCs w:val="21"/>
          </w:rPr>
          <w:t>, 因此</w:t>
        </w:r>
      </w:ins>
      <w:ins w:id="1587" w:author="xujiawei" w:date="2022-09-07T10:28:00Z">
        <w:r w:rsidR="00D342B1">
          <w:t>Q</w:t>
        </w:r>
      </w:ins>
      <w:ins w:id="1588" w:author="xujiawei" w:date="2022-09-06T17:51:00Z">
        <w:r w:rsidR="00906984" w:rsidRPr="00D342B1">
          <w:rPr>
            <w:rPrChange w:id="1589" w:author="xujiawei" w:date="2022-09-07T10:28:00Z">
              <w:rPr>
                <w:rFonts w:ascii="宋体" w:hAnsi="宋体"/>
                <w:color w:val="000000"/>
                <w:szCs w:val="21"/>
              </w:rPr>
            </w:rPrChange>
          </w:rPr>
          <w:t>uery</w:t>
        </w:r>
        <w:r w:rsidR="00906984">
          <w:rPr>
            <w:rFonts w:ascii="宋体" w:hAnsi="宋体" w:hint="eastAsia"/>
            <w:color w:val="000000"/>
            <w:szCs w:val="21"/>
          </w:rPr>
          <w:t>矩阵的</w:t>
        </w:r>
      </w:ins>
      <w:ins w:id="1590" w:author="xujiawei" w:date="2022-09-07T10:28:00Z">
        <w:r w:rsidR="00421848" w:rsidRPr="00506482">
          <w:rPr>
            <w:rFonts w:ascii="宋体" w:hAnsi="宋体"/>
            <w:color w:val="000000"/>
            <w:position w:val="-6"/>
            <w:szCs w:val="21"/>
          </w:rPr>
          <w:object w:dxaOrig="139" w:dyaOrig="260" w14:anchorId="071C41D4">
            <v:shape id="_x0000_i1070" type="#_x0000_t75" style="width:6.75pt;height:13.15pt" o:ole="">
              <v:imagedata r:id="rId107" o:title=""/>
            </v:shape>
            <o:OLEObject Type="Embed" ProgID="Equation.DSMT4" ShapeID="_x0000_i1070" DrawAspect="Content" ObjectID="_1724166681" r:id="rId108"/>
          </w:object>
        </w:r>
      </w:ins>
      <w:ins w:id="1591" w:author="xujiawei" w:date="2022-09-06T17:51:00Z">
        <w:r w:rsidR="00906984">
          <w:rPr>
            <w:rFonts w:ascii="宋体" w:hAnsi="宋体" w:hint="eastAsia"/>
            <w:color w:val="000000"/>
            <w:szCs w:val="21"/>
          </w:rPr>
          <w:t>行与k</w:t>
        </w:r>
        <w:r w:rsidR="00906984">
          <w:rPr>
            <w:rFonts w:ascii="宋体" w:hAnsi="宋体"/>
            <w:color w:val="000000"/>
            <w:szCs w:val="21"/>
          </w:rPr>
          <w:t>ey</w:t>
        </w:r>
        <w:r w:rsidR="00906984">
          <w:rPr>
            <w:rFonts w:ascii="宋体" w:hAnsi="宋体" w:hint="eastAsia"/>
            <w:color w:val="000000"/>
            <w:szCs w:val="21"/>
          </w:rPr>
          <w:t>矩阵</w:t>
        </w:r>
      </w:ins>
      <w:ins w:id="1592" w:author="xujiawei" w:date="2022-09-06T17:52:00Z">
        <w:r w:rsidR="00906984">
          <w:rPr>
            <w:rFonts w:ascii="宋体" w:hAnsi="宋体" w:hint="eastAsia"/>
            <w:color w:val="000000"/>
            <w:szCs w:val="21"/>
          </w:rPr>
          <w:t>的</w:t>
        </w:r>
      </w:ins>
      <w:ins w:id="1593" w:author="xujiawei" w:date="2022-09-07T10:28:00Z">
        <w:r w:rsidR="008F6AFF" w:rsidRPr="00506482">
          <w:rPr>
            <w:rFonts w:ascii="宋体" w:hAnsi="宋体"/>
            <w:color w:val="000000"/>
            <w:position w:val="-6"/>
            <w:szCs w:val="21"/>
          </w:rPr>
          <w:object w:dxaOrig="139" w:dyaOrig="260" w14:anchorId="45DCD196">
            <v:shape id="_x0000_i1071" type="#_x0000_t75" style="width:6.75pt;height:13.15pt" o:ole="">
              <v:imagedata r:id="rId109" o:title=""/>
            </v:shape>
            <o:OLEObject Type="Embed" ProgID="Equation.DSMT4" ShapeID="_x0000_i1071" DrawAspect="Content" ObjectID="_1724166682" r:id="rId110"/>
          </w:object>
        </w:r>
      </w:ins>
      <w:ins w:id="1594" w:author="xujiawei" w:date="2022-09-06T17:52:00Z">
        <w:r w:rsidR="00906984">
          <w:rPr>
            <w:rFonts w:ascii="宋体" w:hAnsi="宋体" w:hint="eastAsia"/>
            <w:color w:val="000000"/>
            <w:szCs w:val="21"/>
          </w:rPr>
          <w:t>列</w:t>
        </w:r>
        <w:r w:rsidR="00B268A9">
          <w:rPr>
            <w:rFonts w:ascii="宋体" w:hAnsi="宋体" w:hint="eastAsia"/>
            <w:color w:val="000000"/>
            <w:szCs w:val="21"/>
          </w:rPr>
          <w:t>上</w:t>
        </w:r>
        <w:r w:rsidR="00325949">
          <w:rPr>
            <w:rFonts w:ascii="宋体" w:hAnsi="宋体" w:hint="eastAsia"/>
            <w:color w:val="000000"/>
            <w:szCs w:val="21"/>
          </w:rPr>
          <w:t>对应位置</w:t>
        </w:r>
      </w:ins>
      <w:ins w:id="1595" w:author="xujiawei" w:date="2022-09-06T17:33:00Z">
        <w:r w:rsidR="00D72345">
          <w:rPr>
            <w:rFonts w:ascii="宋体" w:hAnsi="宋体" w:hint="eastAsia"/>
            <w:color w:val="000000"/>
            <w:szCs w:val="21"/>
          </w:rPr>
          <w:t>的</w:t>
        </w:r>
        <w:r w:rsidR="00D72345" w:rsidRPr="00F91224">
          <w:rPr>
            <w:rFonts w:ascii="宋体" w:hAnsi="宋体" w:hint="eastAsia"/>
            <w:color w:val="000000"/>
            <w:szCs w:val="21"/>
          </w:rPr>
          <w:t>数值</w:t>
        </w:r>
        <w:r w:rsidR="00D72345">
          <w:rPr>
            <w:rFonts w:ascii="宋体" w:hAnsi="宋体" w:hint="eastAsia"/>
            <w:color w:val="000000"/>
            <w:szCs w:val="21"/>
          </w:rPr>
          <w:t>存在一定的相似性</w:t>
        </w:r>
        <w:r w:rsidR="00D72345" w:rsidRPr="00F91224">
          <w:rPr>
            <w:rFonts w:ascii="宋体" w:hAnsi="宋体" w:hint="eastAsia"/>
            <w:color w:val="000000"/>
            <w:szCs w:val="21"/>
          </w:rPr>
          <w:t>。这种相似性会让</w:t>
        </w:r>
        <w:r w:rsidR="00D72345">
          <w:rPr>
            <w:rFonts w:hint="eastAsia"/>
          </w:rPr>
          <w:t>Query</w:t>
        </w:r>
        <w:r w:rsidR="00D72345" w:rsidRPr="00F91224">
          <w:rPr>
            <w:rFonts w:ascii="宋体" w:hAnsi="宋体" w:hint="eastAsia"/>
            <w:color w:val="000000"/>
            <w:szCs w:val="21"/>
          </w:rPr>
          <w:t>矩阵与</w:t>
        </w:r>
        <w:r w:rsidR="00D72345">
          <w:rPr>
            <w:rFonts w:hint="eastAsia"/>
          </w:rPr>
          <w:t>Key</w:t>
        </w:r>
        <w:r w:rsidR="00D72345" w:rsidRPr="00F91224">
          <w:rPr>
            <w:rFonts w:ascii="宋体" w:hAnsi="宋体" w:hint="eastAsia"/>
            <w:color w:val="000000"/>
            <w:szCs w:val="21"/>
          </w:rPr>
          <w:t>经过矩阵运算后的</w:t>
        </w:r>
        <w:r w:rsidR="00D72345">
          <w:rPr>
            <w:rFonts w:ascii="宋体" w:hAnsi="宋体" w:hint="eastAsia"/>
            <w:color w:val="000000"/>
            <w:szCs w:val="21"/>
          </w:rPr>
          <w:t>注意力分布</w:t>
        </w:r>
        <w:r w:rsidR="00D72345" w:rsidRPr="00F91224">
          <w:rPr>
            <w:rFonts w:ascii="宋体" w:hAnsi="宋体" w:hint="eastAsia"/>
            <w:color w:val="000000"/>
            <w:szCs w:val="21"/>
          </w:rPr>
          <w:t>矩阵对角线上的数值更大</w:t>
        </w:r>
        <w:r w:rsidR="00D72345">
          <w:rPr>
            <w:rFonts w:ascii="宋体" w:hAnsi="宋体" w:hint="eastAsia"/>
            <w:color w:val="000000"/>
            <w:szCs w:val="21"/>
          </w:rPr>
          <w:t>，造成</w:t>
        </w:r>
        <w:r w:rsidR="00D72345" w:rsidRPr="00F91224">
          <w:rPr>
            <w:rFonts w:ascii="宋体" w:hAnsi="宋体" w:hint="eastAsia"/>
            <w:color w:val="000000"/>
            <w:szCs w:val="21"/>
          </w:rPr>
          <w:t>输入的特征向量在自注意力运算时更加关注自身</w:t>
        </w:r>
        <w:r w:rsidR="00D72345">
          <w:rPr>
            <w:rFonts w:ascii="宋体" w:hAnsi="宋体" w:hint="eastAsia"/>
            <w:color w:val="000000"/>
            <w:szCs w:val="21"/>
          </w:rPr>
          <w:t>。</w:t>
        </w:r>
        <w:r w:rsidR="00D72345" w:rsidRPr="00577A87">
          <w:rPr>
            <w:rFonts w:ascii="宋体" w:hAnsi="宋体" w:hint="eastAsia"/>
            <w:color w:val="000000"/>
            <w:szCs w:val="21"/>
          </w:rPr>
          <w:t>为了</w:t>
        </w:r>
        <w:r w:rsidR="00D72345">
          <w:rPr>
            <w:rFonts w:ascii="宋体" w:hAnsi="宋体" w:hint="eastAsia"/>
            <w:color w:val="000000"/>
            <w:szCs w:val="21"/>
          </w:rPr>
          <w:t>解决</w:t>
        </w:r>
        <w:r w:rsidR="00D72345">
          <w:t>Transformer</w:t>
        </w:r>
        <w:r w:rsidR="00D72345">
          <w:rPr>
            <w:rFonts w:ascii="宋体" w:hAnsi="宋体" w:hint="eastAsia"/>
            <w:color w:val="000000"/>
            <w:szCs w:val="21"/>
          </w:rPr>
          <w:t>的自注意力矩阵</w:t>
        </w:r>
        <w:r w:rsidR="00D72345" w:rsidRPr="00577A87">
          <w:rPr>
            <w:rFonts w:ascii="宋体" w:hAnsi="宋体" w:hint="eastAsia"/>
            <w:color w:val="000000"/>
            <w:szCs w:val="21"/>
          </w:rPr>
          <w:t>过于关注自身向量</w:t>
        </w:r>
      </w:ins>
      <w:ins w:id="1596" w:author="xujiawei" w:date="2022-09-06T17:52:00Z">
        <w:r w:rsidR="006869E8">
          <w:rPr>
            <w:rFonts w:ascii="宋体" w:hAnsi="宋体" w:hint="eastAsia"/>
            <w:color w:val="000000"/>
            <w:szCs w:val="21"/>
          </w:rPr>
          <w:t>的问题</w:t>
        </w:r>
      </w:ins>
      <w:ins w:id="1597" w:author="xujiawei" w:date="2022-09-07T10:29:00Z">
        <w:r w:rsidR="005F4DA7">
          <w:rPr>
            <w:rFonts w:ascii="宋体" w:hAnsi="宋体" w:hint="eastAsia"/>
            <w:color w:val="000000"/>
            <w:szCs w:val="21"/>
          </w:rPr>
          <w:t>，让注意力形式更加多样化</w:t>
        </w:r>
      </w:ins>
      <w:ins w:id="1598" w:author="xujiawei" w:date="2022-09-06T17:33:00Z">
        <w:r w:rsidR="00D72345" w:rsidRPr="00577A87">
          <w:rPr>
            <w:rFonts w:ascii="宋体" w:hAnsi="宋体" w:hint="eastAsia"/>
            <w:color w:val="000000"/>
            <w:szCs w:val="21"/>
          </w:rPr>
          <w:t>。</w:t>
        </w:r>
        <w:r w:rsidR="00D72345">
          <w:rPr>
            <w:rFonts w:ascii="宋体" w:hAnsi="宋体" w:hint="eastAsia"/>
            <w:color w:val="000000"/>
            <w:szCs w:val="21"/>
          </w:rPr>
          <w:t>本文</w:t>
        </w:r>
        <w:r w:rsidR="00D72345" w:rsidRPr="00577A87">
          <w:rPr>
            <w:rFonts w:ascii="宋体" w:hAnsi="宋体" w:hint="eastAsia"/>
            <w:color w:val="000000"/>
            <w:szCs w:val="21"/>
          </w:rPr>
          <w:t>使用一个掩码矩阵让</w:t>
        </w:r>
        <w:r w:rsidR="00D72345">
          <w:rPr>
            <w:rFonts w:ascii="宋体" w:hAnsi="宋体" w:hint="eastAsia"/>
            <w:color w:val="000000"/>
            <w:szCs w:val="21"/>
          </w:rPr>
          <w:t>自注意力</w:t>
        </w:r>
        <w:r w:rsidR="00D72345" w:rsidRPr="00577A87">
          <w:rPr>
            <w:rFonts w:ascii="宋体" w:hAnsi="宋体" w:hint="eastAsia"/>
            <w:color w:val="000000"/>
            <w:szCs w:val="21"/>
          </w:rPr>
          <w:t>矩阵对象线上元素</w:t>
        </w:r>
        <w:proofErr w:type="gramStart"/>
        <w:r w:rsidR="00D72345" w:rsidRPr="00577A87">
          <w:rPr>
            <w:rFonts w:ascii="宋体" w:hAnsi="宋体" w:hint="eastAsia"/>
            <w:color w:val="000000"/>
            <w:szCs w:val="21"/>
          </w:rPr>
          <w:t>的值</w:t>
        </w:r>
      </w:ins>
      <w:ins w:id="1599" w:author="xujiawei" w:date="2022-09-06T17:52:00Z">
        <w:r w:rsidR="006A19F8">
          <w:rPr>
            <w:rFonts w:ascii="宋体" w:hAnsi="宋体" w:hint="eastAsia"/>
            <w:color w:val="000000"/>
            <w:szCs w:val="21"/>
          </w:rPr>
          <w:t>负</w:t>
        </w:r>
      </w:ins>
      <w:ins w:id="1600" w:author="xujiawei" w:date="2022-09-06T17:33:00Z">
        <w:r w:rsidR="00D72345" w:rsidRPr="00577A87">
          <w:rPr>
            <w:rFonts w:ascii="宋体" w:hAnsi="宋体" w:hint="eastAsia"/>
            <w:color w:val="000000"/>
            <w:szCs w:val="21"/>
          </w:rPr>
          <w:t>无穷大</w:t>
        </w:r>
        <w:proofErr w:type="gramEnd"/>
        <w:r w:rsidR="00D72345">
          <w:rPr>
            <w:rFonts w:ascii="宋体" w:hAnsi="宋体" w:hint="eastAsia"/>
            <w:color w:val="000000"/>
            <w:szCs w:val="21"/>
          </w:rPr>
          <w:t>，修改后的自注意力机制计算过程</w:t>
        </w:r>
        <w:r w:rsidR="00D72345" w:rsidRPr="00577A87">
          <w:rPr>
            <w:rFonts w:ascii="宋体" w:hAnsi="宋体" w:hint="eastAsia"/>
            <w:color w:val="000000"/>
            <w:szCs w:val="21"/>
          </w:rPr>
          <w:t>如公式 6所示</w:t>
        </w:r>
        <w:r w:rsidR="00D72345">
          <w:rPr>
            <w:rFonts w:ascii="宋体" w:hAnsi="宋体" w:hint="eastAsia"/>
            <w:color w:val="000000"/>
            <w:szCs w:val="21"/>
          </w:rPr>
          <w:t>：</w:t>
        </w:r>
      </w:ins>
    </w:p>
    <w:p w14:paraId="0C0DFC7D" w14:textId="291FD5E0" w:rsidR="00D72345" w:rsidRDefault="00D72345" w:rsidP="00D72345">
      <w:pPr>
        <w:pStyle w:val="MTDisplayEquation"/>
        <w:rPr>
          <w:ins w:id="1601" w:author="xujiawei" w:date="2022-09-06T17:33:00Z"/>
        </w:rPr>
      </w:pPr>
      <w:ins w:id="1602" w:author="xujiawei" w:date="2022-09-06T17:33:00Z">
        <w:r>
          <w:tab/>
        </w:r>
      </w:ins>
      <w:ins w:id="1603" w:author="xujiawei" w:date="2022-09-06T17:33:00Z">
        <w:r w:rsidR="00C05607" w:rsidRPr="00EC2B83">
          <w:rPr>
            <w:position w:val="-34"/>
          </w:rPr>
          <w:object w:dxaOrig="4200" w:dyaOrig="760" w14:anchorId="5D68799A">
            <v:shape id="_x0000_i1072" type="#_x0000_t75" style="width:208.95pt;height:37.7pt" o:ole="">
              <v:imagedata r:id="rId111" o:title=""/>
            </v:shape>
            <o:OLEObject Type="Embed" ProgID="Equation.DSMT4" ShapeID="_x0000_i1072" DrawAspect="Content" ObjectID="_1724166683" r:id="rId112"/>
          </w:object>
        </w:r>
      </w:ins>
      <w:ins w:id="1604" w:author="xujiawei" w:date="2022-09-06T17:33:00Z">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MTEqn \c \* Arabic \* MERGEFORMAT </w:instrText>
        </w:r>
        <w:r>
          <w:fldChar w:fldCharType="separate"/>
        </w:r>
        <w:r>
          <w:rPr>
            <w:noProof/>
          </w:rPr>
          <w:instrText>6</w:instrText>
        </w:r>
        <w:r>
          <w:fldChar w:fldCharType="end"/>
        </w:r>
        <w:r>
          <w:instrText>)</w:instrText>
        </w:r>
        <w:r>
          <w:fldChar w:fldCharType="end"/>
        </w:r>
      </w:ins>
    </w:p>
    <w:p w14:paraId="00581D45" w14:textId="676709DD" w:rsidR="00EF492F" w:rsidRPr="00D72345" w:rsidRDefault="00D72345">
      <w:pPr>
        <w:ind w:firstLineChars="200" w:firstLine="420"/>
        <w:rPr>
          <w:ins w:id="1605" w:author="xujiawei" w:date="2022-09-06T17:31:00Z"/>
          <w:rFonts w:eastAsia="黑体"/>
          <w:b/>
          <w:bCs/>
          <w:color w:val="000000"/>
        </w:rPr>
        <w:pPrChange w:id="1606" w:author="xujiawei" w:date="2022-09-07T10:32:00Z">
          <w:pPr/>
        </w:pPrChange>
      </w:pPr>
      <w:ins w:id="1607" w:author="xujiawei" w:date="2022-09-06T17:33:00Z">
        <w:r>
          <w:rPr>
            <w:noProof/>
          </w:rPr>
          <w:drawing>
            <wp:inline distT="0" distB="0" distL="0" distR="0" wp14:anchorId="76F25CBE" wp14:editId="2186201F">
              <wp:extent cx="2755520" cy="1840473"/>
              <wp:effectExtent l="0" t="0" r="6985"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3"/>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797929" cy="1868799"/>
                      </a:xfrm>
                      <a:prstGeom prst="rect">
                        <a:avLst/>
                      </a:prstGeom>
                      <a:noFill/>
                      <a:ln>
                        <a:noFill/>
                      </a:ln>
                    </pic:spPr>
                  </pic:pic>
                </a:graphicData>
              </a:graphic>
            </wp:inline>
          </w:drawing>
        </w:r>
      </w:ins>
    </w:p>
    <w:p w14:paraId="198F4AEF" w14:textId="3C70CD9F" w:rsidR="00EF492F" w:rsidRDefault="00D72345">
      <w:pPr>
        <w:ind w:left="840"/>
        <w:rPr>
          <w:ins w:id="1608" w:author="xujiawei" w:date="2022-09-07T10:33:00Z"/>
          <w:sz w:val="18"/>
          <w:szCs w:val="18"/>
        </w:rPr>
      </w:pPr>
      <w:ins w:id="1609" w:author="xujiawei" w:date="2022-09-06T17:33:00Z">
        <w:r w:rsidRPr="00EC79D6">
          <w:rPr>
            <w:rFonts w:hint="eastAsia"/>
            <w:sz w:val="18"/>
            <w:szCs w:val="18"/>
          </w:rPr>
          <w:t>图</w:t>
        </w:r>
        <w:r w:rsidRPr="00EC79D6">
          <w:rPr>
            <w:sz w:val="18"/>
            <w:szCs w:val="18"/>
          </w:rPr>
          <w:t>3</w:t>
        </w:r>
        <w:r>
          <w:rPr>
            <w:sz w:val="18"/>
            <w:szCs w:val="18"/>
          </w:rPr>
          <w:t xml:space="preserve"> </w:t>
        </w:r>
        <w:r w:rsidRPr="005B5841">
          <w:rPr>
            <w:rFonts w:hint="eastAsia"/>
            <w:sz w:val="18"/>
            <w:szCs w:val="18"/>
          </w:rPr>
          <w:t xml:space="preserve">Masked </w:t>
        </w:r>
        <w:r>
          <w:rPr>
            <w:rFonts w:hint="eastAsia"/>
            <w:sz w:val="18"/>
            <w:szCs w:val="18"/>
          </w:rPr>
          <w:t>Mu</w:t>
        </w:r>
        <w:r>
          <w:rPr>
            <w:sz w:val="18"/>
            <w:szCs w:val="18"/>
          </w:rPr>
          <w:t xml:space="preserve">lti-Head </w:t>
        </w:r>
        <w:r w:rsidRPr="005B5841">
          <w:rPr>
            <w:rFonts w:hint="eastAsia"/>
            <w:sz w:val="18"/>
            <w:szCs w:val="18"/>
          </w:rPr>
          <w:t xml:space="preserve">Self-Attention </w:t>
        </w:r>
        <w:r w:rsidRPr="005B5841">
          <w:rPr>
            <w:rFonts w:hint="eastAsia"/>
            <w:sz w:val="18"/>
            <w:szCs w:val="18"/>
          </w:rPr>
          <w:t>结构图</w:t>
        </w:r>
      </w:ins>
    </w:p>
    <w:p w14:paraId="4E8D10CC" w14:textId="237EAF09" w:rsidR="00E25911" w:rsidRPr="00C9470E" w:rsidRDefault="00E25911">
      <w:pPr>
        <w:rPr>
          <w:ins w:id="1610" w:author="xujiawei" w:date="2022-08-11T16:59:00Z"/>
          <w:sz w:val="18"/>
          <w:szCs w:val="18"/>
          <w:rPrChange w:id="1611" w:author="xujiawei" w:date="2022-09-06T17:40:00Z">
            <w:rPr>
              <w:ins w:id="1612" w:author="xujiawei" w:date="2022-08-11T16:59:00Z"/>
              <w:rFonts w:eastAsia="黑体"/>
              <w:b/>
              <w:bCs/>
              <w:color w:val="000000"/>
            </w:rPr>
          </w:rPrChange>
        </w:rPr>
      </w:pPr>
      <w:ins w:id="1613" w:author="xujiawei" w:date="2022-09-07T10:33:00Z">
        <w:r>
          <w:rPr>
            <w:sz w:val="18"/>
            <w:szCs w:val="18"/>
          </w:rPr>
          <w:tab/>
        </w:r>
        <w:r w:rsidRPr="00512630">
          <w:rPr>
            <w:rFonts w:ascii="宋体" w:hAnsi="宋体" w:hint="eastAsia"/>
            <w:color w:val="000000"/>
            <w:szCs w:val="21"/>
            <w:rPrChange w:id="1614" w:author="xujiawei" w:date="2022-09-07T10:34:00Z">
              <w:rPr>
                <w:rFonts w:hint="eastAsia"/>
                <w:sz w:val="18"/>
                <w:szCs w:val="18"/>
              </w:rPr>
            </w:rPrChange>
          </w:rPr>
          <w:t>图</w:t>
        </w:r>
      </w:ins>
      <w:ins w:id="1615" w:author="xujiawei" w:date="2022-09-07T10:37:00Z">
        <w:r w:rsidR="00826120">
          <w:rPr>
            <w:rFonts w:ascii="宋体" w:hAnsi="宋体" w:hint="eastAsia"/>
            <w:color w:val="000000"/>
            <w:szCs w:val="21"/>
          </w:rPr>
          <w:t>3</w:t>
        </w:r>
      </w:ins>
      <w:ins w:id="1616" w:author="xujiawei" w:date="2022-09-07T10:33:00Z">
        <w:r w:rsidRPr="00512630">
          <w:rPr>
            <w:rFonts w:ascii="宋体" w:hAnsi="宋体" w:hint="eastAsia"/>
            <w:color w:val="000000"/>
            <w:szCs w:val="21"/>
            <w:rPrChange w:id="1617" w:author="xujiawei" w:date="2022-09-07T10:34:00Z">
              <w:rPr>
                <w:rFonts w:hint="eastAsia"/>
                <w:sz w:val="18"/>
                <w:szCs w:val="18"/>
              </w:rPr>
            </w:rPrChange>
          </w:rPr>
          <w:t>展示了</w:t>
        </w:r>
      </w:ins>
      <w:ins w:id="1618" w:author="xujiawei" w:date="2022-09-07T10:38:00Z">
        <w:r w:rsidR="001D31EF">
          <w:t>Transformer</w:t>
        </w:r>
        <w:r w:rsidR="001D31EF">
          <w:rPr>
            <w:rFonts w:hint="eastAsia"/>
          </w:rPr>
          <w:t>编码层引入</w:t>
        </w:r>
      </w:ins>
      <w:ins w:id="1619" w:author="xujiawei" w:date="2022-09-07T10:41:00Z">
        <w:r w:rsidR="00BA0843">
          <w:rPr>
            <w:rFonts w:hint="eastAsia"/>
          </w:rPr>
          <w:t>上述操作的结构图，即本文</w:t>
        </w:r>
      </w:ins>
      <w:ins w:id="1620" w:author="xujiawei" w:date="2022-09-07T10:46:00Z">
        <w:r w:rsidR="00DD3147">
          <w:rPr>
            <w:rFonts w:hint="eastAsia"/>
          </w:rPr>
          <w:t>使用</w:t>
        </w:r>
        <w:r w:rsidR="005320A0">
          <w:rPr>
            <w:rFonts w:hint="eastAsia"/>
          </w:rPr>
          <w:t>的</w:t>
        </w:r>
      </w:ins>
      <w:ins w:id="1621" w:author="xujiawei" w:date="2022-09-07T10:41:00Z">
        <w:r w:rsidR="00BA0843">
          <w:rPr>
            <w:rFonts w:hint="eastAsia"/>
          </w:rPr>
          <w:t>M</w:t>
        </w:r>
        <w:r w:rsidR="00BA0843">
          <w:t>MSA</w:t>
        </w:r>
        <w:r w:rsidR="00BA0843">
          <w:rPr>
            <w:rFonts w:hint="eastAsia"/>
          </w:rPr>
          <w:t>层</w:t>
        </w:r>
      </w:ins>
      <w:ins w:id="1622" w:author="xujiawei" w:date="2022-09-07T10:42:00Z">
        <w:r w:rsidR="004A6C6A">
          <w:rPr>
            <w:rFonts w:hint="eastAsia"/>
          </w:rPr>
          <w:t>。</w:t>
        </w:r>
      </w:ins>
    </w:p>
    <w:p w14:paraId="1B911F55" w14:textId="7483548C" w:rsidR="001A130A" w:rsidRPr="002654D3" w:rsidRDefault="00E43688" w:rsidP="001A130A">
      <w:pPr>
        <w:spacing w:line="340" w:lineRule="exact"/>
        <w:rPr>
          <w:ins w:id="1623" w:author="xujiawei" w:date="2022-08-09T16:49:00Z"/>
          <w:b/>
          <w:color w:val="000000"/>
          <w:szCs w:val="21"/>
        </w:rPr>
      </w:pPr>
      <w:ins w:id="1624" w:author="xujiawei" w:date="2022-08-09T20:24:00Z">
        <w:r>
          <w:rPr>
            <w:b/>
            <w:color w:val="000000"/>
            <w:sz w:val="24"/>
            <w:szCs w:val="21"/>
          </w:rPr>
          <w:t>3</w:t>
        </w:r>
      </w:ins>
      <w:ins w:id="1625" w:author="xujiawei" w:date="2022-08-09T16:49:00Z">
        <w:r w:rsidR="001A130A" w:rsidRPr="002654D3">
          <w:rPr>
            <w:rFonts w:hint="eastAsia"/>
            <w:b/>
            <w:color w:val="000000"/>
            <w:sz w:val="24"/>
            <w:szCs w:val="21"/>
          </w:rPr>
          <w:t xml:space="preserve"> </w:t>
        </w:r>
      </w:ins>
      <w:ins w:id="1626" w:author="xujiawei" w:date="2022-08-10T11:19:00Z">
        <w:r w:rsidR="00793574">
          <w:rPr>
            <w:rFonts w:hint="eastAsia"/>
            <w:b/>
            <w:color w:val="000000"/>
            <w:sz w:val="24"/>
            <w:szCs w:val="21"/>
          </w:rPr>
          <w:t>数据增强与</w:t>
        </w:r>
      </w:ins>
      <w:ins w:id="1627" w:author="xujiawei" w:date="2022-08-09T20:24:00Z">
        <w:r>
          <w:rPr>
            <w:rFonts w:hint="eastAsia"/>
            <w:b/>
            <w:color w:val="000000"/>
            <w:sz w:val="24"/>
            <w:szCs w:val="21"/>
          </w:rPr>
          <w:t>实验设计</w:t>
        </w:r>
      </w:ins>
    </w:p>
    <w:p w14:paraId="10660C03" w14:textId="4262A508" w:rsidR="001A130A" w:rsidRDefault="005C7C6B" w:rsidP="005C7C6B">
      <w:pPr>
        <w:rPr>
          <w:ins w:id="1628" w:author="xujiawei" w:date="2022-08-09T20:25:00Z"/>
          <w:rFonts w:eastAsia="黑体"/>
          <w:bCs/>
          <w:color w:val="000000"/>
        </w:rPr>
      </w:pPr>
      <w:ins w:id="1629" w:author="xujiawei" w:date="2022-08-09T20:25:00Z">
        <w:r w:rsidRPr="005C7C6B">
          <w:rPr>
            <w:rFonts w:eastAsia="黑体"/>
            <w:b/>
            <w:bCs/>
            <w:color w:val="000000"/>
            <w:rPrChange w:id="1630" w:author="xujiawei" w:date="2022-08-09T20:25:00Z">
              <w:rPr>
                <w:sz w:val="25"/>
                <w:szCs w:val="25"/>
                <w:shd w:val="clear" w:color="auto" w:fill="FFFFFF"/>
              </w:rPr>
            </w:rPrChange>
          </w:rPr>
          <w:t xml:space="preserve">3.1 </w:t>
        </w:r>
        <w:r w:rsidRPr="005C7C6B">
          <w:rPr>
            <w:rFonts w:eastAsia="黑体" w:hint="eastAsia"/>
            <w:bCs/>
            <w:color w:val="000000"/>
            <w:rPrChange w:id="1631" w:author="xujiawei" w:date="2022-08-09T20:25:00Z">
              <w:rPr>
                <w:rFonts w:hint="eastAsia"/>
                <w:sz w:val="25"/>
                <w:szCs w:val="25"/>
                <w:shd w:val="clear" w:color="auto" w:fill="FFFFFF"/>
              </w:rPr>
            </w:rPrChange>
          </w:rPr>
          <w:t>实验环境</w:t>
        </w:r>
      </w:ins>
    </w:p>
    <w:p w14:paraId="6786C1B0" w14:textId="77C27E89" w:rsidR="005C7C6B" w:rsidRDefault="005C7C6B" w:rsidP="00AB2CEC">
      <w:pPr>
        <w:ind w:firstLine="420"/>
        <w:rPr>
          <w:ins w:id="1632" w:author="xujiawei" w:date="2022-08-09T20:34:00Z"/>
          <w:rFonts w:ascii="宋体" w:hAnsi="宋体"/>
          <w:color w:val="000000"/>
          <w:szCs w:val="21"/>
        </w:rPr>
      </w:pPr>
      <w:ins w:id="1633" w:author="xujiawei" w:date="2022-08-09T20:26:00Z">
        <w:r w:rsidRPr="005C7C6B">
          <w:rPr>
            <w:rFonts w:ascii="宋体" w:hAnsi="宋体" w:hint="eastAsia"/>
            <w:color w:val="000000"/>
            <w:szCs w:val="21"/>
            <w:rPrChange w:id="1634" w:author="xujiawei" w:date="2022-08-09T20:26:00Z">
              <w:rPr>
                <w:rFonts w:eastAsia="黑体" w:hint="eastAsia"/>
                <w:b/>
                <w:bCs/>
                <w:color w:val="000000"/>
              </w:rPr>
            </w:rPrChange>
          </w:rPr>
          <w:t>本文试验环境操作系统为</w:t>
        </w:r>
        <w:r w:rsidRPr="005C7C6B">
          <w:rPr>
            <w:rFonts w:ascii="宋体" w:hAnsi="宋体"/>
            <w:color w:val="000000"/>
            <w:szCs w:val="21"/>
            <w:rPrChange w:id="1635" w:author="xujiawei" w:date="2022-08-09T20:26:00Z">
              <w:rPr>
                <w:rFonts w:eastAsia="黑体"/>
                <w:b/>
                <w:bCs/>
                <w:color w:val="000000"/>
              </w:rPr>
            </w:rPrChange>
          </w:rPr>
          <w:t xml:space="preserve"> Ubuntu 20.04LTS</w:t>
        </w:r>
        <w:r w:rsidRPr="005C7C6B">
          <w:rPr>
            <w:rFonts w:ascii="宋体" w:hAnsi="宋体" w:hint="eastAsia"/>
            <w:color w:val="000000"/>
            <w:szCs w:val="21"/>
            <w:rPrChange w:id="1636" w:author="xujiawei" w:date="2022-08-09T20:26:00Z">
              <w:rPr>
                <w:rFonts w:eastAsia="黑体" w:hint="eastAsia"/>
                <w:b/>
                <w:bCs/>
                <w:color w:val="000000"/>
              </w:rPr>
            </w:rPrChange>
          </w:rPr>
          <w:t>，内存为</w:t>
        </w:r>
        <w:r w:rsidRPr="005C7C6B">
          <w:rPr>
            <w:rFonts w:ascii="宋体" w:hAnsi="宋体"/>
            <w:color w:val="000000"/>
            <w:szCs w:val="21"/>
            <w:rPrChange w:id="1637" w:author="xujiawei" w:date="2022-08-09T20:26:00Z">
              <w:rPr>
                <w:rFonts w:eastAsia="黑体"/>
                <w:b/>
                <w:bCs/>
                <w:color w:val="000000"/>
              </w:rPr>
            </w:rPrChange>
          </w:rPr>
          <w:t xml:space="preserve"> 32GB</w:t>
        </w:r>
        <w:r w:rsidRPr="005C7C6B">
          <w:rPr>
            <w:rFonts w:ascii="宋体" w:hAnsi="宋体" w:hint="eastAsia"/>
            <w:color w:val="000000"/>
            <w:szCs w:val="21"/>
            <w:rPrChange w:id="1638" w:author="xujiawei" w:date="2022-08-09T20:26:00Z">
              <w:rPr>
                <w:rFonts w:eastAsia="黑体" w:hint="eastAsia"/>
                <w:b/>
                <w:bCs/>
                <w:color w:val="000000"/>
              </w:rPr>
            </w:rPrChange>
          </w:rPr>
          <w:t>，搭载</w:t>
        </w:r>
        <w:r w:rsidRPr="005C7C6B">
          <w:rPr>
            <w:rFonts w:ascii="宋体" w:hAnsi="宋体"/>
            <w:color w:val="000000"/>
            <w:szCs w:val="21"/>
            <w:rPrChange w:id="1639" w:author="xujiawei" w:date="2022-08-09T20:26:00Z">
              <w:rPr>
                <w:rFonts w:eastAsia="黑体"/>
                <w:b/>
                <w:bCs/>
                <w:color w:val="000000"/>
              </w:rPr>
            </w:rPrChange>
          </w:rPr>
          <w:t xml:space="preserve"> AMD 5600x </w:t>
        </w:r>
        <w:r w:rsidRPr="005C7C6B">
          <w:rPr>
            <w:rFonts w:ascii="宋体" w:hAnsi="宋体" w:hint="eastAsia"/>
            <w:color w:val="000000"/>
            <w:szCs w:val="21"/>
            <w:rPrChange w:id="1640" w:author="xujiawei" w:date="2022-08-09T20:26:00Z">
              <w:rPr>
                <w:rFonts w:eastAsia="黑体" w:hint="eastAsia"/>
                <w:b/>
                <w:bCs/>
                <w:color w:val="000000"/>
              </w:rPr>
            </w:rPrChange>
          </w:rPr>
          <w:t>处理器，显卡为</w:t>
        </w:r>
        <w:r w:rsidRPr="005C7C6B">
          <w:rPr>
            <w:rFonts w:ascii="宋体" w:hAnsi="宋体"/>
            <w:color w:val="000000"/>
            <w:szCs w:val="21"/>
            <w:rPrChange w:id="1641" w:author="xujiawei" w:date="2022-08-09T20:26:00Z">
              <w:rPr>
                <w:rFonts w:eastAsia="黑体"/>
                <w:b/>
                <w:bCs/>
                <w:color w:val="000000"/>
              </w:rPr>
            </w:rPrChange>
          </w:rPr>
          <w:t>NVIDIA GeForce</w:t>
        </w:r>
      </w:ins>
      <w:ins w:id="1642" w:author="xujiawei" w:date="2022-08-31T10:24:00Z">
        <w:r w:rsidR="00887096">
          <w:rPr>
            <w:rFonts w:ascii="宋体" w:hAnsi="宋体"/>
            <w:color w:val="000000"/>
            <w:szCs w:val="21"/>
          </w:rPr>
          <w:t xml:space="preserve"> </w:t>
        </w:r>
      </w:ins>
      <w:ins w:id="1643" w:author="xujiawei" w:date="2022-08-09T20:26:00Z">
        <w:r w:rsidRPr="005C7C6B">
          <w:rPr>
            <w:rFonts w:ascii="宋体" w:hAnsi="宋体"/>
            <w:color w:val="000000"/>
            <w:szCs w:val="21"/>
            <w:rPrChange w:id="1644" w:author="xujiawei" w:date="2022-08-09T20:26:00Z">
              <w:rPr>
                <w:rFonts w:eastAsia="黑体"/>
                <w:b/>
                <w:bCs/>
                <w:color w:val="000000"/>
              </w:rPr>
            </w:rPrChange>
          </w:rPr>
          <w:t>1080(8G)</w:t>
        </w:r>
        <w:r w:rsidRPr="005C7C6B">
          <w:rPr>
            <w:rFonts w:ascii="宋体" w:hAnsi="宋体" w:hint="eastAsia"/>
            <w:color w:val="000000"/>
            <w:szCs w:val="21"/>
            <w:rPrChange w:id="1645" w:author="xujiawei" w:date="2022-08-09T20:26:00Z">
              <w:rPr>
                <w:rFonts w:eastAsia="黑体" w:hint="eastAsia"/>
                <w:b/>
                <w:bCs/>
                <w:color w:val="000000"/>
              </w:rPr>
            </w:rPrChange>
          </w:rPr>
          <w:t>，深度学习后端框架采用</w:t>
        </w:r>
        <w:r w:rsidRPr="005C7C6B">
          <w:rPr>
            <w:rFonts w:ascii="宋体" w:hAnsi="宋体"/>
            <w:color w:val="000000"/>
            <w:szCs w:val="21"/>
            <w:rPrChange w:id="1646" w:author="xujiawei" w:date="2022-08-09T20:26:00Z">
              <w:rPr>
                <w:rFonts w:eastAsia="黑体"/>
                <w:b/>
                <w:bCs/>
                <w:color w:val="000000"/>
              </w:rPr>
            </w:rPrChange>
          </w:rPr>
          <w:t xml:space="preserve"> Pytorch1.3</w:t>
        </w:r>
        <w:r>
          <w:rPr>
            <w:rFonts w:ascii="宋体" w:hAnsi="宋体" w:hint="eastAsia"/>
            <w:color w:val="000000"/>
            <w:szCs w:val="21"/>
          </w:rPr>
          <w:t>.</w:t>
        </w:r>
      </w:ins>
    </w:p>
    <w:p w14:paraId="583BD842" w14:textId="7BDF58E8" w:rsidR="00FE385F" w:rsidRDefault="00FE385F" w:rsidP="00FE385F">
      <w:pPr>
        <w:rPr>
          <w:ins w:id="1647" w:author="xujiawei" w:date="2022-08-09T20:34:00Z"/>
          <w:rFonts w:eastAsia="黑体"/>
          <w:bCs/>
          <w:color w:val="000000"/>
        </w:rPr>
      </w:pPr>
      <w:ins w:id="1648" w:author="xujiawei" w:date="2022-08-09T20:34:00Z">
        <w:r w:rsidRPr="00EA0897">
          <w:rPr>
            <w:rFonts w:eastAsia="黑体"/>
            <w:b/>
            <w:bCs/>
            <w:color w:val="000000"/>
          </w:rPr>
          <w:t>3.</w:t>
        </w:r>
      </w:ins>
      <w:ins w:id="1649" w:author="xujiawei" w:date="2022-08-10T11:17:00Z">
        <w:r w:rsidR="00D526BD">
          <w:rPr>
            <w:rFonts w:eastAsia="黑体"/>
            <w:b/>
            <w:bCs/>
            <w:color w:val="000000"/>
          </w:rPr>
          <w:t>2</w:t>
        </w:r>
      </w:ins>
      <w:ins w:id="1650" w:author="xujiawei" w:date="2022-08-09T20:34:00Z">
        <w:r w:rsidRPr="00EA0897">
          <w:rPr>
            <w:rFonts w:eastAsia="黑体"/>
            <w:b/>
            <w:bCs/>
            <w:color w:val="000000"/>
          </w:rPr>
          <w:t xml:space="preserve"> </w:t>
        </w:r>
        <w:r w:rsidRPr="00FE385F">
          <w:rPr>
            <w:rFonts w:eastAsia="黑体" w:hint="eastAsia"/>
            <w:bCs/>
            <w:color w:val="000000"/>
            <w:rPrChange w:id="1651" w:author="xujiawei" w:date="2022-08-09T20:34:00Z">
              <w:rPr>
                <w:rFonts w:eastAsia="黑体" w:hint="eastAsia"/>
                <w:b/>
                <w:bCs/>
                <w:color w:val="000000"/>
              </w:rPr>
            </w:rPrChange>
          </w:rPr>
          <w:t>数据集与数据增强</w:t>
        </w:r>
      </w:ins>
    </w:p>
    <w:p w14:paraId="6ECC2D5C" w14:textId="6F0BC242" w:rsidR="00AB0D28" w:rsidRDefault="00C3321C" w:rsidP="00562533">
      <w:pPr>
        <w:pStyle w:val="a7"/>
        <w:snapToGrid w:val="0"/>
        <w:spacing w:line="288" w:lineRule="auto"/>
        <w:rPr>
          <w:ins w:id="1652" w:author="xujiawei" w:date="2022-09-07T10:56:00Z"/>
          <w:b w:val="0"/>
          <w:bCs w:val="0"/>
        </w:rPr>
      </w:pPr>
      <w:ins w:id="1653" w:author="xujiawei" w:date="2022-08-09T20:34:00Z">
        <w:r w:rsidRPr="006E29F0">
          <w:rPr>
            <w:rFonts w:ascii="宋体" w:hAnsi="宋体"/>
            <w:bCs w:val="0"/>
            <w:color w:val="000000"/>
            <w:szCs w:val="21"/>
            <w:rPrChange w:id="1654" w:author="xujiawei" w:date="2022-08-31T08:22:00Z">
              <w:rPr>
                <w:rFonts w:eastAsia="黑体"/>
                <w:color w:val="000000"/>
              </w:rPr>
            </w:rPrChange>
          </w:rPr>
          <w:tab/>
        </w:r>
      </w:ins>
      <w:ins w:id="1655" w:author="xujiawei" w:date="2022-08-09T21:13:00Z">
        <w:r w:rsidR="00091650" w:rsidRPr="00626BAF">
          <w:rPr>
            <w:rFonts w:ascii="宋体" w:hAnsi="宋体" w:hint="eastAsia"/>
            <w:b w:val="0"/>
            <w:bCs w:val="0"/>
            <w:color w:val="000000"/>
            <w:szCs w:val="21"/>
            <w:rPrChange w:id="1656" w:author="xujiawei" w:date="2022-09-06T17:53:00Z">
              <w:rPr>
                <w:rFonts w:eastAsia="黑体" w:hint="eastAsia"/>
                <w:color w:val="000000"/>
              </w:rPr>
            </w:rPrChange>
          </w:rPr>
          <w:t>本文</w:t>
        </w:r>
      </w:ins>
      <w:ins w:id="1657" w:author="xujiawei" w:date="2022-08-31T10:38:00Z">
        <w:r w:rsidR="00407FE0" w:rsidRPr="00626BAF">
          <w:rPr>
            <w:rFonts w:ascii="宋体" w:hAnsi="宋体" w:hint="eastAsia"/>
            <w:b w:val="0"/>
            <w:bCs w:val="0"/>
            <w:color w:val="000000"/>
            <w:szCs w:val="21"/>
            <w:rPrChange w:id="1658" w:author="xujiawei" w:date="2022-09-06T17:53:00Z">
              <w:rPr>
                <w:rFonts w:hint="eastAsia"/>
              </w:rPr>
            </w:rPrChange>
          </w:rPr>
          <w:t>使用</w:t>
        </w:r>
      </w:ins>
      <w:proofErr w:type="spellStart"/>
      <w:ins w:id="1659" w:author="xujiawei" w:date="2022-08-09T21:13:00Z">
        <w:r w:rsidR="00040D40" w:rsidRPr="00736E74">
          <w:rPr>
            <w:b w:val="0"/>
            <w:bCs w:val="0"/>
            <w:rPrChange w:id="1660" w:author="xujiawei" w:date="2022-09-07T10:57:00Z">
              <w:rPr>
                <w:rFonts w:eastAsia="黑体"/>
                <w:color w:val="000000"/>
              </w:rPr>
            </w:rPrChange>
          </w:rPr>
          <w:t>PlantVillage</w:t>
        </w:r>
      </w:ins>
      <w:proofErr w:type="spellEnd"/>
      <w:r w:rsidR="00224EE8" w:rsidRPr="00626BAF">
        <w:rPr>
          <w:rFonts w:ascii="宋体" w:hAnsi="宋体"/>
          <w:b w:val="0"/>
          <w:bCs w:val="0"/>
          <w:color w:val="000000"/>
          <w:szCs w:val="21"/>
          <w:rPrChange w:id="1661" w:author="xujiawei" w:date="2022-09-06T17:53:00Z">
            <w:rPr/>
          </w:rPrChange>
        </w:rPr>
        <w:fldChar w:fldCharType="begin"/>
      </w:r>
      <w:r w:rsidR="00B67DDF">
        <w:rPr>
          <w:rFonts w:ascii="宋体" w:hAnsi="宋体"/>
          <w:b w:val="0"/>
          <w:bCs w:val="0"/>
          <w:color w:val="000000"/>
          <w:szCs w:val="21"/>
        </w:rPr>
        <w:instrText xml:space="preserve"> ADDIN EN.CITE &lt;EndNote&gt;&lt;Cite&gt;&lt;Author&gt;Hughes&lt;/Author&gt;&lt;Year&gt;2015&lt;/Year&gt;&lt;RecNum&gt;41&lt;/RecNum&gt;&lt;DisplayText&gt;&lt;style face="superscript"&gt;[18]&lt;/style&gt;&lt;/DisplayText&gt;&lt;record&gt;&lt;rec-number&gt;41&lt;/rec-number&gt;&lt;foreign-keys&gt;&lt;key app="EN" db-id="tdxpsrdro0a2z7e9ta95tfx4erzzav090dft" timestamp="1661913520"&gt;41&lt;/key&gt;&lt;/foreign-keys&gt;&lt;ref-type name="Journal Article"&gt;17&lt;/ref-type&gt;&lt;contributors&gt;&lt;authors&gt;&lt;author&gt;Hughes, David&lt;/author&gt;&lt;author&gt;Salathé, Marcel&lt;/author&gt;&lt;/authors&gt;&lt;/contributors&gt;&lt;titles&gt;&lt;title&gt;An open access repository of images on plant health to enable the development of mobile disease diagnostics&lt;/title&gt;&lt;secondary-title&gt;arXiv preprint arXiv:1511.08060&lt;/secondary-title&gt;&lt;/titles&gt;&lt;periodical&gt;&lt;full-title&gt;arXiv preprint arXiv:1511.08060&lt;/full-title&gt;&lt;/periodical&gt;&lt;dates&gt;&lt;year&gt;2015&lt;/year&gt;&lt;/dates&gt;&lt;urls&gt;&lt;/urls&gt;&lt;/record&gt;&lt;/Cite&gt;&lt;/EndNote&gt;</w:instrText>
      </w:r>
      <w:r w:rsidR="00224EE8" w:rsidRPr="00626BAF">
        <w:rPr>
          <w:rFonts w:ascii="宋体" w:hAnsi="宋体"/>
          <w:b w:val="0"/>
          <w:bCs w:val="0"/>
          <w:color w:val="000000"/>
          <w:szCs w:val="21"/>
          <w:rPrChange w:id="1662" w:author="xujiawei" w:date="2022-09-06T17:53:00Z">
            <w:rPr/>
          </w:rPrChange>
        </w:rPr>
        <w:fldChar w:fldCharType="separate"/>
      </w:r>
      <w:r w:rsidR="00B67DDF" w:rsidRPr="00B67DDF">
        <w:rPr>
          <w:rFonts w:ascii="宋体" w:hAnsi="宋体"/>
          <w:b w:val="0"/>
          <w:bCs w:val="0"/>
          <w:noProof/>
          <w:color w:val="000000"/>
          <w:szCs w:val="21"/>
          <w:vertAlign w:val="superscript"/>
        </w:rPr>
        <w:t>[18]</w:t>
      </w:r>
      <w:r w:rsidR="00224EE8" w:rsidRPr="00626BAF">
        <w:rPr>
          <w:rFonts w:ascii="宋体" w:hAnsi="宋体"/>
          <w:b w:val="0"/>
          <w:bCs w:val="0"/>
          <w:color w:val="000000"/>
          <w:szCs w:val="21"/>
          <w:rPrChange w:id="1663" w:author="xujiawei" w:date="2022-09-06T17:53:00Z">
            <w:rPr/>
          </w:rPrChange>
        </w:rPr>
        <w:fldChar w:fldCharType="end"/>
      </w:r>
      <w:ins w:id="1664" w:author="xujiawei" w:date="2022-08-09T21:13:00Z">
        <w:r w:rsidR="00040D40" w:rsidRPr="00626BAF">
          <w:rPr>
            <w:rFonts w:ascii="宋体" w:hAnsi="宋体" w:hint="eastAsia"/>
            <w:b w:val="0"/>
            <w:bCs w:val="0"/>
            <w:color w:val="000000"/>
            <w:szCs w:val="21"/>
            <w:rPrChange w:id="1665" w:author="xujiawei" w:date="2022-09-06T17:53:00Z">
              <w:rPr>
                <w:rFonts w:eastAsia="黑体" w:hint="eastAsia"/>
                <w:color w:val="000000"/>
              </w:rPr>
            </w:rPrChange>
          </w:rPr>
          <w:t>的番茄子集，</w:t>
        </w:r>
      </w:ins>
      <w:ins w:id="1666" w:author="xujiawei" w:date="2022-08-31T11:09:00Z">
        <w:r w:rsidR="00AE3741" w:rsidRPr="00626BAF">
          <w:rPr>
            <w:rFonts w:ascii="宋体" w:hAnsi="宋体" w:hint="eastAsia"/>
            <w:b w:val="0"/>
            <w:bCs w:val="0"/>
            <w:color w:val="000000"/>
            <w:szCs w:val="21"/>
            <w:rPrChange w:id="1667" w:author="xujiawei" w:date="2022-09-06T17:53:00Z">
              <w:rPr>
                <w:rFonts w:hint="eastAsia"/>
              </w:rPr>
            </w:rPrChange>
          </w:rPr>
          <w:t>包含了</w:t>
        </w:r>
        <w:r w:rsidR="00AE3741" w:rsidRPr="00626BAF">
          <w:rPr>
            <w:rFonts w:ascii="宋体" w:hAnsi="宋体"/>
            <w:b w:val="0"/>
            <w:bCs w:val="0"/>
            <w:color w:val="000000"/>
            <w:szCs w:val="21"/>
            <w:rPrChange w:id="1668" w:author="xujiawei" w:date="2022-09-06T17:53:00Z">
              <w:rPr/>
            </w:rPrChange>
          </w:rPr>
          <w:t>9</w:t>
        </w:r>
        <w:r w:rsidR="00AE3741" w:rsidRPr="00626BAF">
          <w:rPr>
            <w:rFonts w:ascii="宋体" w:hAnsi="宋体" w:hint="eastAsia"/>
            <w:b w:val="0"/>
            <w:bCs w:val="0"/>
            <w:color w:val="000000"/>
            <w:szCs w:val="21"/>
            <w:rPrChange w:id="1669" w:author="xujiawei" w:date="2022-09-06T17:53:00Z">
              <w:rPr>
                <w:rFonts w:hint="eastAsia"/>
              </w:rPr>
            </w:rPrChange>
          </w:rPr>
          <w:t>种病害图片和</w:t>
        </w:r>
      </w:ins>
      <w:ins w:id="1670" w:author="xujiawei" w:date="2022-08-31T15:24:00Z">
        <w:r w:rsidR="001323E0" w:rsidRPr="00626BAF">
          <w:rPr>
            <w:rFonts w:ascii="宋体" w:hAnsi="宋体"/>
            <w:b w:val="0"/>
            <w:bCs w:val="0"/>
            <w:color w:val="000000"/>
            <w:szCs w:val="21"/>
            <w:rPrChange w:id="1671" w:author="xujiawei" w:date="2022-09-06T17:53:00Z">
              <w:rPr/>
            </w:rPrChange>
          </w:rPr>
          <w:t>1</w:t>
        </w:r>
        <w:r w:rsidR="001323E0" w:rsidRPr="00626BAF">
          <w:rPr>
            <w:rFonts w:ascii="宋体" w:hAnsi="宋体" w:hint="eastAsia"/>
            <w:b w:val="0"/>
            <w:bCs w:val="0"/>
            <w:color w:val="000000"/>
            <w:szCs w:val="21"/>
            <w:rPrChange w:id="1672" w:author="xujiawei" w:date="2022-09-06T17:53:00Z">
              <w:rPr>
                <w:rFonts w:hint="eastAsia"/>
              </w:rPr>
            </w:rPrChange>
          </w:rPr>
          <w:t>种</w:t>
        </w:r>
      </w:ins>
      <w:ins w:id="1673" w:author="xujiawei" w:date="2022-08-31T11:09:00Z">
        <w:r w:rsidR="007217B9" w:rsidRPr="00626BAF">
          <w:rPr>
            <w:rFonts w:ascii="宋体" w:hAnsi="宋体" w:hint="eastAsia"/>
            <w:b w:val="0"/>
            <w:bCs w:val="0"/>
            <w:color w:val="000000"/>
            <w:szCs w:val="21"/>
            <w:rPrChange w:id="1674" w:author="xujiawei" w:date="2022-09-06T17:53:00Z">
              <w:rPr>
                <w:rFonts w:hint="eastAsia"/>
              </w:rPr>
            </w:rPrChange>
          </w:rPr>
          <w:t>健康叶片</w:t>
        </w:r>
      </w:ins>
      <w:ins w:id="1675" w:author="xujiawei" w:date="2022-08-31T15:24:00Z">
        <w:r w:rsidR="00045AAA" w:rsidRPr="00626BAF">
          <w:rPr>
            <w:rFonts w:ascii="宋体" w:hAnsi="宋体" w:hint="eastAsia"/>
            <w:b w:val="0"/>
            <w:bCs w:val="0"/>
            <w:color w:val="000000"/>
            <w:szCs w:val="21"/>
            <w:rPrChange w:id="1676" w:author="xujiawei" w:date="2022-09-06T17:53:00Z">
              <w:rPr>
                <w:rFonts w:hint="eastAsia"/>
              </w:rPr>
            </w:rPrChange>
          </w:rPr>
          <w:t>图片</w:t>
        </w:r>
      </w:ins>
      <w:ins w:id="1677" w:author="xujiawei" w:date="2022-08-31T11:09:00Z">
        <w:r w:rsidR="007217B9" w:rsidRPr="00626BAF">
          <w:rPr>
            <w:rFonts w:ascii="宋体" w:hAnsi="宋体" w:hint="eastAsia"/>
            <w:b w:val="0"/>
            <w:bCs w:val="0"/>
            <w:color w:val="000000"/>
            <w:szCs w:val="21"/>
            <w:rPrChange w:id="1678" w:author="xujiawei" w:date="2022-09-06T17:53:00Z">
              <w:rPr>
                <w:rFonts w:hint="eastAsia"/>
              </w:rPr>
            </w:rPrChange>
          </w:rPr>
          <w:t>。</w:t>
        </w:r>
      </w:ins>
      <w:ins w:id="1679" w:author="xujiawei" w:date="2022-09-07T10:58:00Z">
        <w:r w:rsidR="007235F2">
          <w:rPr>
            <w:rFonts w:ascii="宋体" w:hAnsi="宋体" w:hint="eastAsia"/>
            <w:b w:val="0"/>
            <w:bCs w:val="0"/>
            <w:color w:val="000000"/>
            <w:szCs w:val="21"/>
          </w:rPr>
          <w:t>在</w:t>
        </w:r>
      </w:ins>
      <w:ins w:id="1680" w:author="xujiawei" w:date="2022-08-31T11:10:00Z">
        <w:r w:rsidR="00C93AC8" w:rsidRPr="00626BAF">
          <w:rPr>
            <w:rFonts w:ascii="宋体" w:hAnsi="宋体" w:hint="eastAsia"/>
            <w:b w:val="0"/>
            <w:bCs w:val="0"/>
            <w:color w:val="000000"/>
            <w:szCs w:val="21"/>
            <w:rPrChange w:id="1681" w:author="xujiawei" w:date="2022-09-06T17:53:00Z">
              <w:rPr>
                <w:rFonts w:hint="eastAsia"/>
              </w:rPr>
            </w:rPrChange>
          </w:rPr>
          <w:t>原始</w:t>
        </w:r>
        <w:proofErr w:type="spellStart"/>
        <w:r w:rsidR="00EB3271" w:rsidRPr="00736E74">
          <w:rPr>
            <w:b w:val="0"/>
            <w:bCs w:val="0"/>
            <w:rPrChange w:id="1682" w:author="xujiawei" w:date="2022-09-07T10:57:00Z">
              <w:rPr/>
            </w:rPrChange>
          </w:rPr>
          <w:t>PlantVillage</w:t>
        </w:r>
      </w:ins>
      <w:proofErr w:type="spellEnd"/>
      <w:ins w:id="1683" w:author="xujiawei" w:date="2022-09-07T10:58:00Z">
        <w:r w:rsidR="00B068E9">
          <w:rPr>
            <w:rFonts w:hint="eastAsia"/>
            <w:b w:val="0"/>
            <w:bCs w:val="0"/>
          </w:rPr>
          <w:lastRenderedPageBreak/>
          <w:t>数据集中，</w:t>
        </w:r>
      </w:ins>
      <w:ins w:id="1684" w:author="xujiawei" w:date="2022-08-31T14:59:00Z">
        <w:r w:rsidR="00AE4DE2" w:rsidRPr="00626BAF">
          <w:rPr>
            <w:rFonts w:hint="eastAsia"/>
            <w:b w:val="0"/>
            <w:bCs w:val="0"/>
            <w:rPrChange w:id="1685" w:author="xujiawei" w:date="2022-09-06T17:54:00Z">
              <w:rPr>
                <w:rFonts w:hint="eastAsia"/>
              </w:rPr>
            </w:rPrChange>
          </w:rPr>
          <w:t>番茄晚疫病</w:t>
        </w:r>
      </w:ins>
      <w:ins w:id="1686" w:author="xujiawei" w:date="2022-08-31T15:19:00Z">
        <w:r w:rsidR="005E2BFC" w:rsidRPr="00626BAF">
          <w:rPr>
            <w:rFonts w:hint="eastAsia"/>
            <w:b w:val="0"/>
            <w:bCs w:val="0"/>
            <w:rPrChange w:id="1687" w:author="xujiawei" w:date="2022-09-06T17:54:00Z">
              <w:rPr>
                <w:rFonts w:hint="eastAsia"/>
              </w:rPr>
            </w:rPrChange>
          </w:rPr>
          <w:t>图片</w:t>
        </w:r>
      </w:ins>
      <w:ins w:id="1688" w:author="xujiawei" w:date="2022-08-31T14:59:00Z">
        <w:r w:rsidR="004A3FF7" w:rsidRPr="00626BAF">
          <w:rPr>
            <w:rFonts w:hint="eastAsia"/>
            <w:b w:val="0"/>
            <w:bCs w:val="0"/>
            <w:rPrChange w:id="1689" w:author="xujiawei" w:date="2022-09-06T17:54:00Z">
              <w:rPr>
                <w:rFonts w:hint="eastAsia"/>
              </w:rPr>
            </w:rPrChange>
          </w:rPr>
          <w:t>和</w:t>
        </w:r>
      </w:ins>
      <w:ins w:id="1690" w:author="xujiawei" w:date="2022-08-31T15:00:00Z">
        <w:r w:rsidR="004A3FF7" w:rsidRPr="00626BAF">
          <w:rPr>
            <w:rFonts w:hint="eastAsia"/>
            <w:b w:val="0"/>
            <w:bCs w:val="0"/>
            <w:rPrChange w:id="1691" w:author="xujiawei" w:date="2022-09-06T17:54:00Z">
              <w:rPr>
                <w:rFonts w:hint="eastAsia"/>
              </w:rPr>
            </w:rPrChange>
          </w:rPr>
          <w:t>番茄花叶病</w:t>
        </w:r>
      </w:ins>
      <w:ins w:id="1692" w:author="xujiawei" w:date="2022-08-31T15:19:00Z">
        <w:r w:rsidR="005E2BFC" w:rsidRPr="00626BAF">
          <w:rPr>
            <w:rFonts w:hint="eastAsia"/>
            <w:b w:val="0"/>
            <w:bCs w:val="0"/>
            <w:rPrChange w:id="1693" w:author="xujiawei" w:date="2022-09-06T17:54:00Z">
              <w:rPr>
                <w:rFonts w:hint="eastAsia"/>
              </w:rPr>
            </w:rPrChange>
          </w:rPr>
          <w:t>图片分别为</w:t>
        </w:r>
      </w:ins>
      <w:ins w:id="1694" w:author="xujiawei" w:date="2022-08-31T15:20:00Z">
        <w:r w:rsidR="005E2BFC" w:rsidRPr="00626BAF">
          <w:rPr>
            <w:b w:val="0"/>
            <w:bCs w:val="0"/>
            <w:rPrChange w:id="1695" w:author="xujiawei" w:date="2022-09-06T17:54:00Z">
              <w:rPr/>
            </w:rPrChange>
          </w:rPr>
          <w:t>952</w:t>
        </w:r>
        <w:r w:rsidR="005E2BFC" w:rsidRPr="00626BAF">
          <w:rPr>
            <w:rFonts w:hint="eastAsia"/>
            <w:b w:val="0"/>
            <w:bCs w:val="0"/>
            <w:rPrChange w:id="1696" w:author="xujiawei" w:date="2022-09-06T17:54:00Z">
              <w:rPr>
                <w:rFonts w:hint="eastAsia"/>
              </w:rPr>
            </w:rPrChange>
          </w:rPr>
          <w:t>张和</w:t>
        </w:r>
        <w:r w:rsidR="005E2BFC" w:rsidRPr="00626BAF">
          <w:rPr>
            <w:b w:val="0"/>
            <w:bCs w:val="0"/>
            <w:rPrChange w:id="1697" w:author="xujiawei" w:date="2022-09-06T17:54:00Z">
              <w:rPr/>
            </w:rPrChange>
          </w:rPr>
          <w:t>373</w:t>
        </w:r>
        <w:r w:rsidR="005E2BFC" w:rsidRPr="00626BAF">
          <w:rPr>
            <w:rFonts w:hint="eastAsia"/>
            <w:b w:val="0"/>
            <w:bCs w:val="0"/>
            <w:rPrChange w:id="1698" w:author="xujiawei" w:date="2022-09-06T17:54:00Z">
              <w:rPr>
                <w:rFonts w:hint="eastAsia"/>
              </w:rPr>
            </w:rPrChange>
          </w:rPr>
          <w:t>张，为了</w:t>
        </w:r>
      </w:ins>
      <w:ins w:id="1699" w:author="xujiawei" w:date="2022-08-31T15:22:00Z">
        <w:r w:rsidR="005E2BFC" w:rsidRPr="00626BAF">
          <w:rPr>
            <w:rFonts w:hint="eastAsia"/>
            <w:b w:val="0"/>
            <w:bCs w:val="0"/>
            <w:rPrChange w:id="1700" w:author="xujiawei" w:date="2022-09-06T17:54:00Z">
              <w:rPr>
                <w:rFonts w:hint="eastAsia"/>
              </w:rPr>
            </w:rPrChange>
          </w:rPr>
          <w:t>让各个病害数据分布更加均匀，本文使用</w:t>
        </w:r>
      </w:ins>
      <w:ins w:id="1701" w:author="xujiawei" w:date="2022-08-31T15:39:00Z">
        <w:r w:rsidR="00095DDA" w:rsidRPr="00626BAF">
          <w:rPr>
            <w:rFonts w:hint="eastAsia"/>
            <w:b w:val="0"/>
            <w:bCs w:val="0"/>
            <w:rPrChange w:id="1702" w:author="xujiawei" w:date="2022-09-06T17:54:00Z">
              <w:rPr>
                <w:rFonts w:hint="eastAsia"/>
              </w:rPr>
            </w:rPrChange>
          </w:rPr>
          <w:t>高斯</w:t>
        </w:r>
      </w:ins>
      <w:ins w:id="1703" w:author="xujiawei" w:date="2022-08-31T15:31:00Z">
        <w:r w:rsidR="006F5045" w:rsidRPr="00626BAF">
          <w:rPr>
            <w:rFonts w:hint="eastAsia"/>
            <w:b w:val="0"/>
            <w:bCs w:val="0"/>
            <w:rPrChange w:id="1704" w:author="xujiawei" w:date="2022-09-06T17:54:00Z">
              <w:rPr>
                <w:rFonts w:hint="eastAsia"/>
              </w:rPr>
            </w:rPrChange>
          </w:rPr>
          <w:t>噪声</w:t>
        </w:r>
      </w:ins>
      <w:proofErr w:type="gramStart"/>
      <w:ins w:id="1705" w:author="xujiawei" w:date="2022-08-31T15:39:00Z">
        <w:r w:rsidR="00095DDA" w:rsidRPr="00626BAF">
          <w:rPr>
            <w:rFonts w:hint="eastAsia"/>
            <w:b w:val="0"/>
            <w:bCs w:val="0"/>
            <w:rPrChange w:id="1706" w:author="xujiawei" w:date="2022-09-06T17:54:00Z">
              <w:rPr>
                <w:rFonts w:hint="eastAsia"/>
              </w:rPr>
            </w:rPrChange>
          </w:rPr>
          <w:t>与盐燥声</w:t>
        </w:r>
        <w:proofErr w:type="gramEnd"/>
        <w:r w:rsidR="00095DDA" w:rsidRPr="00626BAF">
          <w:rPr>
            <w:rFonts w:hint="eastAsia"/>
            <w:b w:val="0"/>
            <w:bCs w:val="0"/>
            <w:rPrChange w:id="1707" w:author="xujiawei" w:date="2022-09-06T17:54:00Z">
              <w:rPr>
                <w:rFonts w:hint="eastAsia"/>
              </w:rPr>
            </w:rPrChange>
          </w:rPr>
          <w:t>的</w:t>
        </w:r>
        <w:proofErr w:type="gramStart"/>
        <w:r w:rsidR="00095DDA" w:rsidRPr="00626BAF">
          <w:rPr>
            <w:rFonts w:hint="eastAsia"/>
            <w:b w:val="0"/>
            <w:bCs w:val="0"/>
            <w:rPrChange w:id="1708" w:author="xujiawei" w:date="2022-09-06T17:54:00Z">
              <w:rPr>
                <w:rFonts w:hint="eastAsia"/>
              </w:rPr>
            </w:rPrChange>
          </w:rPr>
          <w:t>像素级变</w:t>
        </w:r>
        <w:proofErr w:type="gramEnd"/>
        <w:r w:rsidR="00095DDA" w:rsidRPr="00626BAF">
          <w:rPr>
            <w:rFonts w:hint="eastAsia"/>
            <w:b w:val="0"/>
            <w:bCs w:val="0"/>
            <w:rPrChange w:id="1709" w:author="xujiawei" w:date="2022-09-06T17:54:00Z">
              <w:rPr>
                <w:rFonts w:hint="eastAsia"/>
              </w:rPr>
            </w:rPrChange>
          </w:rPr>
          <w:t>换方式</w:t>
        </w:r>
      </w:ins>
      <w:ins w:id="1710" w:author="xujiawei" w:date="2022-08-31T15:40:00Z">
        <w:r w:rsidR="00095DDA" w:rsidRPr="00626BAF">
          <w:rPr>
            <w:rFonts w:hint="eastAsia"/>
            <w:b w:val="0"/>
            <w:bCs w:val="0"/>
            <w:rPrChange w:id="1711" w:author="xujiawei" w:date="2022-09-06T17:54:00Z">
              <w:rPr>
                <w:rFonts w:hint="eastAsia"/>
              </w:rPr>
            </w:rPrChange>
          </w:rPr>
          <w:t>以及旋转与</w:t>
        </w:r>
      </w:ins>
      <w:ins w:id="1712" w:author="xujiawei" w:date="2022-08-31T15:41:00Z">
        <w:r w:rsidR="00095DDA" w:rsidRPr="00626BAF">
          <w:rPr>
            <w:rFonts w:hint="eastAsia"/>
            <w:b w:val="0"/>
            <w:bCs w:val="0"/>
            <w:rPrChange w:id="1713" w:author="xujiawei" w:date="2022-09-06T17:54:00Z">
              <w:rPr>
                <w:rFonts w:hint="eastAsia"/>
              </w:rPr>
            </w:rPrChange>
          </w:rPr>
          <w:t>仿射变换的</w:t>
        </w:r>
        <w:proofErr w:type="gramStart"/>
        <w:r w:rsidR="00095DDA" w:rsidRPr="00626BAF">
          <w:rPr>
            <w:rFonts w:hint="eastAsia"/>
            <w:b w:val="0"/>
            <w:bCs w:val="0"/>
            <w:rPrChange w:id="1714" w:author="xujiawei" w:date="2022-09-06T17:54:00Z">
              <w:rPr>
                <w:rFonts w:hint="eastAsia"/>
              </w:rPr>
            </w:rPrChange>
          </w:rPr>
          <w:t>空间级变</w:t>
        </w:r>
        <w:proofErr w:type="gramEnd"/>
        <w:r w:rsidR="00095DDA" w:rsidRPr="00626BAF">
          <w:rPr>
            <w:rFonts w:hint="eastAsia"/>
            <w:b w:val="0"/>
            <w:bCs w:val="0"/>
            <w:rPrChange w:id="1715" w:author="xujiawei" w:date="2022-09-06T17:54:00Z">
              <w:rPr>
                <w:rFonts w:hint="eastAsia"/>
              </w:rPr>
            </w:rPrChange>
          </w:rPr>
          <w:t>换方式</w:t>
        </w:r>
      </w:ins>
      <w:ins w:id="1716" w:author="xujiawei" w:date="2022-08-31T15:31:00Z">
        <w:r w:rsidR="006F5045" w:rsidRPr="00626BAF">
          <w:rPr>
            <w:rFonts w:hint="eastAsia"/>
            <w:b w:val="0"/>
            <w:bCs w:val="0"/>
            <w:rPrChange w:id="1717" w:author="xujiawei" w:date="2022-09-06T17:54:00Z">
              <w:rPr>
                <w:rFonts w:hint="eastAsia"/>
              </w:rPr>
            </w:rPrChange>
          </w:rPr>
          <w:t>对这两类病害图片进行扩充，</w:t>
        </w:r>
      </w:ins>
      <w:ins w:id="1718" w:author="xujiawei" w:date="2022-09-07T10:55:00Z">
        <w:r w:rsidR="00AB0D28">
          <w:rPr>
            <w:rFonts w:hint="eastAsia"/>
            <w:b w:val="0"/>
            <w:bCs w:val="0"/>
          </w:rPr>
          <w:t>同时</w:t>
        </w:r>
      </w:ins>
      <w:ins w:id="1719" w:author="xujiawei" w:date="2022-09-07T10:56:00Z">
        <w:r w:rsidR="00AB0D28">
          <w:rPr>
            <w:rFonts w:hint="eastAsia"/>
            <w:b w:val="0"/>
            <w:bCs w:val="0"/>
          </w:rPr>
          <w:t>增加</w:t>
        </w:r>
        <w:r w:rsidR="00AB0D28">
          <w:rPr>
            <w:rFonts w:hint="eastAsia"/>
            <w:b w:val="0"/>
            <w:bCs w:val="0"/>
          </w:rPr>
          <w:t>1</w:t>
        </w:r>
        <w:r w:rsidR="00AB0D28">
          <w:rPr>
            <w:b w:val="0"/>
            <w:bCs w:val="0"/>
          </w:rPr>
          <w:t>143</w:t>
        </w:r>
        <w:r w:rsidR="00AB0D28">
          <w:rPr>
            <w:rFonts w:hint="eastAsia"/>
            <w:b w:val="0"/>
            <w:bCs w:val="0"/>
          </w:rPr>
          <w:t>张背景图片。</w:t>
        </w:r>
      </w:ins>
      <w:ins w:id="1720" w:author="xujiawei" w:date="2022-08-10T11:14:00Z">
        <w:r w:rsidR="00F63CDE" w:rsidRPr="00626BAF">
          <w:rPr>
            <w:rFonts w:hint="eastAsia"/>
            <w:b w:val="0"/>
            <w:bCs w:val="0"/>
            <w:rPrChange w:id="1721" w:author="xujiawei" w:date="2022-09-06T17:54:00Z">
              <w:rPr>
                <w:rFonts w:ascii="宋体" w:hAnsi="宋体" w:hint="eastAsia"/>
                <w:color w:val="000000"/>
                <w:szCs w:val="21"/>
              </w:rPr>
            </w:rPrChange>
          </w:rPr>
          <w:t>图</w:t>
        </w:r>
      </w:ins>
      <w:ins w:id="1722" w:author="xujiawei" w:date="2022-09-04T15:17:00Z">
        <w:r w:rsidR="00F83D9C" w:rsidRPr="00626BAF">
          <w:rPr>
            <w:b w:val="0"/>
            <w:bCs w:val="0"/>
            <w:rPrChange w:id="1723" w:author="xujiawei" w:date="2022-09-06T17:54:00Z">
              <w:rPr/>
            </w:rPrChange>
          </w:rPr>
          <w:t>4</w:t>
        </w:r>
      </w:ins>
      <w:ins w:id="1724" w:author="xujiawei" w:date="2022-08-31T15:36:00Z">
        <w:r w:rsidR="00095DDA" w:rsidRPr="00626BAF">
          <w:rPr>
            <w:rFonts w:hint="eastAsia"/>
            <w:b w:val="0"/>
            <w:bCs w:val="0"/>
            <w:rPrChange w:id="1725" w:author="xujiawei" w:date="2022-09-06T17:54:00Z">
              <w:rPr>
                <w:rFonts w:hint="eastAsia"/>
              </w:rPr>
            </w:rPrChange>
          </w:rPr>
          <w:t>展示了数据增强前后各个病害的</w:t>
        </w:r>
      </w:ins>
      <w:ins w:id="1726" w:author="xujiawei" w:date="2022-08-31T15:49:00Z">
        <w:r w:rsidR="004C7FF9" w:rsidRPr="00626BAF">
          <w:rPr>
            <w:rFonts w:hint="eastAsia"/>
            <w:b w:val="0"/>
            <w:bCs w:val="0"/>
            <w:rPrChange w:id="1727" w:author="xujiawei" w:date="2022-09-06T17:54:00Z">
              <w:rPr>
                <w:rFonts w:hint="eastAsia"/>
              </w:rPr>
            </w:rPrChange>
          </w:rPr>
          <w:t>图片</w:t>
        </w:r>
      </w:ins>
      <w:ins w:id="1728" w:author="xujiawei" w:date="2022-08-31T15:50:00Z">
        <w:r w:rsidR="004C7FF9" w:rsidRPr="00626BAF">
          <w:rPr>
            <w:rFonts w:hint="eastAsia"/>
            <w:b w:val="0"/>
            <w:bCs w:val="0"/>
            <w:rPrChange w:id="1729" w:author="xujiawei" w:date="2022-09-06T17:54:00Z">
              <w:rPr>
                <w:rFonts w:hint="eastAsia"/>
              </w:rPr>
            </w:rPrChange>
          </w:rPr>
          <w:t>数量</w:t>
        </w:r>
      </w:ins>
      <w:ins w:id="1730" w:author="xujiawei" w:date="2022-08-31T16:56:00Z">
        <w:r w:rsidR="00E413CE" w:rsidRPr="00626BAF">
          <w:rPr>
            <w:rFonts w:hint="eastAsia"/>
            <w:b w:val="0"/>
            <w:bCs w:val="0"/>
            <w:rPrChange w:id="1731" w:author="xujiawei" w:date="2022-09-06T17:54:00Z">
              <w:rPr>
                <w:rFonts w:hint="eastAsia"/>
              </w:rPr>
            </w:rPrChange>
          </w:rPr>
          <w:t>对比</w:t>
        </w:r>
      </w:ins>
      <w:ins w:id="1732" w:author="xujiawei" w:date="2022-08-09T21:13:00Z">
        <w:r w:rsidR="00040D40" w:rsidRPr="00626BAF">
          <w:rPr>
            <w:rFonts w:hint="eastAsia"/>
            <w:b w:val="0"/>
            <w:bCs w:val="0"/>
            <w:rPrChange w:id="1733" w:author="xujiawei" w:date="2022-09-06T17:54:00Z">
              <w:rPr>
                <w:rFonts w:eastAsia="黑体" w:hint="eastAsia"/>
                <w:color w:val="000000"/>
              </w:rPr>
            </w:rPrChange>
          </w:rPr>
          <w:t>。</w:t>
        </w:r>
      </w:ins>
    </w:p>
    <w:p w14:paraId="2C211110" w14:textId="3B9F7159" w:rsidR="00562533" w:rsidRPr="00EC79D6" w:rsidRDefault="00D21CE4" w:rsidP="00562533">
      <w:pPr>
        <w:pStyle w:val="a7"/>
        <w:snapToGrid w:val="0"/>
        <w:spacing w:line="288" w:lineRule="auto"/>
        <w:rPr>
          <w:ins w:id="1734" w:author="xujiawei" w:date="2022-09-06T17:53:00Z"/>
          <w:szCs w:val="21"/>
        </w:rPr>
      </w:pPr>
      <w:ins w:id="1735" w:author="xujiawei" w:date="2022-09-07T10:55:00Z">
        <w:r>
          <w:rPr>
            <w:noProof/>
          </w:rPr>
          <w:drawing>
            <wp:inline distT="0" distB="0" distL="0" distR="0" wp14:anchorId="1D64C89E" wp14:editId="5E85D2B9">
              <wp:extent cx="3062251" cy="1805454"/>
              <wp:effectExtent l="0" t="0" r="508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3068578" cy="1809184"/>
                      </a:xfrm>
                      <a:prstGeom prst="rect">
                        <a:avLst/>
                      </a:prstGeom>
                      <a:noFill/>
                      <a:ln>
                        <a:noFill/>
                      </a:ln>
                    </pic:spPr>
                  </pic:pic>
                </a:graphicData>
              </a:graphic>
            </wp:inline>
          </w:drawing>
        </w:r>
      </w:ins>
    </w:p>
    <w:p w14:paraId="0B985DE5" w14:textId="10B1D628" w:rsidR="00562533" w:rsidRDefault="00562533" w:rsidP="00562533">
      <w:pPr>
        <w:ind w:firstLine="420"/>
        <w:jc w:val="center"/>
        <w:rPr>
          <w:ins w:id="1736" w:author="xujiawei" w:date="2022-09-06T17:53:00Z"/>
          <w:sz w:val="18"/>
          <w:szCs w:val="18"/>
        </w:rPr>
      </w:pPr>
      <w:ins w:id="1737" w:author="xujiawei" w:date="2022-09-06T17:53:00Z">
        <w:r w:rsidRPr="00EC79D6">
          <w:rPr>
            <w:rFonts w:hint="eastAsia"/>
            <w:sz w:val="18"/>
            <w:szCs w:val="18"/>
          </w:rPr>
          <w:t>图</w:t>
        </w:r>
        <w:r>
          <w:rPr>
            <w:sz w:val="18"/>
            <w:szCs w:val="18"/>
          </w:rPr>
          <w:t>4</w:t>
        </w:r>
      </w:ins>
      <w:ins w:id="1738" w:author="xujiawei" w:date="2022-09-07T11:00:00Z">
        <w:r w:rsidR="00347E30">
          <w:rPr>
            <w:sz w:val="18"/>
            <w:szCs w:val="18"/>
          </w:rPr>
          <w:t xml:space="preserve"> </w:t>
        </w:r>
        <w:proofErr w:type="spellStart"/>
        <w:r w:rsidR="00347E30" w:rsidRPr="00347E30">
          <w:rPr>
            <w:sz w:val="18"/>
            <w:szCs w:val="18"/>
          </w:rPr>
          <w:t>PlantVillage</w:t>
        </w:r>
      </w:ins>
      <w:proofErr w:type="spellEnd"/>
      <w:ins w:id="1739" w:author="xujiawei" w:date="2022-09-06T17:53:00Z">
        <w:r w:rsidRPr="00FB0C80">
          <w:rPr>
            <w:rFonts w:hint="eastAsia"/>
            <w:sz w:val="18"/>
            <w:szCs w:val="18"/>
          </w:rPr>
          <w:t>番茄子集</w:t>
        </w:r>
        <w:r>
          <w:rPr>
            <w:rFonts w:hint="eastAsia"/>
            <w:sz w:val="18"/>
            <w:szCs w:val="18"/>
          </w:rPr>
          <w:t>数据增强前后的数量对比</w:t>
        </w:r>
      </w:ins>
    </w:p>
    <w:p w14:paraId="1BC35B33" w14:textId="3F2A5D40" w:rsidR="007843E5" w:rsidRPr="00562533" w:rsidRDefault="007843E5" w:rsidP="00F2011C">
      <w:pPr>
        <w:rPr>
          <w:ins w:id="1740" w:author="xujiawei" w:date="2022-08-31T17:04:00Z"/>
        </w:rPr>
      </w:pPr>
    </w:p>
    <w:p w14:paraId="34EC8237" w14:textId="77777777" w:rsidR="00820863" w:rsidRDefault="00820863" w:rsidP="00820863">
      <w:pPr>
        <w:rPr>
          <w:ins w:id="1741" w:author="xujiawei" w:date="2022-08-31T17:04:00Z"/>
          <w:rFonts w:eastAsia="黑体"/>
          <w:bCs/>
          <w:color w:val="000000"/>
        </w:rPr>
      </w:pPr>
      <w:ins w:id="1742" w:author="xujiawei" w:date="2022-08-31T17:04:00Z">
        <w:r w:rsidRPr="00EA0897">
          <w:rPr>
            <w:rFonts w:eastAsia="黑体"/>
            <w:b/>
            <w:bCs/>
            <w:color w:val="000000"/>
          </w:rPr>
          <w:t>3.</w:t>
        </w:r>
        <w:r>
          <w:rPr>
            <w:rFonts w:eastAsia="黑体"/>
            <w:b/>
            <w:bCs/>
            <w:color w:val="000000"/>
          </w:rPr>
          <w:t>3</w:t>
        </w:r>
        <w:r w:rsidRPr="00EA0897">
          <w:rPr>
            <w:rFonts w:eastAsia="黑体"/>
            <w:b/>
            <w:bCs/>
            <w:color w:val="000000"/>
          </w:rPr>
          <w:t xml:space="preserve"> </w:t>
        </w:r>
        <w:r>
          <w:rPr>
            <w:rFonts w:eastAsia="黑体" w:hint="eastAsia"/>
            <w:bCs/>
            <w:color w:val="000000"/>
          </w:rPr>
          <w:t>实验设计</w:t>
        </w:r>
      </w:ins>
    </w:p>
    <w:p w14:paraId="4C5D5E03" w14:textId="65DE7B0D" w:rsidR="00820863" w:rsidRPr="00BB119B" w:rsidRDefault="00820863">
      <w:pPr>
        <w:ind w:firstLine="420"/>
        <w:rPr>
          <w:ins w:id="1743" w:author="xujiawei" w:date="2022-08-10T11:14:00Z"/>
          <w:rFonts w:ascii="宋体" w:hAnsi="宋体"/>
          <w:color w:val="000000"/>
          <w:szCs w:val="21"/>
        </w:rPr>
        <w:pPrChange w:id="1744" w:author="xujiawei" w:date="2022-09-06T17:40:00Z">
          <w:pPr/>
        </w:pPrChange>
      </w:pPr>
      <w:ins w:id="1745" w:author="xujiawei" w:date="2022-08-31T17:04:00Z">
        <w:r w:rsidRPr="002C4F02">
          <w:rPr>
            <w:rFonts w:ascii="宋体" w:hAnsi="宋体" w:hint="eastAsia"/>
            <w:color w:val="000000"/>
            <w:szCs w:val="21"/>
          </w:rPr>
          <w:t>为了验证</w:t>
        </w:r>
      </w:ins>
      <w:ins w:id="1746" w:author="xujiawei" w:date="2022-09-07T11:08:00Z">
        <w:r w:rsidR="007913E2">
          <w:rPr>
            <w:rFonts w:ascii="宋体" w:hAnsi="宋体" w:hint="eastAsia"/>
            <w:color w:val="000000"/>
            <w:szCs w:val="21"/>
          </w:rPr>
          <w:t>本文</w:t>
        </w:r>
      </w:ins>
      <w:ins w:id="1747" w:author="xujiawei" w:date="2022-09-07T11:12:00Z">
        <w:r w:rsidR="000511A6" w:rsidRPr="00C20154">
          <w:rPr>
            <w:rPrChange w:id="1748" w:author="xujiawei" w:date="2022-09-07T11:13:00Z">
              <w:rPr>
                <w:rFonts w:ascii="宋体" w:hAnsi="宋体"/>
                <w:color w:val="000000"/>
                <w:szCs w:val="21"/>
              </w:rPr>
            </w:rPrChange>
          </w:rPr>
          <w:t>EPE_MMSA-VIT</w:t>
        </w:r>
      </w:ins>
      <w:ins w:id="1749" w:author="xujiawei" w:date="2022-08-31T17:04:00Z">
        <w:r w:rsidRPr="002C4F02">
          <w:rPr>
            <w:rFonts w:ascii="宋体" w:hAnsi="宋体" w:hint="eastAsia"/>
            <w:color w:val="000000"/>
            <w:szCs w:val="21"/>
          </w:rPr>
          <w:t>模型的</w:t>
        </w:r>
      </w:ins>
      <w:ins w:id="1750" w:author="xujiawei" w:date="2022-09-07T11:13:00Z">
        <w:r w:rsidR="003714AF">
          <w:rPr>
            <w:rFonts w:ascii="宋体" w:hAnsi="宋体" w:hint="eastAsia"/>
            <w:color w:val="000000"/>
            <w:szCs w:val="21"/>
          </w:rPr>
          <w:t>性能</w:t>
        </w:r>
      </w:ins>
      <w:ins w:id="1751" w:author="xujiawei" w:date="2022-08-31T17:04:00Z">
        <w:r w:rsidRPr="002C4F02">
          <w:rPr>
            <w:rFonts w:ascii="宋体" w:hAnsi="宋体" w:hint="eastAsia"/>
            <w:color w:val="000000"/>
            <w:szCs w:val="21"/>
          </w:rPr>
          <w:t>，分别</w:t>
        </w:r>
      </w:ins>
      <w:ins w:id="1752" w:author="xujiawei" w:date="2022-09-07T11:14:00Z">
        <w:r w:rsidR="007A650B">
          <w:rPr>
            <w:rFonts w:ascii="宋体" w:hAnsi="宋体" w:hint="eastAsia"/>
            <w:color w:val="000000"/>
            <w:szCs w:val="21"/>
          </w:rPr>
          <w:t>进行了如下</w:t>
        </w:r>
      </w:ins>
      <w:ins w:id="1753" w:author="xujiawei" w:date="2022-09-07T11:16:00Z">
        <w:r w:rsidR="001D1AB1">
          <w:rPr>
            <w:rFonts w:ascii="宋体" w:hAnsi="宋体"/>
            <w:color w:val="000000"/>
            <w:szCs w:val="21"/>
          </w:rPr>
          <w:t>4</w:t>
        </w:r>
      </w:ins>
      <w:ins w:id="1754" w:author="xujiawei" w:date="2022-09-07T11:14:00Z">
        <w:r w:rsidR="007A650B">
          <w:rPr>
            <w:rFonts w:ascii="宋体" w:hAnsi="宋体" w:hint="eastAsia"/>
            <w:color w:val="000000"/>
            <w:szCs w:val="21"/>
          </w:rPr>
          <w:t>个对比</w:t>
        </w:r>
        <w:r w:rsidR="00EF300F">
          <w:rPr>
            <w:rFonts w:ascii="宋体" w:hAnsi="宋体" w:hint="eastAsia"/>
            <w:color w:val="000000"/>
            <w:szCs w:val="21"/>
          </w:rPr>
          <w:t>。(</w:t>
        </w:r>
        <w:r w:rsidR="00EF300F">
          <w:rPr>
            <w:rFonts w:ascii="宋体" w:hAnsi="宋体"/>
            <w:color w:val="000000"/>
            <w:szCs w:val="21"/>
          </w:rPr>
          <w:t>1)</w:t>
        </w:r>
        <w:r w:rsidR="00EF300F">
          <w:rPr>
            <w:rFonts w:ascii="宋体" w:hAnsi="宋体" w:hint="eastAsia"/>
            <w:color w:val="000000"/>
            <w:szCs w:val="21"/>
          </w:rPr>
          <w:t>对比标准</w:t>
        </w:r>
        <w:r w:rsidR="00EF300F" w:rsidRPr="0045064A">
          <w:rPr>
            <w:rPrChange w:id="1755" w:author="xujiawei" w:date="2022-09-07T11:18:00Z">
              <w:rPr>
                <w:rFonts w:ascii="宋体" w:hAnsi="宋体"/>
                <w:color w:val="000000"/>
                <w:szCs w:val="21"/>
              </w:rPr>
            </w:rPrChange>
          </w:rPr>
          <w:t>VIT</w:t>
        </w:r>
        <w:r w:rsidR="00EF300F">
          <w:rPr>
            <w:rFonts w:ascii="宋体" w:hAnsi="宋体" w:hint="eastAsia"/>
            <w:color w:val="000000"/>
            <w:szCs w:val="21"/>
          </w:rPr>
          <w:t>模型的从</w:t>
        </w:r>
        <w:proofErr w:type="gramStart"/>
        <w:r w:rsidR="00EF300F">
          <w:rPr>
            <w:rFonts w:ascii="宋体" w:hAnsi="宋体" w:hint="eastAsia"/>
            <w:color w:val="000000"/>
            <w:szCs w:val="21"/>
          </w:rPr>
          <w:t>零学习</w:t>
        </w:r>
        <w:proofErr w:type="gramEnd"/>
        <w:r w:rsidR="00EF300F">
          <w:rPr>
            <w:rFonts w:ascii="宋体" w:hAnsi="宋体" w:hint="eastAsia"/>
            <w:color w:val="000000"/>
            <w:szCs w:val="21"/>
          </w:rPr>
          <w:t>的能力</w:t>
        </w:r>
      </w:ins>
      <w:ins w:id="1756" w:author="xujiawei" w:date="2022-09-07T11:15:00Z">
        <w:r w:rsidR="0043029B">
          <w:rPr>
            <w:rFonts w:ascii="宋体" w:hAnsi="宋体" w:hint="eastAsia"/>
            <w:color w:val="000000"/>
            <w:szCs w:val="21"/>
          </w:rPr>
          <w:t>。(</w:t>
        </w:r>
        <w:r w:rsidR="000B6CF9">
          <w:rPr>
            <w:rFonts w:ascii="宋体" w:hAnsi="宋体"/>
            <w:color w:val="000000"/>
            <w:szCs w:val="21"/>
          </w:rPr>
          <w:t>2</w:t>
        </w:r>
        <w:r w:rsidR="0043029B">
          <w:rPr>
            <w:rFonts w:ascii="宋体" w:hAnsi="宋体"/>
            <w:color w:val="000000"/>
            <w:szCs w:val="21"/>
          </w:rPr>
          <w:t>)</w:t>
        </w:r>
      </w:ins>
      <w:ins w:id="1757" w:author="xujiawei" w:date="2022-08-31T17:04:00Z">
        <w:r w:rsidRPr="002C4F02">
          <w:rPr>
            <w:rFonts w:ascii="宋体" w:hAnsi="宋体" w:hint="eastAsia"/>
            <w:color w:val="000000"/>
            <w:szCs w:val="21"/>
          </w:rPr>
          <w:t>对比</w:t>
        </w:r>
      </w:ins>
      <w:ins w:id="1758" w:author="xujiawei" w:date="2022-09-07T11:15:00Z">
        <w:r w:rsidR="0043029B">
          <w:rPr>
            <w:rFonts w:ascii="宋体" w:hAnsi="宋体" w:hint="eastAsia"/>
            <w:color w:val="000000"/>
            <w:szCs w:val="21"/>
          </w:rPr>
          <w:t>标准</w:t>
        </w:r>
        <w:r w:rsidR="0043029B" w:rsidRPr="006B1DEE">
          <w:rPr>
            <w:rPrChange w:id="1759" w:author="xujiawei" w:date="2022-09-07T11:17:00Z">
              <w:rPr>
                <w:rFonts w:ascii="宋体" w:hAnsi="宋体"/>
                <w:color w:val="000000"/>
                <w:szCs w:val="21"/>
              </w:rPr>
            </w:rPrChange>
          </w:rPr>
          <w:t>VIT</w:t>
        </w:r>
        <w:r w:rsidR="0043029B">
          <w:rPr>
            <w:rFonts w:ascii="宋体" w:hAnsi="宋体" w:hint="eastAsia"/>
            <w:color w:val="000000"/>
            <w:szCs w:val="21"/>
          </w:rPr>
          <w:t>模型的</w:t>
        </w:r>
      </w:ins>
      <w:ins w:id="1760" w:author="xujiawei" w:date="2022-09-07T11:24:00Z">
        <w:r w:rsidR="00DF24AC">
          <w:rPr>
            <w:rFonts w:ascii="宋体" w:hAnsi="宋体" w:hint="eastAsia"/>
            <w:color w:val="000000"/>
            <w:szCs w:val="21"/>
          </w:rPr>
          <w:t>类</w:t>
        </w:r>
        <w:proofErr w:type="gramStart"/>
        <w:r w:rsidR="00DF24AC">
          <w:rPr>
            <w:rFonts w:ascii="宋体" w:hAnsi="宋体" w:hint="eastAsia"/>
            <w:color w:val="000000"/>
            <w:szCs w:val="21"/>
          </w:rPr>
          <w:t>被词符</w:t>
        </w:r>
      </w:ins>
      <w:proofErr w:type="gramEnd"/>
      <w:ins w:id="1761" w:author="xujiawei" w:date="2022-09-07T11:15:00Z">
        <w:r w:rsidR="0043029B">
          <w:rPr>
            <w:rFonts w:ascii="宋体" w:hAnsi="宋体" w:hint="eastAsia"/>
            <w:color w:val="000000"/>
            <w:szCs w:val="21"/>
          </w:rPr>
          <w:t>注意力分布。</w:t>
        </w:r>
        <w:r w:rsidR="002C3937">
          <w:rPr>
            <w:rFonts w:ascii="宋体" w:hAnsi="宋体" w:hint="eastAsia"/>
            <w:color w:val="000000"/>
            <w:szCs w:val="21"/>
          </w:rPr>
          <w:t>(</w:t>
        </w:r>
      </w:ins>
      <w:ins w:id="1762" w:author="xujiawei" w:date="2022-09-07T11:16:00Z">
        <w:r w:rsidR="007E1AA6">
          <w:rPr>
            <w:rFonts w:ascii="宋体" w:hAnsi="宋体"/>
            <w:color w:val="000000"/>
            <w:szCs w:val="21"/>
          </w:rPr>
          <w:t>3</w:t>
        </w:r>
      </w:ins>
      <w:ins w:id="1763" w:author="xujiawei" w:date="2022-09-07T11:15:00Z">
        <w:r w:rsidR="002C3937">
          <w:rPr>
            <w:rFonts w:ascii="宋体" w:hAnsi="宋体"/>
            <w:color w:val="000000"/>
            <w:szCs w:val="21"/>
          </w:rPr>
          <w:t>)</w:t>
        </w:r>
        <w:r w:rsidR="002C3937">
          <w:rPr>
            <w:rFonts w:ascii="宋体" w:hAnsi="宋体" w:hint="eastAsia"/>
            <w:color w:val="000000"/>
            <w:szCs w:val="21"/>
          </w:rPr>
          <w:t>对比</w:t>
        </w:r>
      </w:ins>
      <w:ins w:id="1764" w:author="xujiawei" w:date="2022-08-31T17:04:00Z">
        <w:r w:rsidRPr="004F7A77">
          <w:rPr>
            <w:rPrChange w:id="1765" w:author="xujiawei" w:date="2022-09-07T11:02:00Z">
              <w:rPr>
                <w:rFonts w:ascii="宋体" w:hAnsi="宋体"/>
                <w:color w:val="000000"/>
                <w:szCs w:val="21"/>
              </w:rPr>
            </w:rPrChange>
          </w:rPr>
          <w:t>Resnet</w:t>
        </w:r>
        <w:r w:rsidRPr="002C4F02">
          <w:rPr>
            <w:rFonts w:ascii="宋体" w:hAnsi="宋体" w:hint="eastAsia"/>
            <w:color w:val="000000"/>
            <w:szCs w:val="21"/>
          </w:rPr>
          <w:t>，</w:t>
        </w:r>
      </w:ins>
      <w:proofErr w:type="spellStart"/>
      <w:ins w:id="1766" w:author="xujiawei" w:date="2022-09-07T11:02:00Z">
        <w:r w:rsidR="004F7A77" w:rsidRPr="00A372F6">
          <w:rPr>
            <w:rPrChange w:id="1767" w:author="xujiawei" w:date="2022-09-07T11:04:00Z">
              <w:rPr>
                <w:rFonts w:ascii="宋体" w:hAnsi="宋体"/>
                <w:color w:val="000000"/>
                <w:szCs w:val="21"/>
              </w:rPr>
            </w:rPrChange>
          </w:rPr>
          <w:t>Densenet</w:t>
        </w:r>
      </w:ins>
      <w:proofErr w:type="spellEnd"/>
      <w:ins w:id="1768" w:author="xujiawei" w:date="2022-08-31T17:04:00Z">
        <w:r w:rsidRPr="002C4F02">
          <w:rPr>
            <w:rFonts w:ascii="宋体" w:hAnsi="宋体" w:hint="eastAsia"/>
            <w:color w:val="000000"/>
            <w:szCs w:val="21"/>
          </w:rPr>
          <w:t>，</w:t>
        </w:r>
      </w:ins>
      <w:proofErr w:type="spellStart"/>
      <w:ins w:id="1769" w:author="xujiawei" w:date="2022-09-07T11:03:00Z">
        <w:r w:rsidR="00E96D4B" w:rsidRPr="00A372F6">
          <w:rPr>
            <w:rPrChange w:id="1770" w:author="xujiawei" w:date="2022-09-07T11:04:00Z">
              <w:rPr>
                <w:rFonts w:ascii="宋体" w:hAnsi="宋体"/>
                <w:color w:val="000000"/>
                <w:szCs w:val="21"/>
              </w:rPr>
            </w:rPrChange>
          </w:rPr>
          <w:t>Mobile</w:t>
        </w:r>
      </w:ins>
      <w:ins w:id="1771" w:author="xujiawei" w:date="2022-08-31T17:04:00Z">
        <w:r w:rsidRPr="00A372F6">
          <w:rPr>
            <w:rPrChange w:id="1772" w:author="xujiawei" w:date="2022-09-07T11:04:00Z">
              <w:rPr>
                <w:rFonts w:ascii="宋体" w:hAnsi="宋体"/>
                <w:color w:val="000000"/>
                <w:szCs w:val="21"/>
              </w:rPr>
            </w:rPrChange>
          </w:rPr>
          <w:t>net</w:t>
        </w:r>
      </w:ins>
      <w:proofErr w:type="spellEnd"/>
      <w:ins w:id="1773" w:author="xujiawei" w:date="2022-09-07T11:18:00Z">
        <w:r w:rsidR="00DA52ED">
          <w:rPr>
            <w:rFonts w:hint="eastAsia"/>
          </w:rPr>
          <w:t>等</w:t>
        </w:r>
        <w:r w:rsidR="00DA52ED">
          <w:rPr>
            <w:rFonts w:hint="eastAsia"/>
          </w:rPr>
          <w:t>DCNN</w:t>
        </w:r>
        <w:r w:rsidR="00DA52ED">
          <w:t>s</w:t>
        </w:r>
      </w:ins>
      <w:ins w:id="1774" w:author="xujiawei" w:date="2022-09-07T11:15:00Z">
        <w:r w:rsidR="006A2C73">
          <w:rPr>
            <w:rFonts w:hint="eastAsia"/>
          </w:rPr>
          <w:t>网络的病害识别能力</w:t>
        </w:r>
      </w:ins>
      <w:ins w:id="1775" w:author="xujiawei" w:date="2022-09-07T11:17:00Z">
        <w:r w:rsidR="00170123">
          <w:rPr>
            <w:rFonts w:hint="eastAsia"/>
          </w:rPr>
          <w:t>。</w:t>
        </w:r>
        <w:r w:rsidR="00170123">
          <w:rPr>
            <w:rFonts w:ascii="宋体" w:hAnsi="宋体" w:hint="eastAsia"/>
            <w:color w:val="000000"/>
            <w:szCs w:val="21"/>
          </w:rPr>
          <w:t>(</w:t>
        </w:r>
        <w:r w:rsidR="00170123">
          <w:rPr>
            <w:rFonts w:ascii="宋体" w:hAnsi="宋体"/>
            <w:color w:val="000000"/>
            <w:szCs w:val="21"/>
          </w:rPr>
          <w:t>4)</w:t>
        </w:r>
        <w:r w:rsidR="00170123">
          <w:rPr>
            <w:rFonts w:ascii="宋体" w:hAnsi="宋体" w:hint="eastAsia"/>
            <w:color w:val="000000"/>
            <w:szCs w:val="21"/>
          </w:rPr>
          <w:t>对比</w:t>
        </w:r>
        <w:r w:rsidR="00170123" w:rsidRPr="00610DA9">
          <w:rPr>
            <w:rFonts w:hint="eastAsia"/>
          </w:rPr>
          <w:t>Resnet</w:t>
        </w:r>
        <w:r w:rsidR="00170123" w:rsidRPr="002C4F02">
          <w:rPr>
            <w:rFonts w:ascii="宋体" w:hAnsi="宋体" w:hint="eastAsia"/>
            <w:color w:val="000000"/>
            <w:szCs w:val="21"/>
          </w:rPr>
          <w:t>，</w:t>
        </w:r>
        <w:proofErr w:type="spellStart"/>
        <w:r w:rsidR="00170123" w:rsidRPr="00610DA9">
          <w:rPr>
            <w:rFonts w:hint="eastAsia"/>
          </w:rPr>
          <w:t>Densenet</w:t>
        </w:r>
        <w:proofErr w:type="spellEnd"/>
        <w:r w:rsidR="00170123" w:rsidRPr="002C4F02">
          <w:rPr>
            <w:rFonts w:ascii="宋体" w:hAnsi="宋体" w:hint="eastAsia"/>
            <w:color w:val="000000"/>
            <w:szCs w:val="21"/>
          </w:rPr>
          <w:t>，</w:t>
        </w:r>
        <w:proofErr w:type="spellStart"/>
        <w:r w:rsidR="00170123" w:rsidRPr="00610DA9">
          <w:t>Mobile</w:t>
        </w:r>
        <w:r w:rsidR="00170123" w:rsidRPr="00610DA9">
          <w:rPr>
            <w:rFonts w:hint="eastAsia"/>
          </w:rPr>
          <w:t>net</w:t>
        </w:r>
      </w:ins>
      <w:proofErr w:type="spellEnd"/>
      <w:ins w:id="1776" w:author="xujiawei" w:date="2022-09-07T11:18:00Z">
        <w:r w:rsidR="007917F7">
          <w:rPr>
            <w:rFonts w:hint="eastAsia"/>
          </w:rPr>
          <w:t>等</w:t>
        </w:r>
        <w:r w:rsidR="007917F7">
          <w:rPr>
            <w:rFonts w:hint="eastAsia"/>
          </w:rPr>
          <w:t>DCNN</w:t>
        </w:r>
        <w:r w:rsidR="007917F7">
          <w:t>s</w:t>
        </w:r>
      </w:ins>
      <w:ins w:id="1777" w:author="xujiawei" w:date="2022-09-07T11:17:00Z">
        <w:r w:rsidR="00170123">
          <w:rPr>
            <w:rFonts w:hint="eastAsia"/>
          </w:rPr>
          <w:t>网络的</w:t>
        </w:r>
        <w:r w:rsidR="00F262C9">
          <w:rPr>
            <w:rFonts w:hint="eastAsia"/>
          </w:rPr>
          <w:t>面对噪声</w:t>
        </w:r>
      </w:ins>
      <w:ins w:id="1778" w:author="xujiawei" w:date="2022-09-07T11:19:00Z">
        <w:r w:rsidR="002641E4">
          <w:rPr>
            <w:rFonts w:hint="eastAsia"/>
          </w:rPr>
          <w:t>时</w:t>
        </w:r>
      </w:ins>
      <w:ins w:id="1779" w:author="xujiawei" w:date="2022-09-07T11:17:00Z">
        <w:r w:rsidR="00F262C9">
          <w:rPr>
            <w:rFonts w:hint="eastAsia"/>
          </w:rPr>
          <w:t>的鲁棒性</w:t>
        </w:r>
        <w:r w:rsidR="00556F42">
          <w:rPr>
            <w:rFonts w:hint="eastAsia"/>
          </w:rPr>
          <w:t>。</w:t>
        </w:r>
      </w:ins>
    </w:p>
    <w:p w14:paraId="59E694FF" w14:textId="5D9935BD" w:rsidR="00196617" w:rsidRDefault="00196617" w:rsidP="002C4F02">
      <w:pPr>
        <w:rPr>
          <w:ins w:id="1780" w:author="xujiawei" w:date="2022-08-11T14:58:00Z"/>
          <w:rFonts w:eastAsia="黑体"/>
          <w:bCs/>
          <w:color w:val="000000"/>
        </w:rPr>
      </w:pPr>
      <w:ins w:id="1781" w:author="xujiawei" w:date="2022-08-11T14:49:00Z">
        <w:r w:rsidRPr="00EA0897">
          <w:rPr>
            <w:rFonts w:eastAsia="黑体"/>
            <w:b/>
            <w:bCs/>
            <w:color w:val="000000"/>
          </w:rPr>
          <w:t>3.</w:t>
        </w:r>
        <w:r>
          <w:rPr>
            <w:rFonts w:eastAsia="黑体"/>
            <w:b/>
            <w:bCs/>
            <w:color w:val="000000"/>
          </w:rPr>
          <w:t>4</w:t>
        </w:r>
        <w:r w:rsidRPr="00EA0897">
          <w:rPr>
            <w:rFonts w:eastAsia="黑体"/>
            <w:b/>
            <w:bCs/>
            <w:color w:val="000000"/>
          </w:rPr>
          <w:t xml:space="preserve"> </w:t>
        </w:r>
      </w:ins>
      <w:ins w:id="1782" w:author="xujiawei" w:date="2022-09-01T15:01:00Z">
        <w:r w:rsidR="006B6CB8">
          <w:rPr>
            <w:rFonts w:eastAsia="黑体" w:hint="eastAsia"/>
            <w:bCs/>
            <w:color w:val="000000"/>
          </w:rPr>
          <w:t>评价</w:t>
        </w:r>
      </w:ins>
      <w:ins w:id="1783" w:author="xujiawei" w:date="2022-08-11T14:52:00Z">
        <w:r>
          <w:rPr>
            <w:rFonts w:eastAsia="黑体" w:hint="eastAsia"/>
            <w:bCs/>
            <w:color w:val="000000"/>
          </w:rPr>
          <w:t>指标</w:t>
        </w:r>
      </w:ins>
    </w:p>
    <w:p w14:paraId="4B12952A" w14:textId="0201CC8A" w:rsidR="00A51728" w:rsidRDefault="004E0529">
      <w:pPr>
        <w:ind w:firstLine="420"/>
        <w:rPr>
          <w:ins w:id="1784" w:author="xujiawei" w:date="2022-09-01T17:10:00Z"/>
          <w:rFonts w:ascii="宋体" w:hAnsi="宋体"/>
          <w:color w:val="000000"/>
          <w:szCs w:val="21"/>
        </w:rPr>
      </w:pPr>
      <w:ins w:id="1785" w:author="xujiawei" w:date="2022-09-07T11:25:00Z">
        <w:r>
          <w:rPr>
            <w:rFonts w:ascii="宋体" w:hAnsi="宋体" w:hint="eastAsia"/>
            <w:color w:val="000000"/>
            <w:szCs w:val="21"/>
          </w:rPr>
          <w:t>在评价模型的分类性能上，</w:t>
        </w:r>
      </w:ins>
      <w:ins w:id="1786" w:author="xujiawei" w:date="2022-09-01T14:51:00Z">
        <w:r w:rsidR="00E6712E">
          <w:rPr>
            <w:rFonts w:ascii="宋体" w:hAnsi="宋体" w:hint="eastAsia"/>
            <w:color w:val="000000"/>
            <w:szCs w:val="21"/>
          </w:rPr>
          <w:t>本文使用</w:t>
        </w:r>
      </w:ins>
      <w:ins w:id="1787" w:author="xujiawei" w:date="2022-09-07T11:28:00Z">
        <w:r w:rsidR="00801450" w:rsidRPr="00D25A89">
          <w:rPr>
            <w:rFonts w:ascii="宋体" w:hAnsi="宋体" w:hint="eastAsia"/>
            <w:color w:val="000000"/>
            <w:szCs w:val="21"/>
          </w:rPr>
          <w:t>准确</w:t>
        </w:r>
      </w:ins>
      <w:ins w:id="1788" w:author="xujiawei" w:date="2022-09-07T11:29:00Z">
        <w:r w:rsidR="00801450">
          <w:rPr>
            <w:rFonts w:ascii="宋体" w:hAnsi="宋体" w:hint="eastAsia"/>
            <w:color w:val="000000"/>
            <w:szCs w:val="21"/>
          </w:rPr>
          <w:t>度</w:t>
        </w:r>
      </w:ins>
      <w:ins w:id="1789" w:author="xujiawei" w:date="2022-09-07T11:28:00Z">
        <w:r w:rsidR="00801450" w:rsidRPr="00D25A89">
          <w:rPr>
            <w:rFonts w:ascii="宋体" w:hAnsi="宋体"/>
            <w:color w:val="000000"/>
            <w:szCs w:val="21"/>
          </w:rPr>
          <w:t>(</w:t>
        </w:r>
      </w:ins>
      <w:ins w:id="1790" w:author="xujiawei" w:date="2022-09-07T11:29:00Z">
        <w:r w:rsidR="00801450" w:rsidRPr="00600501">
          <w:rPr>
            <w:rPrChange w:id="1791" w:author="xujiawei" w:date="2022-09-07T11:31:00Z">
              <w:rPr>
                <w:rFonts w:ascii="宋体" w:hAnsi="宋体"/>
                <w:color w:val="000000"/>
                <w:szCs w:val="21"/>
              </w:rPr>
            </w:rPrChange>
          </w:rPr>
          <w:t>Accuracy</w:t>
        </w:r>
      </w:ins>
      <w:ins w:id="1792" w:author="xujiawei" w:date="2022-09-07T11:31:00Z">
        <w:r w:rsidR="00600501">
          <w:rPr>
            <w:rFonts w:ascii="宋体" w:hAnsi="宋体" w:hint="eastAsia"/>
            <w:color w:val="000000"/>
            <w:szCs w:val="21"/>
          </w:rPr>
          <w:t>，</w:t>
        </w:r>
      </w:ins>
      <w:ins w:id="1793" w:author="xujiawei" w:date="2022-09-07T11:28:00Z">
        <w:r w:rsidR="00801450" w:rsidRPr="00CE63F1">
          <w:rPr>
            <w:rPrChange w:id="1794" w:author="xujiawei" w:date="2022-09-07T11:31:00Z">
              <w:rPr>
                <w:rFonts w:ascii="宋体" w:hAnsi="宋体"/>
                <w:color w:val="000000"/>
                <w:szCs w:val="21"/>
              </w:rPr>
            </w:rPrChange>
          </w:rPr>
          <w:t>Acc</w:t>
        </w:r>
        <w:r w:rsidR="00801450" w:rsidRPr="00D25A89">
          <w:rPr>
            <w:rFonts w:ascii="宋体" w:hAnsi="宋体"/>
            <w:color w:val="000000"/>
            <w:szCs w:val="21"/>
          </w:rPr>
          <w:t>)</w:t>
        </w:r>
        <w:r w:rsidR="00801450">
          <w:rPr>
            <w:rFonts w:ascii="宋体" w:hAnsi="宋体"/>
            <w:color w:val="000000"/>
            <w:szCs w:val="21"/>
          </w:rPr>
          <w:t>,</w:t>
        </w:r>
      </w:ins>
      <w:ins w:id="1795" w:author="xujiawei" w:date="2022-09-01T14:54:00Z">
        <w:r w:rsidR="00B01059" w:rsidRPr="00D25A89">
          <w:rPr>
            <w:rFonts w:ascii="宋体" w:hAnsi="宋体" w:hint="eastAsia"/>
            <w:color w:val="000000"/>
            <w:szCs w:val="21"/>
          </w:rPr>
          <w:t>灵敏</w:t>
        </w:r>
      </w:ins>
      <w:ins w:id="1796" w:author="xujiawei" w:date="2022-09-07T11:30:00Z">
        <w:r w:rsidR="004305B1">
          <w:rPr>
            <w:rFonts w:ascii="宋体" w:hAnsi="宋体" w:hint="eastAsia"/>
            <w:color w:val="000000"/>
            <w:szCs w:val="21"/>
          </w:rPr>
          <w:t>度</w:t>
        </w:r>
      </w:ins>
      <w:ins w:id="1797" w:author="xujiawei" w:date="2022-09-01T14:54:00Z">
        <w:r w:rsidR="00B01059" w:rsidRPr="00D25A89">
          <w:rPr>
            <w:rFonts w:ascii="宋体" w:hAnsi="宋体"/>
            <w:color w:val="000000"/>
            <w:szCs w:val="21"/>
          </w:rPr>
          <w:t>(</w:t>
        </w:r>
      </w:ins>
      <w:ins w:id="1798" w:author="xujiawei" w:date="2022-09-07T11:26:00Z">
        <w:r w:rsidRPr="004E0529">
          <w:rPr>
            <w:rPrChange w:id="1799" w:author="xujiawei" w:date="2022-09-07T11:26:00Z">
              <w:rPr>
                <w:rFonts w:ascii="宋体" w:hAnsi="宋体"/>
                <w:color w:val="000000"/>
                <w:szCs w:val="21"/>
              </w:rPr>
            </w:rPrChange>
          </w:rPr>
          <w:t>Sensitivity</w:t>
        </w:r>
        <w:r>
          <w:rPr>
            <w:rFonts w:ascii="宋体" w:hAnsi="宋体" w:hint="eastAsia"/>
            <w:color w:val="000000"/>
            <w:szCs w:val="21"/>
          </w:rPr>
          <w:t>，</w:t>
        </w:r>
      </w:ins>
      <w:ins w:id="1800" w:author="xujiawei" w:date="2022-09-01T14:54:00Z">
        <w:r w:rsidR="00B01059" w:rsidRPr="00C35D6E">
          <w:rPr>
            <w:rPrChange w:id="1801" w:author="xujiawei" w:date="2022-09-07T11:20:00Z">
              <w:rPr>
                <w:rFonts w:ascii="宋体" w:hAnsi="宋体"/>
                <w:color w:val="000000"/>
                <w:szCs w:val="21"/>
              </w:rPr>
            </w:rPrChange>
          </w:rPr>
          <w:t>Sen</w:t>
        </w:r>
        <w:r w:rsidR="00B01059" w:rsidRPr="00D25A89">
          <w:rPr>
            <w:rFonts w:ascii="宋体" w:hAnsi="宋体"/>
            <w:color w:val="000000"/>
            <w:szCs w:val="21"/>
          </w:rPr>
          <w:t>)</w:t>
        </w:r>
        <w:r w:rsidR="00B01059" w:rsidRPr="00D25A89">
          <w:rPr>
            <w:rFonts w:ascii="宋体" w:hAnsi="宋体" w:hint="eastAsia"/>
            <w:color w:val="000000"/>
            <w:szCs w:val="21"/>
          </w:rPr>
          <w:t>，特异</w:t>
        </w:r>
      </w:ins>
      <w:ins w:id="1802" w:author="xujiawei" w:date="2022-09-07T11:30:00Z">
        <w:r w:rsidR="004305B1">
          <w:rPr>
            <w:rFonts w:ascii="宋体" w:hAnsi="宋体" w:hint="eastAsia"/>
            <w:color w:val="000000"/>
            <w:szCs w:val="21"/>
          </w:rPr>
          <w:t>性</w:t>
        </w:r>
      </w:ins>
      <w:ins w:id="1803" w:author="xujiawei" w:date="2022-09-01T14:54:00Z">
        <w:r w:rsidR="00B01059" w:rsidRPr="00D25A89">
          <w:rPr>
            <w:rFonts w:ascii="宋体" w:hAnsi="宋体"/>
            <w:color w:val="000000"/>
            <w:szCs w:val="21"/>
          </w:rPr>
          <w:t>(</w:t>
        </w:r>
      </w:ins>
      <w:ins w:id="1804" w:author="xujiawei" w:date="2022-09-07T11:30:00Z">
        <w:r w:rsidR="004305B1" w:rsidRPr="00D8571D">
          <w:rPr>
            <w:rPrChange w:id="1805" w:author="xujiawei" w:date="2022-09-07T11:31:00Z">
              <w:rPr>
                <w:rFonts w:ascii="宋体" w:hAnsi="宋体"/>
                <w:color w:val="000000"/>
                <w:szCs w:val="21"/>
              </w:rPr>
            </w:rPrChange>
          </w:rPr>
          <w:t>Specificity</w:t>
        </w:r>
        <w:r w:rsidR="004305B1">
          <w:rPr>
            <w:rFonts w:ascii="宋体" w:hAnsi="宋体" w:hint="eastAsia"/>
            <w:color w:val="000000"/>
            <w:szCs w:val="21"/>
          </w:rPr>
          <w:t>，</w:t>
        </w:r>
      </w:ins>
      <w:proofErr w:type="spellStart"/>
      <w:ins w:id="1806" w:author="xujiawei" w:date="2022-09-01T14:54:00Z">
        <w:r w:rsidR="00B01059" w:rsidRPr="00A52D1F">
          <w:rPr>
            <w:rPrChange w:id="1807" w:author="xujiawei" w:date="2022-09-07T11:22:00Z">
              <w:rPr>
                <w:rFonts w:ascii="宋体" w:hAnsi="宋体"/>
                <w:color w:val="000000"/>
                <w:szCs w:val="21"/>
              </w:rPr>
            </w:rPrChange>
          </w:rPr>
          <w:t>Spe</w:t>
        </w:r>
        <w:proofErr w:type="spellEnd"/>
        <w:r w:rsidR="00B01059" w:rsidRPr="00D25A89">
          <w:rPr>
            <w:rFonts w:ascii="宋体" w:hAnsi="宋体"/>
            <w:color w:val="000000"/>
            <w:szCs w:val="21"/>
          </w:rPr>
          <w:t>)</w:t>
        </w:r>
        <w:r w:rsidR="00B01059">
          <w:rPr>
            <w:rFonts w:ascii="宋体" w:hAnsi="宋体" w:hint="eastAsia"/>
            <w:color w:val="000000"/>
            <w:szCs w:val="21"/>
          </w:rPr>
          <w:t>和</w:t>
        </w:r>
      </w:ins>
      <w:ins w:id="1808" w:author="xujiawei" w:date="2022-09-07T11:30:00Z">
        <w:r w:rsidR="004305B1">
          <w:rPr>
            <w:rFonts w:ascii="宋体" w:hAnsi="宋体" w:hint="eastAsia"/>
            <w:color w:val="000000"/>
            <w:szCs w:val="21"/>
          </w:rPr>
          <w:t>精确性（</w:t>
        </w:r>
      </w:ins>
      <w:ins w:id="1809" w:author="xujiawei" w:date="2022-09-07T11:31:00Z">
        <w:r w:rsidR="004305B1" w:rsidRPr="00074BEB">
          <w:rPr>
            <w:rPrChange w:id="1810" w:author="xujiawei" w:date="2022-09-07T11:31:00Z">
              <w:rPr>
                <w:rFonts w:ascii="宋体" w:hAnsi="宋体"/>
                <w:color w:val="000000"/>
                <w:szCs w:val="21"/>
              </w:rPr>
            </w:rPrChange>
          </w:rPr>
          <w:t>Precision</w:t>
        </w:r>
        <w:r w:rsidR="004305B1">
          <w:rPr>
            <w:rFonts w:ascii="宋体" w:hAnsi="宋体" w:hint="eastAsia"/>
            <w:color w:val="000000"/>
            <w:szCs w:val="21"/>
          </w:rPr>
          <w:t>，</w:t>
        </w:r>
        <w:r w:rsidR="004305B1" w:rsidRPr="00074BEB">
          <w:rPr>
            <w:rPrChange w:id="1811" w:author="xujiawei" w:date="2022-09-07T11:32:00Z">
              <w:rPr>
                <w:rFonts w:ascii="宋体" w:hAnsi="宋体"/>
                <w:color w:val="000000"/>
                <w:szCs w:val="21"/>
              </w:rPr>
            </w:rPrChange>
          </w:rPr>
          <w:t>Pre</w:t>
        </w:r>
      </w:ins>
      <w:ins w:id="1812" w:author="xujiawei" w:date="2022-09-07T11:30:00Z">
        <w:r w:rsidR="004305B1">
          <w:rPr>
            <w:rFonts w:ascii="宋体" w:hAnsi="宋体" w:hint="eastAsia"/>
            <w:color w:val="000000"/>
            <w:szCs w:val="21"/>
          </w:rPr>
          <w:t>）</w:t>
        </w:r>
      </w:ins>
      <w:ins w:id="1813" w:author="xujiawei" w:date="2022-09-07T11:32:00Z">
        <w:r w:rsidR="007C225F">
          <w:rPr>
            <w:rFonts w:ascii="宋体" w:hAnsi="宋体" w:hint="eastAsia"/>
            <w:color w:val="000000"/>
            <w:szCs w:val="21"/>
          </w:rPr>
          <w:t>。</w:t>
        </w:r>
        <w:r w:rsidR="009E640D">
          <w:rPr>
            <w:rFonts w:ascii="宋体" w:hAnsi="宋体" w:hint="eastAsia"/>
            <w:color w:val="000000"/>
            <w:szCs w:val="21"/>
          </w:rPr>
          <w:t>评价</w:t>
        </w:r>
      </w:ins>
      <w:ins w:id="1814" w:author="xujiawei" w:date="2022-09-01T14:54:00Z">
        <w:r w:rsidR="004B7AB1">
          <w:rPr>
            <w:rFonts w:ascii="宋体" w:hAnsi="宋体" w:hint="eastAsia"/>
            <w:color w:val="000000"/>
            <w:szCs w:val="21"/>
          </w:rPr>
          <w:t>在</w:t>
        </w:r>
      </w:ins>
      <w:ins w:id="1815" w:author="xujiawei" w:date="2022-09-07T11:32:00Z">
        <w:r w:rsidR="009E640D">
          <w:rPr>
            <w:rFonts w:ascii="宋体" w:hAnsi="宋体" w:hint="eastAsia"/>
            <w:color w:val="000000"/>
            <w:szCs w:val="21"/>
          </w:rPr>
          <w:t>增强后的</w:t>
        </w:r>
      </w:ins>
      <w:proofErr w:type="spellStart"/>
      <w:ins w:id="1816" w:author="xujiawei" w:date="2022-09-01T14:54:00Z">
        <w:r w:rsidR="004B7AB1" w:rsidRPr="00B70496">
          <w:rPr>
            <w:rPrChange w:id="1817" w:author="xujiawei" w:date="2022-09-07T11:32:00Z">
              <w:rPr>
                <w:rFonts w:ascii="宋体" w:hAnsi="宋体"/>
                <w:color w:val="000000"/>
                <w:szCs w:val="21"/>
              </w:rPr>
            </w:rPrChange>
          </w:rPr>
          <w:t>PlantVillage</w:t>
        </w:r>
      </w:ins>
      <w:proofErr w:type="spellEnd"/>
      <w:ins w:id="1818" w:author="xujiawei" w:date="2022-09-01T15:01:00Z">
        <w:r w:rsidR="00C013AF">
          <w:rPr>
            <w:rFonts w:ascii="宋体" w:hAnsi="宋体" w:hint="eastAsia"/>
            <w:color w:val="000000"/>
            <w:szCs w:val="21"/>
          </w:rPr>
          <w:t>的番茄病害子集上</w:t>
        </w:r>
      </w:ins>
      <w:ins w:id="1819" w:author="xujiawei" w:date="2022-09-07T11:32:00Z">
        <w:r w:rsidR="00214AFB">
          <w:rPr>
            <w:rFonts w:ascii="宋体" w:hAnsi="宋体" w:hint="eastAsia"/>
            <w:color w:val="000000"/>
            <w:szCs w:val="21"/>
          </w:rPr>
          <w:t>分类</w:t>
        </w:r>
      </w:ins>
      <w:ins w:id="1820" w:author="xujiawei" w:date="2022-09-07T11:33:00Z">
        <w:r w:rsidR="00214AFB">
          <w:rPr>
            <w:rFonts w:ascii="宋体" w:hAnsi="宋体" w:hint="eastAsia"/>
            <w:color w:val="000000"/>
            <w:szCs w:val="21"/>
          </w:rPr>
          <w:t>能力</w:t>
        </w:r>
      </w:ins>
      <w:ins w:id="1821" w:author="xujiawei" w:date="2022-09-01T14:55:00Z">
        <w:r w:rsidR="00046222">
          <w:rPr>
            <w:rFonts w:ascii="宋体" w:hAnsi="宋体" w:hint="eastAsia"/>
            <w:color w:val="000000"/>
            <w:szCs w:val="21"/>
          </w:rPr>
          <w:t>。</w:t>
        </w:r>
      </w:ins>
      <w:ins w:id="1822" w:author="xujiawei" w:date="2022-09-01T15:02:00Z">
        <w:r w:rsidR="00544A57">
          <w:rPr>
            <w:rFonts w:ascii="宋体" w:hAnsi="宋体" w:hint="eastAsia"/>
            <w:color w:val="000000"/>
            <w:szCs w:val="21"/>
          </w:rPr>
          <w:t>下面公式</w:t>
        </w:r>
      </w:ins>
      <w:ins w:id="1823" w:author="xujiawei" w:date="2022-09-01T15:01:00Z">
        <w:r w:rsidR="00203F7E">
          <w:rPr>
            <w:rFonts w:ascii="宋体" w:hAnsi="宋体" w:hint="eastAsia"/>
            <w:color w:val="000000"/>
            <w:szCs w:val="21"/>
          </w:rPr>
          <w:t>给出</w:t>
        </w:r>
      </w:ins>
      <w:ins w:id="1824" w:author="xujiawei" w:date="2022-09-07T11:33:00Z">
        <w:r w:rsidR="006D540E" w:rsidRPr="00985A61">
          <w:rPr>
            <w:rPrChange w:id="1825" w:author="xujiawei" w:date="2022-09-07T11:33:00Z">
              <w:rPr>
                <w:rFonts w:ascii="宋体" w:hAnsi="宋体"/>
                <w:color w:val="000000"/>
                <w:szCs w:val="21"/>
              </w:rPr>
            </w:rPrChange>
          </w:rPr>
          <w:t>Acc</w:t>
        </w:r>
        <w:r w:rsidR="00134056">
          <w:rPr>
            <w:rFonts w:hint="eastAsia"/>
          </w:rPr>
          <w:t>，</w:t>
        </w:r>
      </w:ins>
      <w:ins w:id="1826" w:author="xujiawei" w:date="2022-09-01T15:02:00Z">
        <w:r w:rsidR="00203F7E" w:rsidRPr="00985A61">
          <w:rPr>
            <w:rPrChange w:id="1827" w:author="xujiawei" w:date="2022-09-07T11:33:00Z">
              <w:rPr>
                <w:rFonts w:ascii="宋体" w:hAnsi="宋体"/>
                <w:color w:val="000000"/>
                <w:szCs w:val="21"/>
              </w:rPr>
            </w:rPrChange>
          </w:rPr>
          <w:t>Sen</w:t>
        </w:r>
      </w:ins>
      <w:ins w:id="1828" w:author="xujiawei" w:date="2022-09-07T11:33:00Z">
        <w:r w:rsidR="00134056">
          <w:rPr>
            <w:rFonts w:hint="eastAsia"/>
          </w:rPr>
          <w:t>，</w:t>
        </w:r>
      </w:ins>
      <w:proofErr w:type="spellStart"/>
      <w:ins w:id="1829" w:author="xujiawei" w:date="2022-09-01T15:02:00Z">
        <w:r w:rsidR="00203F7E" w:rsidRPr="00985A61">
          <w:rPr>
            <w:rPrChange w:id="1830" w:author="xujiawei" w:date="2022-09-07T11:33:00Z">
              <w:rPr>
                <w:rFonts w:ascii="宋体" w:hAnsi="宋体"/>
                <w:color w:val="000000"/>
                <w:szCs w:val="21"/>
              </w:rPr>
            </w:rPrChange>
          </w:rPr>
          <w:t>Spe</w:t>
        </w:r>
        <w:proofErr w:type="spellEnd"/>
        <w:r w:rsidR="00203F7E">
          <w:rPr>
            <w:rFonts w:ascii="宋体" w:hAnsi="宋体" w:hint="eastAsia"/>
            <w:color w:val="000000"/>
            <w:szCs w:val="21"/>
          </w:rPr>
          <w:t>和</w:t>
        </w:r>
      </w:ins>
      <w:ins w:id="1831" w:author="xujiawei" w:date="2022-09-07T11:33:00Z">
        <w:r w:rsidR="006D540E" w:rsidRPr="00134056">
          <w:rPr>
            <w:rPrChange w:id="1832" w:author="xujiawei" w:date="2022-09-07T11:33:00Z">
              <w:rPr>
                <w:rFonts w:ascii="宋体" w:hAnsi="宋体"/>
                <w:color w:val="000000"/>
                <w:szCs w:val="21"/>
              </w:rPr>
            </w:rPrChange>
          </w:rPr>
          <w:t>Pre</w:t>
        </w:r>
      </w:ins>
      <w:ins w:id="1833" w:author="xujiawei" w:date="2022-09-07T11:39:00Z">
        <w:r w:rsidR="006C1A5D">
          <w:rPr>
            <w:rFonts w:ascii="宋体" w:hAnsi="宋体" w:hint="eastAsia"/>
            <w:color w:val="000000"/>
            <w:szCs w:val="21"/>
          </w:rPr>
          <w:t>公式</w:t>
        </w:r>
      </w:ins>
      <w:ins w:id="1834" w:author="xujiawei" w:date="2022-09-01T15:02:00Z">
        <w:r w:rsidR="00203F7E">
          <w:rPr>
            <w:rFonts w:ascii="宋体" w:hAnsi="宋体" w:hint="eastAsia"/>
            <w:color w:val="000000"/>
            <w:szCs w:val="21"/>
          </w:rPr>
          <w:t>定义</w:t>
        </w:r>
      </w:ins>
      <w:ins w:id="1835" w:author="xujiawei" w:date="2022-08-11T15:29:00Z">
        <w:r w:rsidR="00915E2F">
          <w:rPr>
            <w:rFonts w:ascii="宋体" w:hAnsi="宋体" w:hint="eastAsia"/>
            <w:color w:val="000000"/>
            <w:szCs w:val="21"/>
          </w:rPr>
          <w:t>：</w:t>
        </w:r>
      </w:ins>
    </w:p>
    <w:p w14:paraId="61ABC5C4" w14:textId="373043DE" w:rsidR="001D2DD1" w:rsidRDefault="00995C28" w:rsidP="00995C28">
      <w:pPr>
        <w:pStyle w:val="MTDisplayEquation"/>
        <w:rPr>
          <w:ins w:id="1836" w:author="xujiawei" w:date="2022-09-06T13:57:00Z"/>
        </w:rPr>
      </w:pPr>
      <w:ins w:id="1837" w:author="xujiawei" w:date="2022-09-06T13:57:00Z">
        <w:r>
          <w:tab/>
        </w:r>
      </w:ins>
    </w:p>
    <w:p w14:paraId="51A87244" w14:textId="75FDF426" w:rsidR="00995C28" w:rsidRPr="00995C28" w:rsidRDefault="00995C28">
      <w:pPr>
        <w:pStyle w:val="MTDisplayEquation"/>
        <w:rPr>
          <w:ins w:id="1838" w:author="xujiawei" w:date="2022-08-11T15:32:00Z"/>
        </w:rPr>
        <w:pPrChange w:id="1839" w:author="xujiawei" w:date="2022-09-06T13:57:00Z">
          <w:pPr/>
        </w:pPrChange>
      </w:pPr>
      <w:ins w:id="1840" w:author="xujiawei" w:date="2022-09-06T13:57:00Z">
        <w:r>
          <w:tab/>
        </w:r>
      </w:ins>
      <w:ins w:id="1841" w:author="xujiawei" w:date="2022-09-06T13:57:00Z">
        <w:r w:rsidRPr="00995C28">
          <w:rPr>
            <w:position w:val="-18"/>
            <w:rPrChange w:id="1842" w:author="xujiawei" w:date="2022-09-06T13:57:00Z">
              <w:rPr>
                <w:position w:val="-18"/>
              </w:rPr>
            </w:rPrChange>
          </w:rPr>
          <w:object w:dxaOrig="2600" w:dyaOrig="620" w14:anchorId="381F98BC">
            <v:shape id="_x0000_i1073" type="#_x0000_t75" style="width:129.9pt;height:30.95pt" o:ole="">
              <v:imagedata r:id="rId115" o:title=""/>
            </v:shape>
            <o:OLEObject Type="Embed" ProgID="Equation.DSMT4" ShapeID="_x0000_i1073" DrawAspect="Content" ObjectID="_1724166684" r:id="rId116"/>
          </w:object>
        </w:r>
      </w:ins>
      <w:ins w:id="1843" w:author="xujiawei" w:date="2022-09-06T13:57:00Z">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MTEqn \c \* Arabic \* MERGEFORMAT </w:instrText>
        </w:r>
      </w:ins>
      <w:r>
        <w:fldChar w:fldCharType="separate"/>
      </w:r>
      <w:ins w:id="1844" w:author="xujiawei" w:date="2022-09-06T13:57:00Z">
        <w:r>
          <w:rPr>
            <w:noProof/>
          </w:rPr>
          <w:instrText>7</w:instrText>
        </w:r>
        <w:r>
          <w:fldChar w:fldCharType="end"/>
        </w:r>
        <w:r>
          <w:instrText>)</w:instrText>
        </w:r>
        <w:r>
          <w:fldChar w:fldCharType="end"/>
        </w:r>
      </w:ins>
    </w:p>
    <w:p w14:paraId="1C32293B" w14:textId="4FE776CE" w:rsidR="00A51728" w:rsidRDefault="00A51728">
      <w:pPr>
        <w:pStyle w:val="MTDisplayEquation"/>
        <w:rPr>
          <w:ins w:id="1845" w:author="xujiawei" w:date="2022-08-11T15:32:00Z"/>
        </w:rPr>
        <w:pPrChange w:id="1846" w:author="xujiawei" w:date="2022-08-11T15:32:00Z">
          <w:pPr/>
        </w:pPrChange>
      </w:pPr>
      <w:ins w:id="1847" w:author="xujiawei" w:date="2022-08-11T15:32:00Z">
        <w:r>
          <w:tab/>
        </w:r>
      </w:ins>
      <w:ins w:id="1848" w:author="xujiawei" w:date="2022-08-11T15:32:00Z">
        <w:r w:rsidR="002A30BB" w:rsidRPr="0095591D">
          <w:rPr>
            <w:position w:val="-24"/>
          </w:rPr>
          <w:object w:dxaOrig="1540" w:dyaOrig="620" w14:anchorId="34DE7450">
            <v:shape id="_x0000_i1074" type="#_x0000_t75" style="width:77.5pt;height:31.25pt" o:ole="">
              <v:imagedata r:id="rId117" o:title=""/>
            </v:shape>
            <o:OLEObject Type="Embed" ProgID="Equation.DSMT4" ShapeID="_x0000_i1074" DrawAspect="Content" ObjectID="_1724166685" r:id="rId118"/>
          </w:object>
        </w:r>
      </w:ins>
      <w:ins w:id="1849" w:author="xujiawei" w:date="2022-08-11T15:32:00Z">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MTEqn \c \* Arabic \* MERGEFORMAT </w:instrText>
        </w:r>
      </w:ins>
      <w:r>
        <w:fldChar w:fldCharType="separate"/>
      </w:r>
      <w:ins w:id="1850" w:author="xujiawei" w:date="2022-09-06T13:57:00Z">
        <w:r w:rsidR="00995C28">
          <w:rPr>
            <w:noProof/>
          </w:rPr>
          <w:instrText>8</w:instrText>
        </w:r>
      </w:ins>
      <w:ins w:id="1851" w:author="xujiawei" w:date="2022-08-11T15:32:00Z">
        <w:r>
          <w:fldChar w:fldCharType="end"/>
        </w:r>
        <w:r>
          <w:instrText>)</w:instrText>
        </w:r>
        <w:r>
          <w:fldChar w:fldCharType="end"/>
        </w:r>
      </w:ins>
    </w:p>
    <w:p w14:paraId="67A3C5FA" w14:textId="3F4161C0" w:rsidR="00A51728" w:rsidRDefault="00A51728">
      <w:pPr>
        <w:pStyle w:val="MTDisplayEquation"/>
        <w:rPr>
          <w:ins w:id="1852" w:author="xujiawei" w:date="2022-08-11T15:37:00Z"/>
        </w:rPr>
        <w:pPrChange w:id="1853" w:author="xujiawei" w:date="2022-08-11T15:37:00Z">
          <w:pPr/>
        </w:pPrChange>
      </w:pPr>
      <w:ins w:id="1854" w:author="xujiawei" w:date="2022-08-11T15:37:00Z">
        <w:r>
          <w:tab/>
        </w:r>
      </w:ins>
      <w:ins w:id="1855" w:author="xujiawei" w:date="2022-08-11T15:37:00Z">
        <w:r w:rsidR="00C4180A" w:rsidRPr="0095591D">
          <w:rPr>
            <w:position w:val="-24"/>
          </w:rPr>
          <w:object w:dxaOrig="1540" w:dyaOrig="620" w14:anchorId="03BA4F6A">
            <v:shape id="_x0000_i1075" type="#_x0000_t75" style="width:77.5pt;height:31.25pt" o:ole="">
              <v:imagedata r:id="rId119" o:title=""/>
            </v:shape>
            <o:OLEObject Type="Embed" ProgID="Equation.DSMT4" ShapeID="_x0000_i1075" DrawAspect="Content" ObjectID="_1724166686" r:id="rId120"/>
          </w:object>
        </w:r>
      </w:ins>
      <w:ins w:id="1856" w:author="xujiawei" w:date="2022-08-11T15:37:00Z">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MTEqn \c \* Arabic \* MERGEFORMAT </w:instrText>
        </w:r>
      </w:ins>
      <w:r>
        <w:fldChar w:fldCharType="separate"/>
      </w:r>
      <w:ins w:id="1857" w:author="xujiawei" w:date="2022-09-06T13:57:00Z">
        <w:r w:rsidR="00995C28">
          <w:rPr>
            <w:noProof/>
          </w:rPr>
          <w:instrText>9</w:instrText>
        </w:r>
      </w:ins>
      <w:ins w:id="1858" w:author="xujiawei" w:date="2022-08-11T15:37:00Z">
        <w:r>
          <w:fldChar w:fldCharType="end"/>
        </w:r>
        <w:r>
          <w:instrText>)</w:instrText>
        </w:r>
        <w:r>
          <w:fldChar w:fldCharType="end"/>
        </w:r>
      </w:ins>
    </w:p>
    <w:p w14:paraId="59E4CA00" w14:textId="1524CC9A" w:rsidR="00995C28" w:rsidRPr="00995C28" w:rsidRDefault="00A51728">
      <w:pPr>
        <w:pStyle w:val="MTDisplayEquation"/>
        <w:rPr>
          <w:ins w:id="1859" w:author="xujiawei" w:date="2022-09-01T14:55:00Z"/>
        </w:rPr>
      </w:pPr>
      <w:ins w:id="1860" w:author="xujiawei" w:date="2022-08-11T15:39:00Z">
        <w:r>
          <w:tab/>
        </w:r>
      </w:ins>
      <w:ins w:id="1861" w:author="xujiawei" w:date="2022-08-11T15:39:00Z">
        <w:r w:rsidR="00995C28" w:rsidRPr="00EE0586">
          <w:rPr>
            <w:position w:val="-18"/>
          </w:rPr>
          <w:object w:dxaOrig="1500" w:dyaOrig="620" w14:anchorId="6D7468D1">
            <v:shape id="_x0000_i1076" type="#_x0000_t75" style="width:74.75pt;height:31.25pt" o:ole="">
              <v:imagedata r:id="rId121" o:title=""/>
            </v:shape>
            <o:OLEObject Type="Embed" ProgID="Equation.DSMT4" ShapeID="_x0000_i1076" DrawAspect="Content" ObjectID="_1724166687" r:id="rId122"/>
          </w:object>
        </w:r>
      </w:ins>
      <w:ins w:id="1862" w:author="xujiawei" w:date="2022-08-11T15:39:00Z">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MTEqn \c \* Arabic \* MERGEFORMAT </w:instrText>
        </w:r>
      </w:ins>
      <w:r>
        <w:fldChar w:fldCharType="separate"/>
      </w:r>
      <w:ins w:id="1863" w:author="xujiawei" w:date="2022-09-06T13:57:00Z">
        <w:r w:rsidR="00995C28">
          <w:rPr>
            <w:noProof/>
          </w:rPr>
          <w:instrText>10</w:instrText>
        </w:r>
      </w:ins>
      <w:ins w:id="1864" w:author="xujiawei" w:date="2022-08-11T15:39:00Z">
        <w:r>
          <w:fldChar w:fldCharType="end"/>
        </w:r>
        <w:r>
          <w:instrText>)</w:instrText>
        </w:r>
        <w:r>
          <w:fldChar w:fldCharType="end"/>
        </w:r>
      </w:ins>
    </w:p>
    <w:p w14:paraId="03534745" w14:textId="11C9B483" w:rsidR="003E3051" w:rsidRPr="00111548" w:rsidRDefault="006C1A5D">
      <w:pPr>
        <w:rPr>
          <w:ins w:id="1865" w:author="xujiawei" w:date="2022-08-11T15:43:00Z"/>
          <w:rFonts w:ascii="宋体" w:hAnsi="宋体"/>
          <w:szCs w:val="21"/>
          <w:rPrChange w:id="1866" w:author="xujiawei" w:date="2022-09-02T20:52:00Z">
            <w:rPr>
              <w:ins w:id="1867" w:author="xujiawei" w:date="2022-08-11T15:43:00Z"/>
            </w:rPr>
          </w:rPrChange>
        </w:rPr>
        <w:pPrChange w:id="1868" w:author="xujiawei" w:date="2022-09-01T14:56:00Z">
          <w:pPr>
            <w:pStyle w:val="MTDisplayEquation"/>
          </w:pPr>
        </w:pPrChange>
      </w:pPr>
      <w:ins w:id="1869" w:author="xujiawei" w:date="2022-09-07T11:39:00Z">
        <w:r>
          <w:rPr>
            <w:rFonts w:ascii="宋体" w:hAnsi="宋体" w:hint="eastAsia"/>
            <w:color w:val="000000"/>
            <w:szCs w:val="21"/>
          </w:rPr>
          <w:t>增强后的</w:t>
        </w:r>
        <w:proofErr w:type="spellStart"/>
        <w:r w:rsidRPr="00610DA9">
          <w:rPr>
            <w:rFonts w:hint="eastAsia"/>
          </w:rPr>
          <w:t>Plant</w:t>
        </w:r>
        <w:r w:rsidRPr="00610DA9">
          <w:t>Village</w:t>
        </w:r>
        <w:proofErr w:type="spellEnd"/>
        <w:r>
          <w:rPr>
            <w:rFonts w:ascii="宋体" w:hAnsi="宋体" w:hint="eastAsia"/>
            <w:color w:val="000000"/>
            <w:szCs w:val="21"/>
          </w:rPr>
          <w:t>的番茄病害子集病害识别为多分类问题，</w:t>
        </w:r>
      </w:ins>
      <w:ins w:id="1870" w:author="xujiawei" w:date="2022-09-01T14:56:00Z">
        <w:r w:rsidR="00316D5F" w:rsidRPr="002068DC">
          <w:rPr>
            <w:rFonts w:ascii="宋体" w:hAnsi="宋体" w:hint="eastAsia"/>
            <w:color w:val="000000"/>
            <w:szCs w:val="21"/>
          </w:rPr>
          <w:t>其中</w:t>
        </w:r>
      </w:ins>
      <w:ins w:id="1871" w:author="xujiawei" w:date="2022-09-01T14:56:00Z">
        <w:r w:rsidR="000A09E3" w:rsidRPr="000A09E3">
          <w:rPr>
            <w:rFonts w:ascii="宋体" w:hAnsi="宋体"/>
            <w:color w:val="000000"/>
            <w:position w:val="-4"/>
            <w:szCs w:val="21"/>
            <w:rPrChange w:id="1872" w:author="xujiawei" w:date="2022-09-07T11:21:00Z">
              <w:rPr>
                <w:rFonts w:ascii="宋体" w:hAnsi="宋体"/>
                <w:position w:val="-4"/>
                <w:szCs w:val="21"/>
              </w:rPr>
            </w:rPrChange>
          </w:rPr>
          <w:object w:dxaOrig="340" w:dyaOrig="260" w14:anchorId="7B800349">
            <v:shape id="_x0000_i1077" type="#_x0000_t75" style="width:16.55pt;height:12.55pt" o:ole="">
              <v:imagedata r:id="rId123" o:title=""/>
            </v:shape>
            <o:OLEObject Type="Embed" ProgID="Equation.DSMT4" ShapeID="_x0000_i1077" DrawAspect="Content" ObjectID="_1724166688" r:id="rId124"/>
          </w:object>
        </w:r>
      </w:ins>
      <w:ins w:id="1873" w:author="xujiawei" w:date="2022-09-01T14:57:00Z">
        <w:r w:rsidR="00342FC3">
          <w:rPr>
            <w:rFonts w:ascii="宋体" w:hAnsi="宋体" w:hint="eastAsia"/>
            <w:color w:val="000000"/>
            <w:szCs w:val="21"/>
          </w:rPr>
          <w:t>表示</w:t>
        </w:r>
      </w:ins>
      <w:ins w:id="1874" w:author="xujiawei" w:date="2022-09-01T15:00:00Z">
        <w:r w:rsidR="00ED0444">
          <w:rPr>
            <w:rFonts w:ascii="宋体" w:hAnsi="宋体" w:hint="eastAsia"/>
            <w:color w:val="000000"/>
            <w:szCs w:val="21"/>
          </w:rPr>
          <w:t>属于</w:t>
        </w:r>
      </w:ins>
      <w:ins w:id="1875" w:author="xujiawei" w:date="2022-09-01T14:58:00Z">
        <w:r w:rsidR="00D34901">
          <w:rPr>
            <w:rFonts w:ascii="宋体" w:hAnsi="宋体" w:hint="eastAsia"/>
            <w:color w:val="000000"/>
            <w:szCs w:val="21"/>
          </w:rPr>
          <w:t>病害K</w:t>
        </w:r>
      </w:ins>
      <w:ins w:id="1876" w:author="xujiawei" w:date="2022-09-01T14:57:00Z">
        <w:r w:rsidR="00342FC3">
          <w:rPr>
            <w:rFonts w:ascii="宋体" w:hAnsi="宋体" w:hint="eastAsia"/>
            <w:color w:val="000000"/>
            <w:szCs w:val="21"/>
          </w:rPr>
          <w:t>并被识别</w:t>
        </w:r>
      </w:ins>
      <w:ins w:id="1877" w:author="xujiawei" w:date="2022-09-01T14:56:00Z">
        <w:r w:rsidR="00316D5F" w:rsidRPr="002068DC">
          <w:rPr>
            <w:rFonts w:ascii="宋体" w:hAnsi="宋体" w:hint="eastAsia"/>
            <w:color w:val="000000"/>
            <w:szCs w:val="21"/>
          </w:rPr>
          <w:t>的</w:t>
        </w:r>
      </w:ins>
      <w:ins w:id="1878" w:author="xujiawei" w:date="2022-09-01T14:58:00Z">
        <w:r w:rsidR="00787531">
          <w:rPr>
            <w:rFonts w:ascii="宋体" w:hAnsi="宋体" w:hint="eastAsia"/>
            <w:color w:val="000000"/>
            <w:szCs w:val="21"/>
          </w:rPr>
          <w:t>个体</w:t>
        </w:r>
      </w:ins>
      <w:ins w:id="1879" w:author="xujiawei" w:date="2022-09-01T14:56:00Z">
        <w:r w:rsidR="00316D5F" w:rsidRPr="002068DC">
          <w:rPr>
            <w:rFonts w:ascii="宋体" w:hAnsi="宋体" w:hint="eastAsia"/>
            <w:color w:val="000000"/>
            <w:szCs w:val="21"/>
          </w:rPr>
          <w:t>数，</w:t>
        </w:r>
      </w:ins>
      <w:ins w:id="1880" w:author="xujiawei" w:date="2022-09-01T14:59:00Z">
        <w:r w:rsidR="000A09E3" w:rsidRPr="000A09E3">
          <w:rPr>
            <w:rFonts w:ascii="宋体" w:hAnsi="宋体" w:hint="eastAsia"/>
            <w:color w:val="000000"/>
            <w:position w:val="-4"/>
            <w:szCs w:val="21"/>
            <w:rPrChange w:id="1881" w:author="xujiawei" w:date="2022-09-07T11:21:00Z">
              <w:rPr>
                <w:rFonts w:ascii="宋体" w:hAnsi="宋体" w:hint="eastAsia"/>
                <w:position w:val="-4"/>
                <w:szCs w:val="21"/>
              </w:rPr>
            </w:rPrChange>
          </w:rPr>
          <w:object w:dxaOrig="380" w:dyaOrig="260" w14:anchorId="348A348C">
            <v:shape id="_x0000_i1078" type="#_x0000_t75" style="width:19.3pt;height:12.55pt" o:ole="">
              <v:imagedata r:id="rId125" o:title=""/>
            </v:shape>
            <o:OLEObject Type="Embed" ProgID="Equation.DSMT4" ShapeID="_x0000_i1078" DrawAspect="Content" ObjectID="_1724166689" r:id="rId126"/>
          </w:object>
        </w:r>
      </w:ins>
      <w:ins w:id="1882" w:author="xujiawei" w:date="2022-09-01T14:59:00Z">
        <w:r w:rsidR="00D6375A" w:rsidRPr="00111548">
          <w:rPr>
            <w:rFonts w:ascii="宋体" w:hAnsi="宋体"/>
            <w:color w:val="000000"/>
            <w:szCs w:val="21"/>
            <w:rPrChange w:id="1883" w:author="xujiawei" w:date="2022-09-02T20:52:00Z">
              <w:rPr>
                <w:rFonts w:ascii="PingFang SC" w:hAnsi="PingFang SC"/>
                <w:color w:val="1D2129"/>
                <w:shd w:val="clear" w:color="auto" w:fill="FFFFFF"/>
              </w:rPr>
            </w:rPrChange>
          </w:rPr>
          <w:t>表示不属于</w:t>
        </w:r>
      </w:ins>
      <w:ins w:id="1884" w:author="xujiawei" w:date="2022-09-01T15:00:00Z">
        <w:r w:rsidR="00D64BB6">
          <w:rPr>
            <w:rFonts w:ascii="宋体" w:hAnsi="宋体" w:hint="eastAsia"/>
            <w:color w:val="000000"/>
            <w:szCs w:val="21"/>
          </w:rPr>
          <w:t>病害</w:t>
        </w:r>
      </w:ins>
      <w:ins w:id="1885" w:author="xujiawei" w:date="2022-09-01T14:59:00Z">
        <w:r w:rsidR="00D64BB6" w:rsidRPr="00111548">
          <w:rPr>
            <w:rFonts w:ascii="宋体" w:hAnsi="宋体"/>
            <w:color w:val="000000"/>
            <w:szCs w:val="21"/>
            <w:rPrChange w:id="1886" w:author="xujiawei" w:date="2022-09-02T20:52:00Z">
              <w:rPr>
                <w:rFonts w:ascii="PingFang SC" w:hAnsi="PingFang SC"/>
                <w:color w:val="1D2129"/>
                <w:shd w:val="clear" w:color="auto" w:fill="FFFFFF"/>
              </w:rPr>
            </w:rPrChange>
          </w:rPr>
          <w:t>K</w:t>
        </w:r>
        <w:r w:rsidR="00D6375A" w:rsidRPr="00111548">
          <w:rPr>
            <w:rFonts w:ascii="宋体" w:hAnsi="宋体"/>
            <w:color w:val="000000"/>
            <w:szCs w:val="21"/>
            <w:rPrChange w:id="1887" w:author="xujiawei" w:date="2022-09-02T20:52:00Z">
              <w:rPr>
                <w:rFonts w:ascii="PingFang SC" w:hAnsi="PingFang SC"/>
                <w:color w:val="1D2129"/>
                <w:shd w:val="clear" w:color="auto" w:fill="FFFFFF"/>
              </w:rPr>
            </w:rPrChange>
          </w:rPr>
          <w:t>但被错误识别为</w:t>
        </w:r>
      </w:ins>
      <w:ins w:id="1888" w:author="xujiawei" w:date="2022-09-01T15:03:00Z">
        <w:r w:rsidR="006B0ED4">
          <w:rPr>
            <w:rFonts w:ascii="宋体" w:hAnsi="宋体" w:hint="eastAsia"/>
            <w:color w:val="000000"/>
            <w:szCs w:val="21"/>
          </w:rPr>
          <w:t>病害</w:t>
        </w:r>
        <w:r w:rsidR="006B0ED4" w:rsidRPr="00111548">
          <w:rPr>
            <w:rFonts w:ascii="宋体" w:hAnsi="宋体"/>
            <w:color w:val="000000"/>
            <w:szCs w:val="21"/>
            <w:rPrChange w:id="1889" w:author="xujiawei" w:date="2022-09-02T20:52:00Z">
              <w:rPr>
                <w:rFonts w:ascii="PingFang SC" w:hAnsi="PingFang SC"/>
                <w:color w:val="1D2129"/>
                <w:shd w:val="clear" w:color="auto" w:fill="FFFFFF"/>
              </w:rPr>
            </w:rPrChange>
          </w:rPr>
          <w:t>K</w:t>
        </w:r>
      </w:ins>
      <w:ins w:id="1890" w:author="xujiawei" w:date="2022-09-01T14:59:00Z">
        <w:r w:rsidR="00D6375A" w:rsidRPr="00111548">
          <w:rPr>
            <w:rFonts w:ascii="宋体" w:hAnsi="宋体"/>
            <w:color w:val="000000"/>
            <w:szCs w:val="21"/>
            <w:rPrChange w:id="1891" w:author="xujiawei" w:date="2022-09-02T20:52:00Z">
              <w:rPr>
                <w:rFonts w:ascii="PingFang SC" w:hAnsi="PingFang SC"/>
                <w:color w:val="1D2129"/>
                <w:shd w:val="clear" w:color="auto" w:fill="FFFFFF"/>
              </w:rPr>
            </w:rPrChange>
          </w:rPr>
          <w:t>的个体数，</w:t>
        </w:r>
      </w:ins>
      <w:ins w:id="1892" w:author="xujiawei" w:date="2022-09-01T15:03:00Z">
        <w:r w:rsidR="004D7F19" w:rsidRPr="004D7F19">
          <w:rPr>
            <w:rFonts w:ascii="宋体" w:hAnsi="宋体" w:hint="eastAsia"/>
            <w:color w:val="000000"/>
            <w:position w:val="-6"/>
            <w:szCs w:val="21"/>
            <w:rPrChange w:id="1893" w:author="xujiawei" w:date="2022-09-07T11:21:00Z">
              <w:rPr>
                <w:rFonts w:ascii="宋体" w:hAnsi="宋体" w:hint="eastAsia"/>
                <w:position w:val="-6"/>
                <w:szCs w:val="21"/>
              </w:rPr>
            </w:rPrChange>
          </w:rPr>
          <w:object w:dxaOrig="380" w:dyaOrig="279" w14:anchorId="38F73271">
            <v:shape id="_x0000_i1079" type="#_x0000_t75" style="width:19.3pt;height:14.1pt" o:ole="">
              <v:imagedata r:id="rId127" o:title=""/>
            </v:shape>
            <o:OLEObject Type="Embed" ProgID="Equation.DSMT4" ShapeID="_x0000_i1079" DrawAspect="Content" ObjectID="_1724166690" r:id="rId128"/>
          </w:object>
        </w:r>
      </w:ins>
      <w:ins w:id="1894" w:author="xujiawei" w:date="2022-09-01T14:59:00Z">
        <w:r w:rsidR="00D6375A" w:rsidRPr="00111548">
          <w:rPr>
            <w:rFonts w:ascii="宋体" w:hAnsi="宋体"/>
            <w:color w:val="000000"/>
            <w:szCs w:val="21"/>
            <w:rPrChange w:id="1895" w:author="xujiawei" w:date="2022-09-02T20:52:00Z">
              <w:rPr>
                <w:rFonts w:ascii="PingFang SC" w:hAnsi="PingFang SC"/>
                <w:color w:val="1D2129"/>
                <w:shd w:val="clear" w:color="auto" w:fill="FFFFFF"/>
              </w:rPr>
            </w:rPrChange>
          </w:rPr>
          <w:t>表示不属于</w:t>
        </w:r>
      </w:ins>
      <w:ins w:id="1896" w:author="xujiawei" w:date="2022-09-01T15:03:00Z">
        <w:r w:rsidR="004E262D">
          <w:rPr>
            <w:rFonts w:ascii="宋体" w:hAnsi="宋体" w:hint="eastAsia"/>
            <w:color w:val="000000"/>
            <w:szCs w:val="21"/>
          </w:rPr>
          <w:t>病害</w:t>
        </w:r>
        <w:r w:rsidR="004E262D" w:rsidRPr="00111548">
          <w:rPr>
            <w:rFonts w:ascii="宋体" w:hAnsi="宋体"/>
            <w:color w:val="000000"/>
            <w:szCs w:val="21"/>
            <w:rPrChange w:id="1897" w:author="xujiawei" w:date="2022-09-02T20:52:00Z">
              <w:rPr>
                <w:rFonts w:ascii="PingFang SC" w:hAnsi="PingFang SC"/>
                <w:color w:val="1D2129"/>
                <w:shd w:val="clear" w:color="auto" w:fill="FFFFFF"/>
              </w:rPr>
            </w:rPrChange>
          </w:rPr>
          <w:t>K</w:t>
        </w:r>
      </w:ins>
      <w:ins w:id="1898" w:author="xujiawei" w:date="2022-09-01T14:59:00Z">
        <w:r w:rsidR="00D6375A" w:rsidRPr="00111548">
          <w:rPr>
            <w:rFonts w:ascii="宋体" w:hAnsi="宋体"/>
            <w:color w:val="000000"/>
            <w:szCs w:val="21"/>
            <w:rPrChange w:id="1899" w:author="xujiawei" w:date="2022-09-02T20:52:00Z">
              <w:rPr>
                <w:rFonts w:ascii="PingFang SC" w:hAnsi="PingFang SC"/>
                <w:color w:val="1D2129"/>
                <w:shd w:val="clear" w:color="auto" w:fill="FFFFFF"/>
              </w:rPr>
            </w:rPrChange>
          </w:rPr>
          <w:t>但被正确识别的个体数，</w:t>
        </w:r>
      </w:ins>
      <w:ins w:id="1900" w:author="xujiawei" w:date="2022-09-01T15:03:00Z">
        <w:r w:rsidR="004D7F19" w:rsidRPr="004D7F19">
          <w:rPr>
            <w:rFonts w:ascii="宋体" w:hAnsi="宋体" w:hint="eastAsia"/>
            <w:color w:val="000000"/>
            <w:position w:val="-6"/>
            <w:szCs w:val="21"/>
            <w:rPrChange w:id="1901" w:author="xujiawei" w:date="2022-09-07T11:21:00Z">
              <w:rPr>
                <w:rFonts w:ascii="宋体" w:hAnsi="宋体" w:hint="eastAsia"/>
                <w:position w:val="-6"/>
                <w:szCs w:val="21"/>
              </w:rPr>
            </w:rPrChange>
          </w:rPr>
          <w:object w:dxaOrig="420" w:dyaOrig="279" w14:anchorId="100CB849">
            <v:shape id="_x0000_i1080" type="#_x0000_t75" style="width:21.45pt;height:14.1pt" o:ole="">
              <v:imagedata r:id="rId129" o:title=""/>
            </v:shape>
            <o:OLEObject Type="Embed" ProgID="Equation.DSMT4" ShapeID="_x0000_i1080" DrawAspect="Content" ObjectID="_1724166691" r:id="rId130"/>
          </w:object>
        </w:r>
      </w:ins>
      <w:ins w:id="1902" w:author="xujiawei" w:date="2022-09-01T14:59:00Z">
        <w:r w:rsidR="00D6375A" w:rsidRPr="00111548">
          <w:rPr>
            <w:rFonts w:ascii="宋体" w:hAnsi="宋体"/>
            <w:color w:val="000000"/>
            <w:szCs w:val="21"/>
            <w:rPrChange w:id="1903" w:author="xujiawei" w:date="2022-09-02T20:52:00Z">
              <w:rPr>
                <w:rFonts w:ascii="PingFang SC" w:hAnsi="PingFang SC"/>
                <w:color w:val="1D2129"/>
                <w:shd w:val="clear" w:color="auto" w:fill="FFFFFF"/>
              </w:rPr>
            </w:rPrChange>
          </w:rPr>
          <w:t>表示属于</w:t>
        </w:r>
      </w:ins>
      <w:ins w:id="1904" w:author="xujiawei" w:date="2022-09-01T15:03:00Z">
        <w:r w:rsidR="005E54DD">
          <w:rPr>
            <w:rFonts w:ascii="宋体" w:hAnsi="宋体" w:hint="eastAsia"/>
            <w:color w:val="000000"/>
            <w:szCs w:val="21"/>
          </w:rPr>
          <w:t>病害</w:t>
        </w:r>
        <w:r w:rsidR="005E54DD" w:rsidRPr="00111548">
          <w:rPr>
            <w:rFonts w:ascii="宋体" w:hAnsi="宋体"/>
            <w:color w:val="000000"/>
            <w:szCs w:val="21"/>
            <w:rPrChange w:id="1905" w:author="xujiawei" w:date="2022-09-02T20:52:00Z">
              <w:rPr>
                <w:rFonts w:ascii="PingFang SC" w:hAnsi="PingFang SC"/>
                <w:color w:val="1D2129"/>
                <w:shd w:val="clear" w:color="auto" w:fill="FFFFFF"/>
              </w:rPr>
            </w:rPrChange>
          </w:rPr>
          <w:t>K</w:t>
        </w:r>
      </w:ins>
      <w:ins w:id="1906" w:author="xujiawei" w:date="2022-09-01T14:59:00Z">
        <w:r w:rsidR="00D6375A" w:rsidRPr="00111548">
          <w:rPr>
            <w:rFonts w:ascii="宋体" w:hAnsi="宋体"/>
            <w:color w:val="000000"/>
            <w:szCs w:val="21"/>
            <w:rPrChange w:id="1907" w:author="xujiawei" w:date="2022-09-02T20:52:00Z">
              <w:rPr>
                <w:rFonts w:ascii="PingFang SC" w:hAnsi="PingFang SC"/>
                <w:color w:val="1D2129"/>
                <w:shd w:val="clear" w:color="auto" w:fill="FFFFFF"/>
              </w:rPr>
            </w:rPrChange>
          </w:rPr>
          <w:t>但被错误识别</w:t>
        </w:r>
      </w:ins>
      <w:ins w:id="1908" w:author="xujiawei" w:date="2022-09-01T15:03:00Z">
        <w:r w:rsidR="00811FA5" w:rsidRPr="00111548">
          <w:rPr>
            <w:rFonts w:ascii="宋体" w:hAnsi="宋体" w:hint="eastAsia"/>
            <w:color w:val="000000"/>
            <w:szCs w:val="21"/>
            <w:rPrChange w:id="1909" w:author="xujiawei" w:date="2022-09-02T20:52:00Z">
              <w:rPr>
                <w:rFonts w:ascii="PingFang SC" w:hAnsi="PingFang SC" w:hint="eastAsia"/>
                <w:color w:val="1D2129"/>
                <w:shd w:val="clear" w:color="auto" w:fill="FFFFFF"/>
              </w:rPr>
            </w:rPrChange>
          </w:rPr>
          <w:t>其他病害</w:t>
        </w:r>
      </w:ins>
      <w:ins w:id="1910" w:author="xujiawei" w:date="2022-09-01T14:59:00Z">
        <w:r w:rsidR="00D6375A" w:rsidRPr="00111548">
          <w:rPr>
            <w:rFonts w:ascii="宋体" w:hAnsi="宋体"/>
            <w:color w:val="000000"/>
            <w:szCs w:val="21"/>
            <w:rPrChange w:id="1911" w:author="xujiawei" w:date="2022-09-02T20:52:00Z">
              <w:rPr>
                <w:rFonts w:ascii="PingFang SC" w:hAnsi="PingFang SC"/>
                <w:color w:val="1D2129"/>
                <w:shd w:val="clear" w:color="auto" w:fill="FFFFFF"/>
              </w:rPr>
            </w:rPrChange>
          </w:rPr>
          <w:t>的个</w:t>
        </w:r>
        <w:r w:rsidR="00D6375A" w:rsidRPr="00111548">
          <w:rPr>
            <w:rFonts w:ascii="宋体" w:hAnsi="宋体"/>
            <w:color w:val="000000"/>
            <w:szCs w:val="21"/>
            <w:rPrChange w:id="1912" w:author="xujiawei" w:date="2022-09-02T20:52:00Z">
              <w:rPr>
                <w:rFonts w:ascii="PingFang SC" w:hAnsi="PingFang SC"/>
                <w:color w:val="1D2129"/>
                <w:shd w:val="clear" w:color="auto" w:fill="FFFFFF"/>
              </w:rPr>
            </w:rPrChange>
          </w:rPr>
          <w:t>体数</w:t>
        </w:r>
      </w:ins>
      <w:ins w:id="1913" w:author="xujiawei" w:date="2022-09-01T14:56:00Z">
        <w:r w:rsidR="00316D5F" w:rsidRPr="002068DC">
          <w:rPr>
            <w:rFonts w:ascii="宋体" w:hAnsi="宋体" w:hint="eastAsia"/>
            <w:color w:val="000000"/>
            <w:szCs w:val="21"/>
          </w:rPr>
          <w:t>。</w:t>
        </w:r>
      </w:ins>
    </w:p>
    <w:p w14:paraId="12581009" w14:textId="21AE1C75" w:rsidR="003E3051" w:rsidRDefault="003E3051" w:rsidP="003E3051">
      <w:pPr>
        <w:spacing w:line="340" w:lineRule="exact"/>
        <w:rPr>
          <w:ins w:id="1914" w:author="许佳炜" w:date="2022-09-02T16:37:00Z"/>
          <w:b/>
          <w:color w:val="000000"/>
          <w:sz w:val="24"/>
          <w:szCs w:val="21"/>
        </w:rPr>
      </w:pPr>
      <w:ins w:id="1915" w:author="xujiawei" w:date="2022-09-01T16:29:00Z">
        <w:r>
          <w:rPr>
            <w:b/>
            <w:color w:val="000000"/>
            <w:sz w:val="24"/>
            <w:szCs w:val="21"/>
          </w:rPr>
          <w:t>4</w:t>
        </w:r>
        <w:r w:rsidRPr="002654D3">
          <w:rPr>
            <w:rFonts w:hint="eastAsia"/>
            <w:b/>
            <w:color w:val="000000"/>
            <w:sz w:val="24"/>
            <w:szCs w:val="21"/>
          </w:rPr>
          <w:t xml:space="preserve"> </w:t>
        </w:r>
      </w:ins>
      <w:ins w:id="1916" w:author="许佳炜" w:date="2022-09-02T17:00:00Z">
        <w:r w:rsidR="002F7764">
          <w:rPr>
            <w:rFonts w:hint="eastAsia"/>
            <w:b/>
            <w:color w:val="000000"/>
            <w:sz w:val="24"/>
            <w:szCs w:val="21"/>
          </w:rPr>
          <w:t>实验</w:t>
        </w:r>
      </w:ins>
      <w:ins w:id="1917" w:author="xujiawei" w:date="2022-09-01T16:29:00Z">
        <w:r>
          <w:rPr>
            <w:rFonts w:hint="eastAsia"/>
            <w:b/>
            <w:color w:val="000000"/>
            <w:sz w:val="24"/>
            <w:szCs w:val="21"/>
          </w:rPr>
          <w:t>结果分析</w:t>
        </w:r>
      </w:ins>
    </w:p>
    <w:p w14:paraId="015CE438" w14:textId="5CF84B09" w:rsidR="00FA012E" w:rsidRPr="00CF1485" w:rsidRDefault="00FA012E">
      <w:pPr>
        <w:rPr>
          <w:ins w:id="1918" w:author="xujiawei" w:date="2022-09-01T16:29:00Z"/>
          <w:rFonts w:ascii="宋体" w:hAnsi="宋体"/>
          <w:color w:val="000000"/>
          <w:szCs w:val="21"/>
          <w:rPrChange w:id="1919" w:author="许佳炜" w:date="2022-09-02T16:53:00Z">
            <w:rPr>
              <w:ins w:id="1920" w:author="xujiawei" w:date="2022-09-01T16:29:00Z"/>
              <w:b/>
              <w:color w:val="000000"/>
              <w:sz w:val="24"/>
              <w:szCs w:val="21"/>
            </w:rPr>
          </w:rPrChange>
        </w:rPr>
        <w:pPrChange w:id="1921" w:author="许佳炜" w:date="2022-09-02T16:37:00Z">
          <w:pPr>
            <w:spacing w:line="340" w:lineRule="exact"/>
          </w:pPr>
        </w:pPrChange>
      </w:pPr>
      <w:ins w:id="1922" w:author="许佳炜" w:date="2022-09-02T16:37:00Z">
        <w:r>
          <w:rPr>
            <w:b/>
            <w:color w:val="000000"/>
            <w:sz w:val="24"/>
            <w:szCs w:val="21"/>
          </w:rPr>
          <w:tab/>
        </w:r>
        <w:r w:rsidRPr="00CF1485">
          <w:rPr>
            <w:rFonts w:ascii="宋体" w:hAnsi="宋体" w:hint="eastAsia"/>
            <w:color w:val="000000"/>
            <w:szCs w:val="21"/>
            <w:rPrChange w:id="1923" w:author="许佳炜" w:date="2022-09-02T16:53:00Z">
              <w:rPr>
                <w:rFonts w:hint="eastAsia"/>
                <w:b/>
                <w:color w:val="000000"/>
                <w:sz w:val="24"/>
                <w:szCs w:val="21"/>
              </w:rPr>
            </w:rPrChange>
          </w:rPr>
          <w:t>本节</w:t>
        </w:r>
      </w:ins>
      <w:ins w:id="1924" w:author="许佳炜" w:date="2022-09-02T16:53:00Z">
        <w:r w:rsidR="006D04ED" w:rsidRPr="00CF1485">
          <w:rPr>
            <w:rFonts w:ascii="宋体" w:hAnsi="宋体" w:hint="eastAsia"/>
            <w:color w:val="000000"/>
            <w:szCs w:val="21"/>
            <w:rPrChange w:id="1925" w:author="许佳炜" w:date="2022-09-02T16:53:00Z">
              <w:rPr>
                <w:rFonts w:eastAsia="黑体" w:hint="eastAsia"/>
                <w:bCs/>
                <w:color w:val="000000"/>
              </w:rPr>
            </w:rPrChange>
          </w:rPr>
          <w:t>通过实验结果验证</w:t>
        </w:r>
      </w:ins>
      <w:ins w:id="1926" w:author="许佳炜" w:date="2022-09-02T16:56:00Z">
        <w:r w:rsidR="00611F41" w:rsidRPr="002B1516">
          <w:rPr>
            <w:rPrChange w:id="1927" w:author="xujiawei" w:date="2022-09-07T11:40:00Z">
              <w:rPr>
                <w:rFonts w:ascii="宋体" w:hAnsi="宋体"/>
                <w:color w:val="000000"/>
                <w:szCs w:val="21"/>
              </w:rPr>
            </w:rPrChange>
          </w:rPr>
          <w:t>EPE_MMSA-VIT</w:t>
        </w:r>
      </w:ins>
      <w:ins w:id="1928" w:author="许佳炜" w:date="2022-09-02T16:53:00Z">
        <w:r w:rsidR="006D04ED" w:rsidRPr="00CF1485">
          <w:rPr>
            <w:rFonts w:ascii="宋体" w:hAnsi="宋体" w:hint="eastAsia"/>
            <w:color w:val="000000"/>
            <w:szCs w:val="21"/>
            <w:rPrChange w:id="1929" w:author="许佳炜" w:date="2022-09-02T16:53:00Z">
              <w:rPr>
                <w:rFonts w:eastAsia="黑体" w:hint="eastAsia"/>
                <w:bCs/>
                <w:color w:val="000000"/>
              </w:rPr>
            </w:rPrChange>
          </w:rPr>
          <w:t>模型</w:t>
        </w:r>
      </w:ins>
      <w:ins w:id="1930" w:author="许佳炜" w:date="2022-09-02T16:56:00Z">
        <w:r w:rsidR="00611F41">
          <w:rPr>
            <w:rFonts w:ascii="宋体" w:hAnsi="宋体" w:hint="eastAsia"/>
            <w:color w:val="000000"/>
            <w:szCs w:val="21"/>
          </w:rPr>
          <w:t>的</w:t>
        </w:r>
      </w:ins>
      <w:ins w:id="1931" w:author="许佳炜" w:date="2022-09-02T16:53:00Z">
        <w:r w:rsidR="006D04ED" w:rsidRPr="00CF1485">
          <w:rPr>
            <w:rFonts w:ascii="宋体" w:hAnsi="宋体" w:hint="eastAsia"/>
            <w:color w:val="000000"/>
            <w:szCs w:val="21"/>
            <w:rPrChange w:id="1932" w:author="许佳炜" w:date="2022-09-02T16:53:00Z">
              <w:rPr>
                <w:rFonts w:eastAsia="黑体" w:hint="eastAsia"/>
                <w:bCs/>
                <w:color w:val="000000"/>
              </w:rPr>
            </w:rPrChange>
          </w:rPr>
          <w:t>性能</w:t>
        </w:r>
        <w:r w:rsidR="00CF1485">
          <w:rPr>
            <w:rFonts w:ascii="宋体" w:hAnsi="宋体" w:hint="eastAsia"/>
            <w:color w:val="000000"/>
            <w:szCs w:val="21"/>
          </w:rPr>
          <w:t>，</w:t>
        </w:r>
      </w:ins>
      <w:ins w:id="1933" w:author="许佳炜" w:date="2022-09-02T16:52:00Z">
        <w:r w:rsidR="00F8208C" w:rsidRPr="00CF1485">
          <w:rPr>
            <w:rFonts w:ascii="宋体" w:hAnsi="宋体"/>
            <w:color w:val="000000"/>
            <w:szCs w:val="21"/>
            <w:rPrChange w:id="1934" w:author="许佳炜" w:date="2022-09-02T16:53:00Z">
              <w:rPr>
                <w:rFonts w:eastAsia="黑体"/>
                <w:bCs/>
                <w:color w:val="000000"/>
              </w:rPr>
            </w:rPrChange>
          </w:rPr>
          <w:t>4.1</w:t>
        </w:r>
      </w:ins>
      <w:ins w:id="1935" w:author="许佳炜" w:date="2022-09-02T16:56:00Z">
        <w:r w:rsidR="00CF292D">
          <w:rPr>
            <w:rFonts w:ascii="宋体" w:hAnsi="宋体" w:hint="eastAsia"/>
            <w:color w:val="000000"/>
            <w:szCs w:val="21"/>
          </w:rPr>
          <w:t>节</w:t>
        </w:r>
      </w:ins>
      <w:ins w:id="1936" w:author="许佳炜" w:date="2022-09-02T16:57:00Z">
        <w:r w:rsidR="00C07C5A">
          <w:rPr>
            <w:rFonts w:ascii="宋体" w:hAnsi="宋体" w:hint="eastAsia"/>
            <w:color w:val="000000"/>
            <w:szCs w:val="21"/>
          </w:rPr>
          <w:t>比较</w:t>
        </w:r>
      </w:ins>
      <w:ins w:id="1937" w:author="许佳炜" w:date="2022-09-02T16:38:00Z">
        <w:r w:rsidR="008A61FF" w:rsidRPr="00FA7037">
          <w:rPr>
            <w:rPrChange w:id="1938" w:author="xujiawei" w:date="2022-09-07T11:40:00Z">
              <w:rPr>
                <w:rFonts w:ascii="宋体" w:hAnsi="宋体"/>
                <w:color w:val="000000"/>
                <w:szCs w:val="21"/>
              </w:rPr>
            </w:rPrChange>
          </w:rPr>
          <w:t>EPE_MMSA-VIT</w:t>
        </w:r>
      </w:ins>
      <w:ins w:id="1939" w:author="许佳炜" w:date="2022-09-02T16:57:00Z">
        <w:r w:rsidR="00C07C5A">
          <w:rPr>
            <w:rFonts w:ascii="宋体" w:hAnsi="宋体" w:hint="eastAsia"/>
            <w:color w:val="000000"/>
            <w:szCs w:val="21"/>
          </w:rPr>
          <w:t>与</w:t>
        </w:r>
      </w:ins>
      <w:ins w:id="1940" w:author="许佳炜" w:date="2022-09-02T16:38:00Z">
        <w:r w:rsidR="008A61FF">
          <w:rPr>
            <w:rFonts w:ascii="宋体" w:hAnsi="宋体" w:hint="eastAsia"/>
            <w:color w:val="000000"/>
            <w:szCs w:val="21"/>
          </w:rPr>
          <w:t>标准</w:t>
        </w:r>
      </w:ins>
      <w:proofErr w:type="spellStart"/>
      <w:ins w:id="1941" w:author="许佳炜" w:date="2022-09-02T16:52:00Z">
        <w:r w:rsidR="00F8208C" w:rsidRPr="00FA7037">
          <w:rPr>
            <w:rPrChange w:id="1942" w:author="xujiawei" w:date="2022-09-07T11:41:00Z">
              <w:rPr>
                <w:rFonts w:ascii="宋体" w:hAnsi="宋体"/>
                <w:color w:val="000000"/>
                <w:szCs w:val="21"/>
              </w:rPr>
            </w:rPrChange>
          </w:rPr>
          <w:t>ViT</w:t>
        </w:r>
      </w:ins>
      <w:proofErr w:type="spellEnd"/>
      <w:ins w:id="1943" w:author="许佳炜" w:date="2022-09-02T16:57:00Z">
        <w:r w:rsidR="00F5695E">
          <w:rPr>
            <w:rFonts w:ascii="宋体" w:hAnsi="宋体" w:hint="eastAsia"/>
            <w:color w:val="000000"/>
            <w:szCs w:val="21"/>
          </w:rPr>
          <w:t>在</w:t>
        </w:r>
      </w:ins>
      <w:proofErr w:type="spellStart"/>
      <w:ins w:id="1944" w:author="xujiawei" w:date="2022-09-07T11:41:00Z">
        <w:r w:rsidR="00FA7037" w:rsidRPr="00610DA9">
          <w:rPr>
            <w:rFonts w:hint="eastAsia"/>
          </w:rPr>
          <w:t>Plant</w:t>
        </w:r>
        <w:r w:rsidR="00FA7037" w:rsidRPr="00610DA9">
          <w:t>Village</w:t>
        </w:r>
        <w:proofErr w:type="spellEnd"/>
        <w:r w:rsidR="00FA7037">
          <w:rPr>
            <w:rFonts w:ascii="宋体" w:hAnsi="宋体" w:hint="eastAsia"/>
            <w:color w:val="000000"/>
            <w:szCs w:val="21"/>
          </w:rPr>
          <w:t>的番茄病害子集</w:t>
        </w:r>
      </w:ins>
      <w:ins w:id="1945" w:author="许佳炜" w:date="2022-09-02T16:57:00Z">
        <w:del w:id="1946" w:author="xujiawei" w:date="2022-09-07T11:41:00Z">
          <w:r w:rsidR="00F5695E" w:rsidDel="00FA7037">
            <w:rPr>
              <w:rFonts w:ascii="宋体" w:hAnsi="宋体" w:hint="eastAsia"/>
              <w:color w:val="000000"/>
              <w:szCs w:val="21"/>
            </w:rPr>
            <w:delText>小数据集</w:delText>
          </w:r>
        </w:del>
        <w:r w:rsidR="00F5695E">
          <w:rPr>
            <w:rFonts w:ascii="宋体" w:hAnsi="宋体" w:hint="eastAsia"/>
            <w:color w:val="000000"/>
            <w:szCs w:val="21"/>
          </w:rPr>
          <w:t>上</w:t>
        </w:r>
      </w:ins>
      <w:ins w:id="1947" w:author="许佳炜" w:date="2022-09-02T16:52:00Z">
        <w:r w:rsidR="00F8208C">
          <w:rPr>
            <w:rFonts w:ascii="宋体" w:hAnsi="宋体" w:hint="eastAsia"/>
            <w:color w:val="000000"/>
            <w:szCs w:val="21"/>
          </w:rPr>
          <w:t>从</w:t>
        </w:r>
        <w:proofErr w:type="gramStart"/>
        <w:r w:rsidR="00F8208C">
          <w:rPr>
            <w:rFonts w:ascii="宋体" w:hAnsi="宋体" w:hint="eastAsia"/>
            <w:color w:val="000000"/>
            <w:szCs w:val="21"/>
          </w:rPr>
          <w:t>零学习</w:t>
        </w:r>
      </w:ins>
      <w:proofErr w:type="gramEnd"/>
      <w:ins w:id="1948" w:author="许佳炜" w:date="2022-09-02T16:58:00Z">
        <w:r w:rsidR="00DA3869">
          <w:rPr>
            <w:rFonts w:ascii="宋体" w:hAnsi="宋体" w:hint="eastAsia"/>
            <w:color w:val="000000"/>
            <w:szCs w:val="21"/>
          </w:rPr>
          <w:t>的能力</w:t>
        </w:r>
      </w:ins>
      <w:ins w:id="1949" w:author="许佳炜" w:date="2022-09-02T16:52:00Z">
        <w:r w:rsidR="00F8208C">
          <w:rPr>
            <w:rFonts w:ascii="宋体" w:hAnsi="宋体" w:hint="eastAsia"/>
            <w:color w:val="000000"/>
            <w:szCs w:val="21"/>
          </w:rPr>
          <w:t>，4</w:t>
        </w:r>
      </w:ins>
      <w:ins w:id="1950" w:author="许佳炜" w:date="2022-09-02T16:53:00Z">
        <w:r w:rsidR="00F8208C">
          <w:rPr>
            <w:rFonts w:ascii="宋体" w:hAnsi="宋体"/>
            <w:color w:val="000000"/>
            <w:szCs w:val="21"/>
          </w:rPr>
          <w:t>.2</w:t>
        </w:r>
      </w:ins>
      <w:ins w:id="1951" w:author="许佳炜" w:date="2022-09-02T16:55:00Z">
        <w:r w:rsidR="00CF292D">
          <w:rPr>
            <w:rFonts w:ascii="宋体" w:hAnsi="宋体" w:hint="eastAsia"/>
            <w:color w:val="000000"/>
            <w:szCs w:val="21"/>
          </w:rPr>
          <w:t>节</w:t>
        </w:r>
      </w:ins>
      <w:ins w:id="1952" w:author="许佳炜" w:date="2022-09-02T16:58:00Z">
        <w:r w:rsidR="009B183D">
          <w:rPr>
            <w:rFonts w:ascii="宋体" w:hAnsi="宋体" w:hint="eastAsia"/>
            <w:color w:val="000000"/>
            <w:szCs w:val="21"/>
          </w:rPr>
          <w:t>比较</w:t>
        </w:r>
      </w:ins>
      <w:ins w:id="1953" w:author="许佳炜" w:date="2022-09-02T16:53:00Z">
        <w:r w:rsidR="00324CF5" w:rsidRPr="00234C8A">
          <w:rPr>
            <w:rPrChange w:id="1954" w:author="xujiawei" w:date="2022-09-07T11:41:00Z">
              <w:rPr>
                <w:rFonts w:ascii="宋体" w:hAnsi="宋体"/>
                <w:color w:val="000000"/>
                <w:szCs w:val="21"/>
              </w:rPr>
            </w:rPrChange>
          </w:rPr>
          <w:t>EPE_MMSA-VIT</w:t>
        </w:r>
      </w:ins>
      <w:ins w:id="1955" w:author="xujiawei" w:date="2022-09-07T11:42:00Z">
        <w:r w:rsidR="00C76D33">
          <w:rPr>
            <w:rFonts w:hint="eastAsia"/>
          </w:rPr>
          <w:t>模型</w:t>
        </w:r>
      </w:ins>
      <w:ins w:id="1956" w:author="许佳炜" w:date="2022-09-02T16:55:00Z">
        <w:r w:rsidR="00602885">
          <w:rPr>
            <w:rFonts w:ascii="宋体" w:hAnsi="宋体" w:hint="eastAsia"/>
            <w:color w:val="000000"/>
            <w:szCs w:val="21"/>
          </w:rPr>
          <w:t>与</w:t>
        </w:r>
      </w:ins>
      <w:ins w:id="1957" w:author="xujiawei" w:date="2022-09-07T11:41:00Z">
        <w:r w:rsidR="00CA6689" w:rsidRPr="00234C8A">
          <w:rPr>
            <w:rPrChange w:id="1958" w:author="xujiawei" w:date="2022-09-07T11:42:00Z">
              <w:rPr>
                <w:rFonts w:ascii="宋体" w:hAnsi="宋体"/>
                <w:color w:val="000000"/>
                <w:szCs w:val="21"/>
              </w:rPr>
            </w:rPrChange>
          </w:rPr>
          <w:t>D</w:t>
        </w:r>
      </w:ins>
      <w:ins w:id="1959" w:author="许佳炜" w:date="2022-09-02T16:55:00Z">
        <w:r w:rsidR="00602885" w:rsidRPr="00234C8A">
          <w:rPr>
            <w:rPrChange w:id="1960" w:author="xujiawei" w:date="2022-09-07T11:42:00Z">
              <w:rPr>
                <w:rFonts w:ascii="宋体" w:hAnsi="宋体"/>
                <w:color w:val="000000"/>
                <w:szCs w:val="21"/>
              </w:rPr>
            </w:rPrChange>
          </w:rPr>
          <w:t>CNN</w:t>
        </w:r>
      </w:ins>
      <w:ins w:id="1961" w:author="xujiawei" w:date="2022-09-07T11:41:00Z">
        <w:r w:rsidR="00CA6689" w:rsidRPr="00234C8A">
          <w:rPr>
            <w:rPrChange w:id="1962" w:author="xujiawei" w:date="2022-09-07T11:42:00Z">
              <w:rPr>
                <w:rFonts w:ascii="宋体" w:hAnsi="宋体"/>
                <w:color w:val="000000"/>
                <w:szCs w:val="21"/>
              </w:rPr>
            </w:rPrChange>
          </w:rPr>
          <w:t>s</w:t>
        </w:r>
      </w:ins>
      <w:ins w:id="1963" w:author="许佳炜" w:date="2022-09-02T16:58:00Z">
        <w:del w:id="1964" w:author="xujiawei" w:date="2022-09-07T11:42:00Z">
          <w:r w:rsidR="00B77ABF" w:rsidDel="00C76D33">
            <w:rPr>
              <w:rFonts w:ascii="宋体" w:hAnsi="宋体" w:hint="eastAsia"/>
              <w:color w:val="000000"/>
              <w:szCs w:val="21"/>
            </w:rPr>
            <w:delText>网络</w:delText>
          </w:r>
        </w:del>
      </w:ins>
      <w:ins w:id="1965" w:author="许佳炜" w:date="2022-09-02T16:55:00Z">
        <w:r w:rsidR="00602885">
          <w:rPr>
            <w:rFonts w:ascii="宋体" w:hAnsi="宋体" w:hint="eastAsia"/>
            <w:color w:val="000000"/>
            <w:szCs w:val="21"/>
          </w:rPr>
          <w:t>的</w:t>
        </w:r>
      </w:ins>
      <w:ins w:id="1966" w:author="许佳炜" w:date="2022-09-02T16:58:00Z">
        <w:r w:rsidR="00564A58">
          <w:rPr>
            <w:rFonts w:ascii="宋体" w:hAnsi="宋体" w:hint="eastAsia"/>
            <w:color w:val="000000"/>
            <w:szCs w:val="21"/>
          </w:rPr>
          <w:t>病害</w:t>
        </w:r>
      </w:ins>
      <w:ins w:id="1967" w:author="许佳炜" w:date="2022-09-02T16:55:00Z">
        <w:r w:rsidR="00602885">
          <w:rPr>
            <w:rFonts w:ascii="宋体" w:hAnsi="宋体" w:hint="eastAsia"/>
            <w:color w:val="000000"/>
            <w:szCs w:val="21"/>
          </w:rPr>
          <w:t>分类性能</w:t>
        </w:r>
        <w:r w:rsidR="00CF292D">
          <w:rPr>
            <w:rFonts w:ascii="宋体" w:hAnsi="宋体" w:hint="eastAsia"/>
            <w:color w:val="000000"/>
            <w:szCs w:val="21"/>
          </w:rPr>
          <w:t>，4</w:t>
        </w:r>
        <w:r w:rsidR="00CF292D">
          <w:rPr>
            <w:rFonts w:ascii="宋体" w:hAnsi="宋体"/>
            <w:color w:val="000000"/>
            <w:szCs w:val="21"/>
          </w:rPr>
          <w:t>.3</w:t>
        </w:r>
        <w:r w:rsidR="00CF292D">
          <w:rPr>
            <w:rFonts w:ascii="宋体" w:hAnsi="宋体" w:hint="eastAsia"/>
            <w:color w:val="000000"/>
            <w:szCs w:val="21"/>
          </w:rPr>
          <w:t>节</w:t>
        </w:r>
      </w:ins>
      <w:ins w:id="1968" w:author="许佳炜" w:date="2022-09-02T16:58:00Z">
        <w:r w:rsidR="002E5A14">
          <w:rPr>
            <w:rFonts w:ascii="宋体" w:hAnsi="宋体" w:hint="eastAsia"/>
            <w:color w:val="000000"/>
            <w:szCs w:val="21"/>
          </w:rPr>
          <w:t>比较</w:t>
        </w:r>
      </w:ins>
      <w:ins w:id="1969" w:author="xujiawei" w:date="2022-09-07T11:42:00Z">
        <w:r w:rsidR="000B39E3" w:rsidRPr="00610DA9">
          <w:t>EPE_MMSA-VIT</w:t>
        </w:r>
        <w:r w:rsidR="000B39E3">
          <w:rPr>
            <w:rFonts w:hint="eastAsia"/>
          </w:rPr>
          <w:t>模型</w:t>
        </w:r>
        <w:r w:rsidR="000B39E3">
          <w:rPr>
            <w:rFonts w:ascii="宋体" w:hAnsi="宋体" w:hint="eastAsia"/>
            <w:color w:val="000000"/>
            <w:szCs w:val="21"/>
          </w:rPr>
          <w:t>与</w:t>
        </w:r>
        <w:r w:rsidR="000B39E3" w:rsidRPr="00610DA9">
          <w:rPr>
            <w:rFonts w:hint="eastAsia"/>
          </w:rPr>
          <w:t>DCNNs</w:t>
        </w:r>
      </w:ins>
      <w:ins w:id="1970" w:author="许佳炜" w:date="2022-09-02T16:56:00Z">
        <w:del w:id="1971" w:author="xujiawei" w:date="2022-09-07T11:42:00Z">
          <w:r w:rsidR="009E4271" w:rsidRPr="002554D0" w:rsidDel="000B39E3">
            <w:rPr>
              <w:rFonts w:ascii="宋体" w:hAnsi="宋体"/>
              <w:color w:val="000000"/>
              <w:szCs w:val="21"/>
            </w:rPr>
            <w:delText>EPE_MMSA-VIT</w:delText>
          </w:r>
          <w:r w:rsidR="009E4271" w:rsidDel="000B39E3">
            <w:rPr>
              <w:rFonts w:ascii="宋体" w:hAnsi="宋体" w:hint="eastAsia"/>
              <w:color w:val="000000"/>
              <w:szCs w:val="21"/>
            </w:rPr>
            <w:delText>模型</w:delText>
          </w:r>
        </w:del>
      </w:ins>
      <w:ins w:id="1972" w:author="许佳炜" w:date="2022-09-02T16:58:00Z">
        <w:del w:id="1973" w:author="xujiawei" w:date="2022-09-07T11:42:00Z">
          <w:r w:rsidR="002E5A14" w:rsidDel="000B39E3">
            <w:rPr>
              <w:rFonts w:ascii="宋体" w:hAnsi="宋体" w:hint="eastAsia"/>
              <w:color w:val="000000"/>
              <w:szCs w:val="21"/>
            </w:rPr>
            <w:delText>与CNN</w:delText>
          </w:r>
        </w:del>
      </w:ins>
      <w:ins w:id="1974" w:author="许佳炜" w:date="2022-09-02T16:59:00Z">
        <w:r w:rsidR="0041716B">
          <w:rPr>
            <w:rFonts w:ascii="宋体" w:hAnsi="宋体" w:hint="eastAsia"/>
            <w:color w:val="000000"/>
            <w:szCs w:val="21"/>
          </w:rPr>
          <w:t>在噪声环境下的</w:t>
        </w:r>
      </w:ins>
      <w:ins w:id="1975" w:author="许佳炜" w:date="2022-09-02T16:56:00Z">
        <w:r w:rsidR="009E4271">
          <w:rPr>
            <w:rFonts w:ascii="宋体" w:hAnsi="宋体" w:hint="eastAsia"/>
            <w:color w:val="000000"/>
            <w:szCs w:val="21"/>
          </w:rPr>
          <w:t>鲁棒性。</w:t>
        </w:r>
      </w:ins>
    </w:p>
    <w:p w14:paraId="77215ED0" w14:textId="3515056A" w:rsidR="00B5007E" w:rsidRDefault="00C40A67" w:rsidP="00C40A67">
      <w:pPr>
        <w:rPr>
          <w:ins w:id="1976" w:author="许佳炜" w:date="2022-09-02T16:30:00Z"/>
          <w:rFonts w:eastAsia="黑体"/>
          <w:bCs/>
          <w:color w:val="000000"/>
        </w:rPr>
      </w:pPr>
      <w:ins w:id="1977" w:author="许佳炜" w:date="2022-09-02T16:29:00Z">
        <w:r>
          <w:rPr>
            <w:rFonts w:eastAsia="黑体"/>
            <w:b/>
            <w:bCs/>
            <w:color w:val="000000"/>
          </w:rPr>
          <w:t>4.1</w:t>
        </w:r>
        <w:r w:rsidRPr="00EA0897">
          <w:rPr>
            <w:rFonts w:eastAsia="黑体"/>
            <w:b/>
            <w:bCs/>
            <w:color w:val="000000"/>
          </w:rPr>
          <w:t xml:space="preserve"> </w:t>
        </w:r>
        <w:r>
          <w:rPr>
            <w:rFonts w:eastAsia="黑体" w:hint="eastAsia"/>
            <w:bCs/>
            <w:color w:val="000000"/>
          </w:rPr>
          <w:t>从零学习能力</w:t>
        </w:r>
      </w:ins>
    </w:p>
    <w:p w14:paraId="5FDFAEDB" w14:textId="2A6C8690" w:rsidR="00FF454F" w:rsidRPr="00A90038" w:rsidDel="009C37FE" w:rsidRDefault="00D540F2" w:rsidP="00C40A67">
      <w:pPr>
        <w:rPr>
          <w:ins w:id="1978" w:author="许佳炜" w:date="2022-09-02T16:30:00Z"/>
          <w:del w:id="1979" w:author="xujiawei" w:date="2022-09-04T10:49:00Z"/>
          <w:rFonts w:ascii="宋体" w:hAnsi="宋体"/>
          <w:color w:val="000000"/>
          <w:szCs w:val="21"/>
          <w:rPrChange w:id="1980" w:author="许佳炜" w:date="2022-09-02T17:15:00Z">
            <w:rPr>
              <w:ins w:id="1981" w:author="许佳炜" w:date="2022-09-02T16:30:00Z"/>
              <w:del w:id="1982" w:author="xujiawei" w:date="2022-09-04T10:49:00Z"/>
              <w:rFonts w:eastAsia="黑体"/>
              <w:bCs/>
              <w:color w:val="000000"/>
            </w:rPr>
          </w:rPrChange>
        </w:rPr>
      </w:pPr>
      <w:ins w:id="1983" w:author="许佳炜" w:date="2022-09-02T16:31:00Z">
        <w:r>
          <w:rPr>
            <w:rFonts w:eastAsia="黑体"/>
            <w:bCs/>
            <w:color w:val="000000"/>
          </w:rPr>
          <w:tab/>
        </w:r>
      </w:ins>
      <w:ins w:id="1984" w:author="许佳炜" w:date="2022-09-02T17:00:00Z">
        <w:r w:rsidR="00934C38" w:rsidRPr="00934C38">
          <w:rPr>
            <w:rFonts w:ascii="宋体" w:hAnsi="宋体" w:hint="eastAsia"/>
            <w:color w:val="000000"/>
            <w:szCs w:val="21"/>
            <w:rPrChange w:id="1985" w:author="许佳炜" w:date="2022-09-02T17:01:00Z">
              <w:rPr>
                <w:rFonts w:eastAsia="黑体" w:hint="eastAsia"/>
                <w:bCs/>
                <w:color w:val="000000"/>
              </w:rPr>
            </w:rPrChange>
          </w:rPr>
          <w:t>标准</w:t>
        </w:r>
        <w:proofErr w:type="spellStart"/>
        <w:r w:rsidR="00934C38" w:rsidRPr="00782FD1">
          <w:rPr>
            <w:rPrChange w:id="1986" w:author="xujiawei" w:date="2022-09-07T11:42:00Z">
              <w:rPr>
                <w:rFonts w:eastAsia="黑体"/>
                <w:bCs/>
                <w:color w:val="000000"/>
              </w:rPr>
            </w:rPrChange>
          </w:rPr>
          <w:t>ViT</w:t>
        </w:r>
        <w:proofErr w:type="spellEnd"/>
        <w:r w:rsidR="00934C38" w:rsidRPr="00934C38">
          <w:rPr>
            <w:rFonts w:ascii="宋体" w:hAnsi="宋体" w:hint="eastAsia"/>
            <w:color w:val="000000"/>
            <w:szCs w:val="21"/>
            <w:rPrChange w:id="1987" w:author="许佳炜" w:date="2022-09-02T17:01:00Z">
              <w:rPr>
                <w:rFonts w:eastAsia="黑体" w:hint="eastAsia"/>
                <w:bCs/>
                <w:color w:val="000000"/>
              </w:rPr>
            </w:rPrChange>
          </w:rPr>
          <w:t>模型由于缺乏先验的</w:t>
        </w:r>
      </w:ins>
      <w:ins w:id="1988" w:author="许佳炜" w:date="2022-09-02T17:01:00Z">
        <w:r w:rsidR="007757CC">
          <w:rPr>
            <w:rFonts w:ascii="宋体" w:hAnsi="宋体" w:hint="eastAsia"/>
            <w:color w:val="000000"/>
            <w:szCs w:val="21"/>
          </w:rPr>
          <w:t>局部归纳</w:t>
        </w:r>
      </w:ins>
      <w:ins w:id="1989" w:author="许佳炜" w:date="2022-09-02T17:02:00Z">
        <w:r w:rsidR="007757CC">
          <w:rPr>
            <w:rFonts w:ascii="宋体" w:hAnsi="宋体" w:hint="eastAsia"/>
            <w:color w:val="000000"/>
            <w:szCs w:val="21"/>
          </w:rPr>
          <w:t>偏置和</w:t>
        </w:r>
      </w:ins>
      <w:ins w:id="1990" w:author="许佳炜" w:date="2022-09-02T17:03:00Z">
        <w:r w:rsidR="0075598B">
          <w:rPr>
            <w:rFonts w:ascii="宋体" w:hAnsi="宋体" w:hint="eastAsia"/>
            <w:color w:val="000000"/>
            <w:szCs w:val="21"/>
          </w:rPr>
          <w:t>计算自注意力时过于关注自身向量</w:t>
        </w:r>
      </w:ins>
      <w:ins w:id="1991" w:author="许佳炜" w:date="2022-09-02T17:04:00Z">
        <w:r w:rsidR="00C33741">
          <w:rPr>
            <w:rFonts w:ascii="宋体" w:hAnsi="宋体" w:hint="eastAsia"/>
            <w:color w:val="000000"/>
            <w:szCs w:val="21"/>
          </w:rPr>
          <w:t>等问题</w:t>
        </w:r>
      </w:ins>
      <w:ins w:id="1992" w:author="许佳炜" w:date="2022-09-02T17:03:00Z">
        <w:r w:rsidR="00C33741">
          <w:rPr>
            <w:rFonts w:ascii="宋体" w:hAnsi="宋体" w:hint="eastAsia"/>
            <w:color w:val="000000"/>
            <w:szCs w:val="21"/>
          </w:rPr>
          <w:t>，</w:t>
        </w:r>
      </w:ins>
      <w:ins w:id="1993" w:author="xujiawei" w:date="2022-09-07T11:43:00Z">
        <w:r w:rsidR="00F913CA">
          <w:rPr>
            <w:rFonts w:ascii="宋体" w:hAnsi="宋体" w:hint="eastAsia"/>
            <w:color w:val="000000"/>
            <w:szCs w:val="21"/>
          </w:rPr>
          <w:t>由此造成</w:t>
        </w:r>
      </w:ins>
      <w:ins w:id="1994" w:author="许佳炜" w:date="2022-09-02T17:05:00Z">
        <w:r w:rsidR="00C33741">
          <w:rPr>
            <w:rFonts w:ascii="宋体" w:hAnsi="宋体" w:hint="eastAsia"/>
            <w:color w:val="000000"/>
            <w:szCs w:val="21"/>
          </w:rPr>
          <w:t>其在</w:t>
        </w:r>
      </w:ins>
      <w:ins w:id="1995" w:author="xujiawei" w:date="2022-09-07T11:43:00Z">
        <w:r w:rsidR="00355795">
          <w:rPr>
            <w:rFonts w:ascii="宋体" w:hAnsi="宋体" w:hint="eastAsia"/>
            <w:color w:val="000000"/>
            <w:szCs w:val="21"/>
          </w:rPr>
          <w:t>中</w:t>
        </w:r>
      </w:ins>
      <w:ins w:id="1996" w:author="许佳炜" w:date="2022-09-02T17:05:00Z">
        <w:r w:rsidR="00C33741">
          <w:rPr>
            <w:rFonts w:ascii="宋体" w:hAnsi="宋体" w:hint="eastAsia"/>
            <w:color w:val="000000"/>
            <w:szCs w:val="21"/>
          </w:rPr>
          <w:t>小规模数据集上从零学习能力较差</w:t>
        </w:r>
      </w:ins>
      <w:ins w:id="1997" w:author="许佳炜" w:date="2022-09-02T17:06:00Z">
        <w:r w:rsidR="00936DFE">
          <w:rPr>
            <w:rFonts w:ascii="宋体" w:hAnsi="宋体" w:hint="eastAsia"/>
            <w:color w:val="000000"/>
            <w:szCs w:val="21"/>
          </w:rPr>
          <w:t>。</w:t>
        </w:r>
      </w:ins>
      <w:ins w:id="1998" w:author="xujiawei" w:date="2022-09-04T10:19:00Z">
        <w:r w:rsidR="00D537A2">
          <w:rPr>
            <w:rFonts w:ascii="宋体" w:hAnsi="宋体" w:hint="eastAsia"/>
            <w:color w:val="000000"/>
            <w:szCs w:val="21"/>
          </w:rPr>
          <w:t>图</w:t>
        </w:r>
      </w:ins>
      <w:ins w:id="1999" w:author="xujiawei" w:date="2022-09-04T15:17:00Z">
        <w:r w:rsidR="00F83D9C">
          <w:rPr>
            <w:rFonts w:ascii="宋体" w:hAnsi="宋体"/>
            <w:color w:val="000000"/>
            <w:szCs w:val="21"/>
          </w:rPr>
          <w:t>5</w:t>
        </w:r>
      </w:ins>
      <w:ins w:id="2000" w:author="xujiawei" w:date="2022-09-07T11:43:00Z">
        <w:r w:rsidR="00B41451">
          <w:rPr>
            <w:rFonts w:ascii="宋体" w:hAnsi="宋体" w:hint="eastAsia"/>
            <w:color w:val="000000"/>
            <w:szCs w:val="21"/>
          </w:rPr>
          <w:t>展示了</w:t>
        </w:r>
      </w:ins>
      <w:ins w:id="2001" w:author="xujiawei" w:date="2022-09-07T11:44:00Z">
        <w:r w:rsidR="00CD684D">
          <w:rPr>
            <w:rFonts w:ascii="宋体" w:hAnsi="宋体" w:hint="eastAsia"/>
            <w:color w:val="000000"/>
            <w:szCs w:val="21"/>
          </w:rPr>
          <w:t>对比</w:t>
        </w:r>
      </w:ins>
      <w:ins w:id="2002" w:author="xujiawei" w:date="2022-09-04T10:20:00Z">
        <w:r w:rsidR="00D537A2">
          <w:rPr>
            <w:rFonts w:ascii="宋体" w:hAnsi="宋体" w:hint="eastAsia"/>
            <w:color w:val="000000"/>
            <w:szCs w:val="21"/>
          </w:rPr>
          <w:t>标准</w:t>
        </w:r>
      </w:ins>
      <w:proofErr w:type="spellStart"/>
      <w:ins w:id="2003" w:author="xujiawei" w:date="2022-09-04T10:28:00Z">
        <w:r w:rsidR="00B02E49" w:rsidRPr="009E4118">
          <w:rPr>
            <w:rPrChange w:id="2004" w:author="xujiawei" w:date="2022-09-07T11:43:00Z">
              <w:rPr>
                <w:rFonts w:ascii="宋体" w:hAnsi="宋体"/>
                <w:color w:val="000000"/>
                <w:szCs w:val="21"/>
              </w:rPr>
            </w:rPrChange>
          </w:rPr>
          <w:t>ViT</w:t>
        </w:r>
      </w:ins>
      <w:proofErr w:type="spellEnd"/>
      <w:ins w:id="2005" w:author="xujiawei" w:date="2022-09-04T10:29:00Z">
        <w:r w:rsidR="00B02E49">
          <w:rPr>
            <w:rFonts w:ascii="宋体" w:hAnsi="宋体" w:hint="eastAsia"/>
            <w:color w:val="000000"/>
            <w:szCs w:val="21"/>
          </w:rPr>
          <w:t>模型，</w:t>
        </w:r>
      </w:ins>
      <w:ins w:id="2006" w:author="xujiawei" w:date="2022-09-07T11:45:00Z">
        <w:r w:rsidR="00EA19D2" w:rsidRPr="00610DA9">
          <w:rPr>
            <w:rFonts w:hint="eastAsia"/>
          </w:rPr>
          <w:t xml:space="preserve"> </w:t>
        </w:r>
      </w:ins>
      <w:ins w:id="2007" w:author="xujiawei" w:date="2022-09-07T11:44:00Z">
        <w:r w:rsidR="009A43CA" w:rsidRPr="00610DA9">
          <w:rPr>
            <w:rFonts w:hint="eastAsia"/>
          </w:rPr>
          <w:t>EPE</w:t>
        </w:r>
        <w:r w:rsidR="009A43CA">
          <w:t>-</w:t>
        </w:r>
      </w:ins>
      <w:proofErr w:type="spellStart"/>
      <w:ins w:id="2008" w:author="xujiawei" w:date="2022-09-04T10:29:00Z">
        <w:r w:rsidR="00B02E49" w:rsidRPr="00191302">
          <w:rPr>
            <w:rPrChange w:id="2009" w:author="xujiawei" w:date="2022-09-07T11:44:00Z">
              <w:rPr>
                <w:rFonts w:ascii="宋体" w:hAnsi="宋体"/>
                <w:color w:val="000000"/>
                <w:szCs w:val="21"/>
              </w:rPr>
            </w:rPrChange>
          </w:rPr>
          <w:t>ViT</w:t>
        </w:r>
        <w:proofErr w:type="spellEnd"/>
        <w:r w:rsidR="00B02E49">
          <w:rPr>
            <w:rFonts w:ascii="宋体" w:hAnsi="宋体" w:hint="eastAsia"/>
            <w:color w:val="000000"/>
            <w:szCs w:val="21"/>
          </w:rPr>
          <w:t>模型</w:t>
        </w:r>
      </w:ins>
      <w:ins w:id="2010" w:author="xujiawei" w:date="2022-09-07T11:45:00Z">
        <w:r w:rsidR="008F1AD9">
          <w:rPr>
            <w:rFonts w:ascii="宋体" w:hAnsi="宋体" w:hint="eastAsia"/>
            <w:color w:val="000000"/>
            <w:szCs w:val="21"/>
          </w:rPr>
          <w:t>即标准</w:t>
        </w:r>
        <w:proofErr w:type="spellStart"/>
        <w:r w:rsidR="008F1AD9" w:rsidRPr="00610DA9">
          <w:rPr>
            <w:rFonts w:hint="eastAsia"/>
          </w:rPr>
          <w:t>ViT</w:t>
        </w:r>
        <w:proofErr w:type="spellEnd"/>
        <w:r w:rsidR="008F1AD9">
          <w:rPr>
            <w:rFonts w:ascii="宋体" w:hAnsi="宋体" w:hint="eastAsia"/>
            <w:color w:val="000000"/>
            <w:szCs w:val="21"/>
          </w:rPr>
          <w:t>模型</w:t>
        </w:r>
      </w:ins>
      <w:ins w:id="2011" w:author="xujiawei" w:date="2022-09-04T10:29:00Z">
        <w:r w:rsidR="00B02E49">
          <w:rPr>
            <w:rFonts w:ascii="宋体" w:hAnsi="宋体" w:hint="eastAsia"/>
            <w:color w:val="000000"/>
            <w:szCs w:val="21"/>
          </w:rPr>
          <w:t>添加</w:t>
        </w:r>
      </w:ins>
      <w:ins w:id="2012" w:author="xujiawei" w:date="2022-09-07T11:45:00Z">
        <w:r w:rsidR="008F1AD9" w:rsidRPr="00610DA9">
          <w:rPr>
            <w:rFonts w:hint="eastAsia"/>
          </w:rPr>
          <w:t>EPE</w:t>
        </w:r>
      </w:ins>
      <w:ins w:id="2013" w:author="xujiawei" w:date="2022-09-04T10:29:00Z">
        <w:r w:rsidR="00B02E49">
          <w:rPr>
            <w:rFonts w:ascii="宋体" w:hAnsi="宋体" w:hint="eastAsia"/>
            <w:color w:val="000000"/>
            <w:szCs w:val="21"/>
          </w:rPr>
          <w:t>结构以及</w:t>
        </w:r>
      </w:ins>
      <w:ins w:id="2014" w:author="xujiawei" w:date="2022-09-07T11:45:00Z">
        <w:r w:rsidR="008F1AD9" w:rsidRPr="00610DA9">
          <w:t>EPE_MMSA-VIT</w:t>
        </w:r>
        <w:r w:rsidR="008F1AD9">
          <w:rPr>
            <w:rFonts w:hint="eastAsia"/>
          </w:rPr>
          <w:t>即</w:t>
        </w:r>
      </w:ins>
      <w:ins w:id="2015" w:author="xujiawei" w:date="2022-09-04T10:29:00Z">
        <w:r w:rsidR="00B02E49">
          <w:rPr>
            <w:rFonts w:ascii="宋体" w:hAnsi="宋体" w:hint="eastAsia"/>
            <w:color w:val="000000"/>
            <w:szCs w:val="21"/>
          </w:rPr>
          <w:t>标准</w:t>
        </w:r>
        <w:r w:rsidR="00B02E49" w:rsidRPr="009E7F56">
          <w:rPr>
            <w:rPrChange w:id="2016" w:author="xujiawei" w:date="2022-09-07T11:44:00Z">
              <w:rPr>
                <w:rFonts w:ascii="宋体" w:hAnsi="宋体"/>
                <w:color w:val="000000"/>
                <w:szCs w:val="21"/>
              </w:rPr>
            </w:rPrChange>
          </w:rPr>
          <w:t>VIT</w:t>
        </w:r>
        <w:r w:rsidR="00B02E49">
          <w:rPr>
            <w:rFonts w:ascii="宋体" w:hAnsi="宋体" w:hint="eastAsia"/>
            <w:color w:val="000000"/>
            <w:szCs w:val="21"/>
          </w:rPr>
          <w:t>模型</w:t>
        </w:r>
      </w:ins>
      <w:ins w:id="2017" w:author="xujiawei" w:date="2022-09-04T10:30:00Z">
        <w:r w:rsidR="009B5B27">
          <w:rPr>
            <w:rFonts w:ascii="宋体" w:hAnsi="宋体" w:hint="eastAsia"/>
            <w:color w:val="000000"/>
            <w:szCs w:val="21"/>
          </w:rPr>
          <w:t>同时</w:t>
        </w:r>
      </w:ins>
      <w:ins w:id="2018" w:author="xujiawei" w:date="2022-09-04T10:29:00Z">
        <w:r w:rsidR="00B02E49">
          <w:rPr>
            <w:rFonts w:ascii="宋体" w:hAnsi="宋体" w:hint="eastAsia"/>
            <w:color w:val="000000"/>
            <w:szCs w:val="21"/>
          </w:rPr>
          <w:t>添加</w:t>
        </w:r>
        <w:r w:rsidR="00B02E49" w:rsidRPr="009E7F56">
          <w:rPr>
            <w:rPrChange w:id="2019" w:author="xujiawei" w:date="2022-09-07T11:44:00Z">
              <w:rPr>
                <w:rFonts w:ascii="宋体" w:hAnsi="宋体"/>
                <w:color w:val="000000"/>
                <w:szCs w:val="21"/>
              </w:rPr>
            </w:rPrChange>
          </w:rPr>
          <w:t>EPE</w:t>
        </w:r>
        <w:r w:rsidR="00B02E49">
          <w:rPr>
            <w:rFonts w:ascii="宋体" w:hAnsi="宋体" w:hint="eastAsia"/>
            <w:color w:val="000000"/>
            <w:szCs w:val="21"/>
          </w:rPr>
          <w:t>和</w:t>
        </w:r>
        <w:r w:rsidR="00B02E49" w:rsidRPr="009E7F56">
          <w:rPr>
            <w:rPrChange w:id="2020" w:author="xujiawei" w:date="2022-09-07T11:44:00Z">
              <w:rPr>
                <w:rFonts w:ascii="宋体" w:hAnsi="宋体"/>
                <w:color w:val="000000"/>
                <w:szCs w:val="21"/>
              </w:rPr>
            </w:rPrChange>
          </w:rPr>
          <w:t>MMSA</w:t>
        </w:r>
        <w:r w:rsidR="00B02E49">
          <w:rPr>
            <w:rFonts w:ascii="宋体" w:hAnsi="宋体" w:hint="eastAsia"/>
            <w:color w:val="000000"/>
            <w:szCs w:val="21"/>
          </w:rPr>
          <w:t>结构</w:t>
        </w:r>
      </w:ins>
      <w:ins w:id="2021" w:author="xujiawei" w:date="2022-09-04T10:30:00Z">
        <w:r w:rsidR="00291B55">
          <w:rPr>
            <w:rFonts w:ascii="宋体" w:hAnsi="宋体" w:hint="eastAsia"/>
            <w:color w:val="000000"/>
            <w:szCs w:val="21"/>
          </w:rPr>
          <w:t>的训练准确率曲线，可以明显看出</w:t>
        </w:r>
      </w:ins>
      <w:ins w:id="2022" w:author="许佳炜" w:date="2022-09-02T17:05:00Z">
        <w:del w:id="2023" w:author="xujiawei" w:date="2022-09-04T10:31:00Z">
          <w:r w:rsidR="00C33741" w:rsidRPr="00E012D5" w:rsidDel="00C93881">
            <w:rPr>
              <w:rFonts w:hint="eastAsia"/>
              <w:rPrChange w:id="2024" w:author="xujiawei" w:date="2022-09-07T11:46:00Z">
                <w:rPr>
                  <w:rFonts w:ascii="宋体" w:hAnsi="宋体" w:hint="eastAsia"/>
                  <w:color w:val="000000"/>
                  <w:szCs w:val="21"/>
                </w:rPr>
              </w:rPrChange>
            </w:rPr>
            <w:delText>本文提出的</w:delText>
          </w:r>
        </w:del>
        <w:r w:rsidR="00C33741" w:rsidRPr="00E012D5">
          <w:rPr>
            <w:rPrChange w:id="2025" w:author="xujiawei" w:date="2022-09-07T11:46:00Z">
              <w:rPr>
                <w:rFonts w:ascii="宋体" w:hAnsi="宋体"/>
                <w:color w:val="000000"/>
                <w:szCs w:val="21"/>
              </w:rPr>
            </w:rPrChange>
          </w:rPr>
          <w:t>EPE_MMSA-VIT</w:t>
        </w:r>
        <w:r w:rsidR="00C33741">
          <w:rPr>
            <w:rFonts w:ascii="宋体" w:hAnsi="宋体" w:hint="eastAsia"/>
            <w:color w:val="000000"/>
            <w:szCs w:val="21"/>
          </w:rPr>
          <w:t>模型</w:t>
        </w:r>
      </w:ins>
      <w:ins w:id="2026" w:author="xujiawei" w:date="2022-09-04T10:31:00Z">
        <w:r w:rsidR="00BC68D9">
          <w:rPr>
            <w:rFonts w:ascii="宋体" w:hAnsi="宋体"/>
            <w:color w:val="000000"/>
            <w:szCs w:val="21"/>
          </w:rPr>
          <w:t>,</w:t>
        </w:r>
      </w:ins>
      <w:ins w:id="2027" w:author="许佳炜" w:date="2022-09-02T17:09:00Z">
        <w:del w:id="2028" w:author="xujiawei" w:date="2022-09-04T10:31:00Z">
          <w:r w:rsidR="0025132E" w:rsidDel="00CE1B67">
            <w:rPr>
              <w:rFonts w:ascii="宋体" w:hAnsi="宋体" w:hint="eastAsia"/>
              <w:color w:val="000000"/>
              <w:szCs w:val="21"/>
            </w:rPr>
            <w:delText>对比标准ViT</w:delText>
          </w:r>
        </w:del>
      </w:ins>
      <w:ins w:id="2029" w:author="许佳炜" w:date="2022-09-02T17:10:00Z">
        <w:del w:id="2030" w:author="xujiawei" w:date="2022-09-04T10:31:00Z">
          <w:r w:rsidR="0025132E" w:rsidDel="00CE1B67">
            <w:rPr>
              <w:rFonts w:ascii="宋体" w:hAnsi="宋体" w:hint="eastAsia"/>
              <w:color w:val="000000"/>
              <w:szCs w:val="21"/>
            </w:rPr>
            <w:delText>模型</w:delText>
          </w:r>
          <w:r w:rsidR="008059DA" w:rsidDel="00CE1B67">
            <w:rPr>
              <w:rFonts w:ascii="宋体" w:hAnsi="宋体" w:hint="eastAsia"/>
              <w:color w:val="000000"/>
              <w:szCs w:val="21"/>
            </w:rPr>
            <w:delText>在的训练准确率</w:delText>
          </w:r>
        </w:del>
        <w:del w:id="2031" w:author="xujiawei" w:date="2022-09-04T10:19:00Z">
          <w:r w:rsidR="008059DA" w:rsidDel="00D537A2">
            <w:rPr>
              <w:rFonts w:ascii="宋体" w:hAnsi="宋体" w:hint="eastAsia"/>
              <w:color w:val="000000"/>
              <w:szCs w:val="21"/>
            </w:rPr>
            <w:delText>如图6所示</w:delText>
          </w:r>
        </w:del>
        <w:del w:id="2032" w:author="xujiawei" w:date="2022-09-04T10:31:00Z">
          <w:r w:rsidR="008059DA" w:rsidDel="00CE1B67">
            <w:rPr>
              <w:rFonts w:ascii="宋体" w:hAnsi="宋体" w:hint="eastAsia"/>
              <w:color w:val="000000"/>
              <w:szCs w:val="21"/>
            </w:rPr>
            <w:delText>。</w:delText>
          </w:r>
        </w:del>
      </w:ins>
      <w:ins w:id="2033" w:author="许佳炜" w:date="2022-09-02T17:12:00Z">
        <w:del w:id="2034" w:author="xujiawei" w:date="2022-09-04T10:31:00Z">
          <w:r w:rsidR="006A71ED" w:rsidDel="00CE1B67">
            <w:rPr>
              <w:rFonts w:ascii="宋体" w:hAnsi="宋体" w:hint="eastAsia"/>
              <w:color w:val="000000"/>
              <w:szCs w:val="21"/>
            </w:rPr>
            <w:delText>可以看出</w:delText>
          </w:r>
          <w:r w:rsidR="006A71ED" w:rsidRPr="002554D0" w:rsidDel="00CE1B67">
            <w:rPr>
              <w:rFonts w:ascii="宋体" w:hAnsi="宋体"/>
              <w:color w:val="000000"/>
              <w:szCs w:val="21"/>
            </w:rPr>
            <w:delText>EPE_MMSA-VIT</w:delText>
          </w:r>
        </w:del>
      </w:ins>
      <w:ins w:id="2035" w:author="许佳炜" w:date="2022-09-02T17:13:00Z">
        <w:del w:id="2036" w:author="xujiawei" w:date="2022-09-04T10:31:00Z">
          <w:r w:rsidR="006A71ED" w:rsidDel="00CE1B67">
            <w:rPr>
              <w:rFonts w:ascii="宋体" w:hAnsi="宋体" w:hint="eastAsia"/>
              <w:color w:val="000000"/>
              <w:szCs w:val="21"/>
            </w:rPr>
            <w:delText>对比标准ViT模型，</w:delText>
          </w:r>
        </w:del>
      </w:ins>
      <w:ins w:id="2037" w:author="许佳炜" w:date="2022-09-02T17:14:00Z">
        <w:del w:id="2038" w:author="xujiawei" w:date="2022-09-04T10:32:00Z">
          <w:r w:rsidR="004375E2" w:rsidDel="00136558">
            <w:rPr>
              <w:rFonts w:ascii="宋体" w:hAnsi="宋体" w:hint="eastAsia"/>
              <w:color w:val="000000"/>
              <w:szCs w:val="21"/>
            </w:rPr>
            <w:delText>有着更高的训练准确率并且收敛的更快</w:delText>
          </w:r>
        </w:del>
      </w:ins>
      <w:ins w:id="2039" w:author="xujiawei" w:date="2022-09-04T10:32:00Z">
        <w:r w:rsidR="00136558">
          <w:rPr>
            <w:rFonts w:ascii="宋体" w:hAnsi="宋体" w:hint="eastAsia"/>
            <w:color w:val="000000"/>
            <w:szCs w:val="21"/>
          </w:rPr>
          <w:t>更容易在</w:t>
        </w:r>
      </w:ins>
      <w:proofErr w:type="spellStart"/>
      <w:ins w:id="2040" w:author="xujiawei" w:date="2022-09-07T11:46:00Z">
        <w:r w:rsidR="00F40448" w:rsidRPr="00610DA9">
          <w:rPr>
            <w:rFonts w:hint="eastAsia"/>
          </w:rPr>
          <w:t>Plant</w:t>
        </w:r>
        <w:r w:rsidR="00F40448" w:rsidRPr="00610DA9">
          <w:t>Village</w:t>
        </w:r>
        <w:proofErr w:type="spellEnd"/>
        <w:r w:rsidR="00F40448">
          <w:rPr>
            <w:rFonts w:ascii="宋体" w:hAnsi="宋体" w:hint="eastAsia"/>
            <w:color w:val="000000"/>
            <w:szCs w:val="21"/>
          </w:rPr>
          <w:t>的番茄病害子集</w:t>
        </w:r>
      </w:ins>
      <w:ins w:id="2041" w:author="xujiawei" w:date="2022-09-04T10:33:00Z">
        <w:r w:rsidR="00136558">
          <w:rPr>
            <w:rFonts w:ascii="宋体" w:hAnsi="宋体" w:hint="eastAsia"/>
            <w:color w:val="000000"/>
            <w:szCs w:val="21"/>
          </w:rPr>
          <w:t>上学习，不仅有着更高的训练准确率并且收敛的更快</w:t>
        </w:r>
      </w:ins>
      <w:ins w:id="2042" w:author="许佳炜" w:date="2022-09-02T17:13:00Z">
        <w:r w:rsidR="006A71ED">
          <w:rPr>
            <w:rFonts w:ascii="宋体" w:hAnsi="宋体" w:hint="eastAsia"/>
            <w:color w:val="000000"/>
            <w:szCs w:val="21"/>
          </w:rPr>
          <w:t>。</w:t>
        </w:r>
      </w:ins>
    </w:p>
    <w:p w14:paraId="04B44C26" w14:textId="2EB0F516" w:rsidR="00A209D0" w:rsidRDefault="00653347">
      <w:pPr>
        <w:rPr>
          <w:ins w:id="2043" w:author="许佳炜" w:date="2022-09-02T16:31:00Z"/>
          <w:rFonts w:eastAsia="黑体"/>
          <w:bCs/>
          <w:color w:val="000000"/>
        </w:rPr>
        <w:pPrChange w:id="2044" w:author="许佳炜" w:date="2022-09-02T16:32:00Z">
          <w:pPr>
            <w:ind w:firstLine="420"/>
          </w:pPr>
        </w:pPrChange>
      </w:pPr>
      <w:ins w:id="2045" w:author="许佳炜" w:date="2022-09-02T16:31:00Z">
        <w:del w:id="2046" w:author="xujiawei" w:date="2022-09-04T10:18:00Z">
          <w:r w:rsidRPr="00653347" w:rsidDel="00A209D0">
            <w:rPr>
              <w:rFonts w:eastAsia="黑体"/>
              <w:bCs/>
              <w:noProof/>
              <w:color w:val="000000"/>
            </w:rPr>
            <w:drawing>
              <wp:inline distT="0" distB="0" distL="0" distR="0" wp14:anchorId="70E493AC" wp14:editId="665D2155">
                <wp:extent cx="3032760" cy="270637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032760" cy="2706370"/>
                        </a:xfrm>
                        <a:prstGeom prst="rect">
                          <a:avLst/>
                        </a:prstGeom>
                      </pic:spPr>
                    </pic:pic>
                  </a:graphicData>
                </a:graphic>
              </wp:inline>
            </w:drawing>
          </w:r>
        </w:del>
      </w:ins>
    </w:p>
    <w:p w14:paraId="4A6FE681" w14:textId="01250503" w:rsidR="00A209D0" w:rsidRDefault="00A209D0" w:rsidP="00D540F2">
      <w:pPr>
        <w:jc w:val="center"/>
        <w:rPr>
          <w:ins w:id="2047" w:author="xujiawei" w:date="2022-09-04T10:18:00Z"/>
          <w:sz w:val="18"/>
          <w:szCs w:val="18"/>
        </w:rPr>
      </w:pPr>
      <w:ins w:id="2048" w:author="xujiawei" w:date="2022-09-04T10:18:00Z">
        <w:r>
          <w:rPr>
            <w:noProof/>
          </w:rPr>
          <w:drawing>
            <wp:inline distT="0" distB="0" distL="0" distR="0" wp14:anchorId="2693E651" wp14:editId="21361F24">
              <wp:extent cx="2898140" cy="2086429"/>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2946266" cy="2121076"/>
                      </a:xfrm>
                      <a:prstGeom prst="rect">
                        <a:avLst/>
                      </a:prstGeom>
                      <a:noFill/>
                      <a:ln>
                        <a:noFill/>
                      </a:ln>
                    </pic:spPr>
                  </pic:pic>
                </a:graphicData>
              </a:graphic>
            </wp:inline>
          </w:drawing>
        </w:r>
      </w:ins>
    </w:p>
    <w:p w14:paraId="091C4912" w14:textId="1806AEC9" w:rsidR="00D540F2" w:rsidRPr="00EC79D6" w:rsidDel="00B04D6B" w:rsidRDefault="00B04D6B">
      <w:pPr>
        <w:jc w:val="center"/>
        <w:rPr>
          <w:ins w:id="2049" w:author="许佳炜" w:date="2022-09-02T16:31:00Z"/>
          <w:del w:id="2050" w:author="xujiawei" w:date="2022-09-07T11:23:00Z"/>
          <w:sz w:val="18"/>
          <w:szCs w:val="18"/>
        </w:rPr>
      </w:pPr>
      <w:ins w:id="2051" w:author="xujiawei" w:date="2022-09-07T11:23:00Z">
        <w:r>
          <w:rPr>
            <w:sz w:val="18"/>
            <w:szCs w:val="18"/>
          </w:rPr>
          <w:t xml:space="preserve">               </w:t>
        </w:r>
      </w:ins>
      <w:ins w:id="2052" w:author="许佳炜" w:date="2022-09-02T16:31:00Z">
        <w:del w:id="2053" w:author="xujiawei" w:date="2022-09-07T11:23:00Z">
          <w:r w:rsidR="00D540F2" w:rsidRPr="00EC79D6" w:rsidDel="00B04D6B">
            <w:rPr>
              <w:sz w:val="18"/>
              <w:szCs w:val="18"/>
            </w:rPr>
            <w:delText>Fig.</w:delText>
          </w:r>
        </w:del>
      </w:ins>
      <w:ins w:id="2054" w:author="许佳炜" w:date="2022-09-02T16:33:00Z">
        <w:del w:id="2055" w:author="xujiawei" w:date="2022-09-04T15:17:00Z">
          <w:r w:rsidR="00495E7D" w:rsidDel="007D3425">
            <w:rPr>
              <w:sz w:val="18"/>
              <w:szCs w:val="18"/>
            </w:rPr>
            <w:delText>6</w:delText>
          </w:r>
        </w:del>
      </w:ins>
      <w:ins w:id="2056" w:author="许佳炜" w:date="2022-09-02T16:31:00Z">
        <w:del w:id="2057" w:author="xujiawei" w:date="2022-09-07T11:23:00Z">
          <w:r w:rsidR="00D540F2" w:rsidRPr="00EC79D6" w:rsidDel="00B04D6B">
            <w:rPr>
              <w:sz w:val="18"/>
              <w:szCs w:val="18"/>
            </w:rPr>
            <w:delText xml:space="preserve">  </w:delText>
          </w:r>
        </w:del>
      </w:ins>
    </w:p>
    <w:p w14:paraId="5228FA6F" w14:textId="4A625ED0" w:rsidR="00D540F2" w:rsidRDefault="00D540F2">
      <w:pPr>
        <w:rPr>
          <w:ins w:id="2058" w:author="xujiawei" w:date="2022-09-04T15:12:00Z"/>
          <w:sz w:val="18"/>
          <w:szCs w:val="18"/>
        </w:rPr>
        <w:pPrChange w:id="2059" w:author="xujiawei" w:date="2022-09-07T11:23:00Z">
          <w:pPr>
            <w:ind w:firstLineChars="1000" w:firstLine="1800"/>
          </w:pPr>
        </w:pPrChange>
      </w:pPr>
      <w:ins w:id="2060" w:author="许佳炜" w:date="2022-09-02T16:31:00Z">
        <w:r w:rsidRPr="00EC79D6">
          <w:rPr>
            <w:rFonts w:hint="eastAsia"/>
            <w:sz w:val="18"/>
            <w:szCs w:val="18"/>
          </w:rPr>
          <w:t>图</w:t>
        </w:r>
      </w:ins>
      <w:ins w:id="2061" w:author="xujiawei" w:date="2022-09-04T15:17:00Z">
        <w:r w:rsidR="007D3425">
          <w:rPr>
            <w:sz w:val="18"/>
            <w:szCs w:val="18"/>
          </w:rPr>
          <w:t>5</w:t>
        </w:r>
      </w:ins>
      <w:ins w:id="2062" w:author="xujiawei" w:date="2022-09-07T11:23:00Z">
        <w:r w:rsidR="00B04D6B">
          <w:rPr>
            <w:rFonts w:hint="eastAsia"/>
            <w:sz w:val="18"/>
            <w:szCs w:val="18"/>
          </w:rPr>
          <w:t>模型</w:t>
        </w:r>
      </w:ins>
      <w:ins w:id="2063" w:author="许佳炜" w:date="2022-09-02T16:31:00Z">
        <w:del w:id="2064" w:author="xujiawei" w:date="2022-09-04T15:17:00Z">
          <w:r w:rsidDel="007D3425">
            <w:rPr>
              <w:sz w:val="18"/>
              <w:szCs w:val="18"/>
            </w:rPr>
            <w:delText>6</w:delText>
          </w:r>
        </w:del>
      </w:ins>
      <w:ins w:id="2065" w:author="许佳炜" w:date="2022-09-02T16:33:00Z">
        <w:r w:rsidR="001F4FF9">
          <w:rPr>
            <w:rFonts w:hint="eastAsia"/>
            <w:sz w:val="18"/>
            <w:szCs w:val="18"/>
          </w:rPr>
          <w:t>从零学习能力</w:t>
        </w:r>
      </w:ins>
      <w:ins w:id="2066" w:author="xujiawei" w:date="2022-09-04T10:33:00Z">
        <w:r w:rsidR="00824EAA">
          <w:rPr>
            <w:rFonts w:hint="eastAsia"/>
            <w:sz w:val="18"/>
            <w:szCs w:val="18"/>
          </w:rPr>
          <w:t>对比</w:t>
        </w:r>
      </w:ins>
      <w:ins w:id="2067" w:author="许佳炜" w:date="2022-09-02T16:31:00Z">
        <w:r w:rsidRPr="001C0561">
          <w:rPr>
            <w:sz w:val="18"/>
            <w:szCs w:val="18"/>
          </w:rPr>
          <w:t xml:space="preserve"> </w:t>
        </w:r>
      </w:ins>
    </w:p>
    <w:p w14:paraId="5047A91B" w14:textId="428079F2" w:rsidR="00802FA4" w:rsidRPr="0089251A" w:rsidRDefault="00802FA4" w:rsidP="00802FA4">
      <w:pPr>
        <w:rPr>
          <w:ins w:id="2068" w:author="xujiawei" w:date="2022-09-04T15:12:00Z"/>
          <w:rFonts w:eastAsia="黑体"/>
          <w:bCs/>
          <w:color w:val="000000"/>
        </w:rPr>
      </w:pPr>
      <w:ins w:id="2069" w:author="xujiawei" w:date="2022-09-04T15:12:00Z">
        <w:r>
          <w:rPr>
            <w:rFonts w:eastAsia="黑体"/>
            <w:b/>
            <w:bCs/>
            <w:color w:val="000000"/>
          </w:rPr>
          <w:t>4</w:t>
        </w:r>
        <w:r w:rsidRPr="009F1D09">
          <w:rPr>
            <w:rFonts w:eastAsia="黑体" w:hint="eastAsia"/>
            <w:b/>
            <w:bCs/>
            <w:color w:val="000000"/>
          </w:rPr>
          <w:t>.</w:t>
        </w:r>
      </w:ins>
      <w:ins w:id="2070" w:author="xujiawei" w:date="2022-09-04T15:15:00Z">
        <w:r w:rsidR="00B67D2B">
          <w:rPr>
            <w:rFonts w:eastAsia="黑体"/>
            <w:b/>
            <w:bCs/>
            <w:color w:val="000000"/>
          </w:rPr>
          <w:t>2</w:t>
        </w:r>
      </w:ins>
      <w:ins w:id="2071" w:author="xujiawei" w:date="2022-09-04T15:12:00Z">
        <w:r w:rsidRPr="009F1D09">
          <w:rPr>
            <w:rFonts w:eastAsia="黑体"/>
            <w:b/>
            <w:bCs/>
            <w:color w:val="000000"/>
          </w:rPr>
          <w:t xml:space="preserve"> </w:t>
        </w:r>
      </w:ins>
      <w:ins w:id="2072" w:author="xujiawei" w:date="2022-09-04T15:18:00Z">
        <w:r w:rsidR="002028C1" w:rsidRPr="00AD3C2A">
          <w:rPr>
            <w:rFonts w:eastAsia="黑体" w:hint="eastAsia"/>
            <w:bCs/>
            <w:color w:val="000000"/>
            <w:rPrChange w:id="2073" w:author="xujiawei" w:date="2022-09-04T15:18:00Z">
              <w:rPr>
                <w:rFonts w:eastAsia="黑体" w:hint="eastAsia"/>
                <w:b/>
                <w:bCs/>
                <w:color w:val="000000"/>
              </w:rPr>
            </w:rPrChange>
          </w:rPr>
          <w:t>类别词符</w:t>
        </w:r>
      </w:ins>
      <w:ins w:id="2074" w:author="xujiawei" w:date="2022-09-04T15:12:00Z">
        <w:r>
          <w:rPr>
            <w:rFonts w:eastAsia="黑体" w:hint="eastAsia"/>
            <w:bCs/>
            <w:color w:val="000000"/>
          </w:rPr>
          <w:t>注意力</w:t>
        </w:r>
      </w:ins>
      <w:ins w:id="2075" w:author="xujiawei" w:date="2022-09-07T11:23:00Z">
        <w:r w:rsidR="00CD5760">
          <w:rPr>
            <w:rFonts w:eastAsia="黑体" w:hint="eastAsia"/>
            <w:bCs/>
            <w:color w:val="000000"/>
          </w:rPr>
          <w:t>对比</w:t>
        </w:r>
      </w:ins>
    </w:p>
    <w:p w14:paraId="7E65DBB7" w14:textId="7C594B43" w:rsidR="00AB5E81" w:rsidRPr="00AB5E81" w:rsidRDefault="00802FA4" w:rsidP="00CA25D1">
      <w:pPr>
        <w:ind w:firstLine="420"/>
        <w:rPr>
          <w:ins w:id="2076" w:author="xujiawei" w:date="2022-09-06T17:46:00Z"/>
          <w:rFonts w:ascii="宋体" w:hAnsi="宋体" w:hint="eastAsia"/>
          <w:color w:val="000000"/>
          <w:szCs w:val="21"/>
        </w:rPr>
        <w:pPrChange w:id="2077" w:author="xujiawei" w:date="2022-09-08T17:09:00Z">
          <w:pPr>
            <w:ind w:firstLine="420"/>
          </w:pPr>
        </w:pPrChange>
      </w:pPr>
      <w:ins w:id="2078" w:author="xujiawei" w:date="2022-09-04T15:12:00Z">
        <w:r w:rsidRPr="00EA0897">
          <w:rPr>
            <w:rFonts w:ascii="宋体" w:hAnsi="宋体" w:hint="eastAsia"/>
            <w:color w:val="000000"/>
            <w:szCs w:val="21"/>
          </w:rPr>
          <w:t>图</w:t>
        </w:r>
      </w:ins>
      <w:ins w:id="2079" w:author="xujiawei" w:date="2022-09-04T15:17:00Z">
        <w:r w:rsidR="003E37E8">
          <w:rPr>
            <w:rFonts w:ascii="宋体" w:hAnsi="宋体"/>
            <w:color w:val="000000"/>
            <w:szCs w:val="21"/>
          </w:rPr>
          <w:t>6</w:t>
        </w:r>
      </w:ins>
      <w:ins w:id="2080" w:author="xujiawei" w:date="2022-09-04T15:12:00Z">
        <w:r w:rsidRPr="00EA0897">
          <w:rPr>
            <w:rFonts w:ascii="宋体" w:hAnsi="宋体" w:hint="eastAsia"/>
            <w:color w:val="000000"/>
            <w:szCs w:val="21"/>
          </w:rPr>
          <w:t>展示</w:t>
        </w:r>
        <w:r>
          <w:rPr>
            <w:rFonts w:ascii="宋体" w:hAnsi="宋体" w:hint="eastAsia"/>
            <w:color w:val="000000"/>
            <w:szCs w:val="21"/>
          </w:rPr>
          <w:t>了</w:t>
        </w:r>
        <w:r>
          <w:rPr>
            <w:rFonts w:hint="eastAsia"/>
          </w:rPr>
          <w:t>标准</w:t>
        </w:r>
        <w:proofErr w:type="spellStart"/>
        <w:r>
          <w:rPr>
            <w:rFonts w:hint="eastAsia"/>
          </w:rPr>
          <w:t>ViT</w:t>
        </w:r>
        <w:proofErr w:type="spellEnd"/>
        <w:r>
          <w:rPr>
            <w:rFonts w:hint="eastAsia"/>
          </w:rPr>
          <w:t>模型与本文改进的</w:t>
        </w:r>
      </w:ins>
      <w:ins w:id="2081" w:author="xujiawei" w:date="2022-09-08T17:04:00Z">
        <w:r w:rsidR="0029324B" w:rsidRPr="00610DA9">
          <w:t>EPE_MMSA-VIT</w:t>
        </w:r>
      </w:ins>
      <w:ins w:id="2082" w:author="xujiawei" w:date="2022-09-04T15:12:00Z">
        <w:r>
          <w:rPr>
            <w:rFonts w:hint="eastAsia"/>
          </w:rPr>
          <w:t>模型</w:t>
        </w:r>
      </w:ins>
      <w:ins w:id="2083" w:author="xujiawei" w:date="2022-09-08T17:04:00Z">
        <w:r w:rsidR="00755AEA">
          <w:rPr>
            <w:rFonts w:hint="eastAsia"/>
          </w:rPr>
          <w:t>使用</w:t>
        </w:r>
      </w:ins>
      <w:ins w:id="2084" w:author="xujiawei" w:date="2022-09-04T15:12:00Z">
        <w:r w:rsidRPr="00EA0897">
          <w:rPr>
            <w:rFonts w:ascii="宋体" w:hAnsi="宋体" w:hint="eastAsia"/>
            <w:color w:val="000000"/>
            <w:szCs w:val="21"/>
          </w:rPr>
          <w:t>类别</w:t>
        </w:r>
        <w:r>
          <w:rPr>
            <w:rFonts w:ascii="宋体" w:hAnsi="宋体" w:hint="eastAsia"/>
            <w:color w:val="000000"/>
            <w:szCs w:val="21"/>
          </w:rPr>
          <w:t>词符作为</w:t>
        </w:r>
      </w:ins>
      <w:ins w:id="2085" w:author="xujiawei" w:date="2022-09-07T11:47:00Z">
        <w:r w:rsidR="00B9534E">
          <w:rPr>
            <w:rFonts w:hint="eastAsia"/>
          </w:rPr>
          <w:t>查询向量</w:t>
        </w:r>
        <w:r w:rsidR="003F79C3">
          <w:rPr>
            <w:rFonts w:hint="eastAsia"/>
          </w:rPr>
          <w:t>时，</w:t>
        </w:r>
      </w:ins>
      <w:ins w:id="2086" w:author="xujiawei" w:date="2022-09-04T15:12:00Z">
        <w:r>
          <w:rPr>
            <w:rFonts w:ascii="宋体" w:hAnsi="宋体" w:hint="eastAsia"/>
            <w:color w:val="000000"/>
            <w:szCs w:val="21"/>
          </w:rPr>
          <w:t>在浅层自注意力</w:t>
        </w:r>
        <w:r w:rsidRPr="00EA0897">
          <w:rPr>
            <w:rFonts w:ascii="宋体" w:hAnsi="宋体" w:hint="eastAsia"/>
            <w:color w:val="000000"/>
            <w:szCs w:val="21"/>
          </w:rPr>
          <w:t>块</w:t>
        </w:r>
        <w:r>
          <w:rPr>
            <w:rFonts w:ascii="宋体" w:hAnsi="宋体" w:hint="eastAsia"/>
            <w:color w:val="000000"/>
            <w:szCs w:val="21"/>
          </w:rPr>
          <w:t>的</w:t>
        </w:r>
        <w:r w:rsidRPr="00EA0897">
          <w:rPr>
            <w:rFonts w:ascii="宋体" w:hAnsi="宋体" w:hint="eastAsia"/>
            <w:color w:val="000000"/>
            <w:szCs w:val="21"/>
          </w:rPr>
          <w:t>注意力得分</w:t>
        </w:r>
        <w:r>
          <w:rPr>
            <w:rFonts w:ascii="宋体" w:hAnsi="宋体" w:hint="eastAsia"/>
            <w:color w:val="000000"/>
            <w:szCs w:val="21"/>
          </w:rPr>
          <w:t>的可视化结果。</w:t>
        </w:r>
      </w:ins>
      <w:ins w:id="2087" w:author="xujiawei" w:date="2022-09-07T11:47:00Z">
        <w:r w:rsidR="004F6218">
          <w:rPr>
            <w:rFonts w:ascii="宋体" w:hAnsi="宋体" w:hint="eastAsia"/>
            <w:color w:val="000000"/>
            <w:szCs w:val="21"/>
          </w:rPr>
          <w:t>我们</w:t>
        </w:r>
      </w:ins>
      <w:ins w:id="2088" w:author="xujiawei" w:date="2022-09-04T15:12:00Z">
        <w:r>
          <w:rPr>
            <w:rFonts w:ascii="宋体" w:hAnsi="宋体" w:hint="eastAsia"/>
            <w:color w:val="000000"/>
            <w:szCs w:val="21"/>
          </w:rPr>
          <w:t>将注意力得分可视化</w:t>
        </w:r>
        <w:r w:rsidRPr="00EA0897">
          <w:rPr>
            <w:rFonts w:ascii="宋体" w:hAnsi="宋体" w:hint="eastAsia"/>
            <w:color w:val="000000"/>
            <w:szCs w:val="21"/>
          </w:rPr>
          <w:t>在原始输</w:t>
        </w:r>
      </w:ins>
      <w:ins w:id="2089" w:author="xujiawei" w:date="2022-09-06T17:46:00Z">
        <w:r w:rsidR="00AB5E81" w:rsidRPr="00EA0897">
          <w:rPr>
            <w:rFonts w:ascii="宋体" w:hAnsi="宋体" w:hint="eastAsia"/>
            <w:color w:val="000000"/>
            <w:szCs w:val="21"/>
          </w:rPr>
          <w:t>入图片</w:t>
        </w:r>
        <w:r w:rsidR="00AB5E81">
          <w:rPr>
            <w:rFonts w:ascii="宋体" w:hAnsi="宋体" w:hint="eastAsia"/>
            <w:color w:val="000000"/>
            <w:szCs w:val="21"/>
          </w:rPr>
          <w:t>上</w:t>
        </w:r>
        <w:r w:rsidR="00AB5E81" w:rsidRPr="00EA0897">
          <w:rPr>
            <w:rFonts w:ascii="宋体" w:hAnsi="宋体" w:hint="eastAsia"/>
            <w:color w:val="000000"/>
            <w:szCs w:val="21"/>
          </w:rPr>
          <w:t>，颜色越</w:t>
        </w:r>
        <w:proofErr w:type="gramStart"/>
        <w:r w:rsidR="00AB5E81" w:rsidRPr="00EA0897">
          <w:rPr>
            <w:rFonts w:ascii="宋体" w:hAnsi="宋体" w:hint="eastAsia"/>
            <w:color w:val="000000"/>
            <w:szCs w:val="21"/>
          </w:rPr>
          <w:t>深表</w:t>
        </w:r>
        <w:r w:rsidR="00AB5E81">
          <w:rPr>
            <w:rFonts w:ascii="宋体" w:hAnsi="宋体" w:hint="eastAsia"/>
            <w:color w:val="000000"/>
            <w:szCs w:val="21"/>
          </w:rPr>
          <w:t>明</w:t>
        </w:r>
        <w:proofErr w:type="gramEnd"/>
        <w:r w:rsidR="00AB5E81" w:rsidRPr="00EA0897">
          <w:rPr>
            <w:rFonts w:ascii="宋体" w:hAnsi="宋体" w:hint="eastAsia"/>
            <w:color w:val="000000"/>
            <w:szCs w:val="21"/>
          </w:rPr>
          <w:t>类别</w:t>
        </w:r>
        <w:r w:rsidR="00AB5E81">
          <w:rPr>
            <w:rFonts w:ascii="宋体" w:hAnsi="宋体" w:hint="eastAsia"/>
            <w:color w:val="000000"/>
            <w:szCs w:val="21"/>
          </w:rPr>
          <w:t>词</w:t>
        </w:r>
        <w:proofErr w:type="gramStart"/>
        <w:r w:rsidR="00AB5E81">
          <w:rPr>
            <w:rFonts w:ascii="宋体" w:hAnsi="宋体" w:hint="eastAsia"/>
            <w:color w:val="000000"/>
            <w:szCs w:val="21"/>
          </w:rPr>
          <w:t>符更</w:t>
        </w:r>
        <w:proofErr w:type="gramEnd"/>
        <w:r w:rsidR="00AB5E81">
          <w:rPr>
            <w:rFonts w:ascii="宋体" w:hAnsi="宋体" w:hint="eastAsia"/>
            <w:color w:val="000000"/>
            <w:szCs w:val="21"/>
          </w:rPr>
          <w:t>加</w:t>
        </w:r>
        <w:r w:rsidR="00AB5E81" w:rsidRPr="00EA0897">
          <w:rPr>
            <w:rFonts w:ascii="宋体" w:hAnsi="宋体" w:hint="eastAsia"/>
            <w:color w:val="000000"/>
            <w:szCs w:val="21"/>
          </w:rPr>
          <w:t>关注该区域。可以很明显看出</w:t>
        </w:r>
      </w:ins>
      <w:ins w:id="2090" w:author="xujiawei" w:date="2022-09-08T17:05:00Z">
        <w:r w:rsidR="00677805">
          <w:rPr>
            <w:rFonts w:ascii="宋体" w:hAnsi="宋体" w:hint="eastAsia"/>
            <w:color w:val="000000"/>
            <w:szCs w:val="21"/>
          </w:rPr>
          <w:t>，</w:t>
        </w:r>
        <w:r w:rsidR="007724F8">
          <w:rPr>
            <w:rFonts w:ascii="宋体" w:hAnsi="宋体" w:hint="eastAsia"/>
            <w:color w:val="000000"/>
            <w:szCs w:val="21"/>
          </w:rPr>
          <w:t>本文的</w:t>
        </w:r>
        <w:r w:rsidR="007724F8" w:rsidRPr="00610DA9">
          <w:t>EPE_MMSA-VIT</w:t>
        </w:r>
        <w:r w:rsidR="00677805">
          <w:rPr>
            <w:rFonts w:hint="eastAsia"/>
          </w:rPr>
          <w:t>模型</w:t>
        </w:r>
        <w:r w:rsidR="00A01BC7">
          <w:rPr>
            <w:rFonts w:hint="eastAsia"/>
          </w:rPr>
          <w:t>在</w:t>
        </w:r>
      </w:ins>
      <w:ins w:id="2091" w:author="xujiawei" w:date="2022-09-06T17:46:00Z">
        <w:r w:rsidR="00AB5E81">
          <w:rPr>
            <w:rFonts w:ascii="宋体" w:hAnsi="宋体" w:hint="eastAsia"/>
            <w:color w:val="000000"/>
            <w:szCs w:val="21"/>
          </w:rPr>
          <w:t>加入</w:t>
        </w:r>
        <w:r w:rsidR="00AB5E81" w:rsidRPr="00BA540E">
          <w:rPr>
            <w:rPrChange w:id="2092" w:author="xujiawei" w:date="2022-09-07T11:47:00Z">
              <w:rPr>
                <w:rFonts w:ascii="宋体" w:hAnsi="宋体"/>
                <w:color w:val="000000"/>
                <w:szCs w:val="21"/>
              </w:rPr>
            </w:rPrChange>
          </w:rPr>
          <w:t>EPE</w:t>
        </w:r>
        <w:r w:rsidR="00AB5E81" w:rsidRPr="00EA0897">
          <w:rPr>
            <w:rFonts w:ascii="宋体" w:hAnsi="宋体" w:hint="eastAsia"/>
            <w:color w:val="000000"/>
            <w:szCs w:val="21"/>
          </w:rPr>
          <w:t xml:space="preserve"> 和 </w:t>
        </w:r>
        <w:r w:rsidR="00AB5E81" w:rsidRPr="00BA540E">
          <w:rPr>
            <w:rPrChange w:id="2093" w:author="xujiawei" w:date="2022-09-07T11:47:00Z">
              <w:rPr>
                <w:rFonts w:ascii="宋体" w:hAnsi="宋体"/>
                <w:color w:val="000000"/>
                <w:szCs w:val="21"/>
              </w:rPr>
            </w:rPrChange>
          </w:rPr>
          <w:t>MMSA</w:t>
        </w:r>
      </w:ins>
      <w:ins w:id="2094" w:author="xujiawei" w:date="2022-09-08T17:06:00Z">
        <w:r w:rsidR="00B317F3">
          <w:rPr>
            <w:rFonts w:ascii="宋体" w:hAnsi="宋体" w:hint="eastAsia"/>
            <w:color w:val="000000"/>
            <w:szCs w:val="21"/>
          </w:rPr>
          <w:t>模块后</w:t>
        </w:r>
      </w:ins>
      <w:ins w:id="2095" w:author="xujiawei" w:date="2022-09-06T17:46:00Z">
        <w:r w:rsidR="00AB5E81" w:rsidRPr="00EA0897">
          <w:rPr>
            <w:rFonts w:ascii="宋体" w:hAnsi="宋体" w:hint="eastAsia"/>
            <w:color w:val="000000"/>
            <w:szCs w:val="21"/>
          </w:rPr>
          <w:t>，类别</w:t>
        </w:r>
        <w:r w:rsidR="00AB5E81">
          <w:rPr>
            <w:rFonts w:ascii="宋体" w:hAnsi="宋体" w:hint="eastAsia"/>
            <w:color w:val="000000"/>
            <w:szCs w:val="21"/>
          </w:rPr>
          <w:t>词符的注意力得分更加集中，</w:t>
        </w:r>
        <w:r w:rsidR="00AB5E81" w:rsidRPr="00CE6220">
          <w:rPr>
            <w:rFonts w:ascii="宋体" w:hAnsi="宋体" w:hint="eastAsia"/>
            <w:color w:val="000000"/>
            <w:szCs w:val="21"/>
          </w:rPr>
          <w:t>更加</w:t>
        </w:r>
        <w:r w:rsidR="00AB5E81" w:rsidRPr="00EA0897">
          <w:rPr>
            <w:rFonts w:ascii="宋体" w:hAnsi="宋体" w:hint="eastAsia"/>
            <w:color w:val="000000"/>
            <w:szCs w:val="21"/>
          </w:rPr>
          <w:t>关注于图像的病害位置，而标准</w:t>
        </w:r>
        <w:proofErr w:type="spellStart"/>
        <w:r w:rsidR="00AB5E81" w:rsidRPr="00BA540E">
          <w:rPr>
            <w:rPrChange w:id="2096" w:author="xujiawei" w:date="2022-09-07T11:47:00Z">
              <w:rPr>
                <w:rFonts w:ascii="宋体" w:hAnsi="宋体"/>
                <w:color w:val="000000"/>
                <w:szCs w:val="21"/>
              </w:rPr>
            </w:rPrChange>
          </w:rPr>
          <w:t>ViT</w:t>
        </w:r>
        <w:proofErr w:type="spellEnd"/>
        <w:r w:rsidR="00AB5E81" w:rsidRPr="00EA0897">
          <w:rPr>
            <w:rFonts w:ascii="宋体" w:hAnsi="宋体" w:hint="eastAsia"/>
            <w:color w:val="000000"/>
            <w:szCs w:val="21"/>
          </w:rPr>
          <w:t>模型</w:t>
        </w:r>
        <w:r w:rsidR="00AB5E81">
          <w:rPr>
            <w:rFonts w:ascii="宋体" w:hAnsi="宋体" w:hint="eastAsia"/>
            <w:color w:val="000000"/>
            <w:szCs w:val="21"/>
          </w:rPr>
          <w:t>的</w:t>
        </w:r>
        <w:r w:rsidR="00AB5E81" w:rsidRPr="00EA0897">
          <w:rPr>
            <w:rFonts w:ascii="宋体" w:hAnsi="宋体" w:hint="eastAsia"/>
            <w:color w:val="000000"/>
            <w:szCs w:val="21"/>
          </w:rPr>
          <w:t>类别</w:t>
        </w:r>
        <w:r w:rsidR="00AB5E81">
          <w:rPr>
            <w:rFonts w:ascii="宋体" w:hAnsi="宋体" w:hint="eastAsia"/>
            <w:color w:val="000000"/>
            <w:szCs w:val="21"/>
          </w:rPr>
          <w:t>词符的注意力得分更为分散，类别词符</w:t>
        </w:r>
      </w:ins>
      <w:ins w:id="2097" w:author="xujiawei" w:date="2022-09-08T17:06:00Z">
        <w:r w:rsidR="00331D0C" w:rsidRPr="00331D0C">
          <w:rPr>
            <w:rFonts w:ascii="宋体" w:hAnsi="宋体" w:hint="eastAsia"/>
            <w:color w:val="000000"/>
            <w:szCs w:val="21"/>
          </w:rPr>
          <w:t>的注意力得分</w:t>
        </w:r>
      </w:ins>
      <w:ins w:id="2098" w:author="xujiawei" w:date="2022-09-06T17:46:00Z">
        <w:r w:rsidR="00AB5E81">
          <w:rPr>
            <w:rFonts w:ascii="宋体" w:hAnsi="宋体" w:hint="eastAsia"/>
            <w:color w:val="000000"/>
            <w:szCs w:val="21"/>
          </w:rPr>
          <w:t>容易受到叶片边缘以及叶片纹理的影响</w:t>
        </w:r>
        <w:r w:rsidR="00AB5E81" w:rsidRPr="00EA0897">
          <w:rPr>
            <w:rFonts w:ascii="宋体" w:hAnsi="宋体" w:hint="eastAsia"/>
            <w:color w:val="000000"/>
            <w:szCs w:val="21"/>
          </w:rPr>
          <w:t>。</w:t>
        </w:r>
        <w:r w:rsidR="00AB5E81">
          <w:rPr>
            <w:rFonts w:ascii="宋体" w:hAnsi="宋体" w:hint="eastAsia"/>
            <w:color w:val="000000"/>
            <w:szCs w:val="21"/>
          </w:rPr>
          <w:t>因此，相较</w:t>
        </w:r>
      </w:ins>
      <w:ins w:id="2099" w:author="xujiawei" w:date="2022-09-08T17:07:00Z">
        <w:r w:rsidR="007919DC">
          <w:rPr>
            <w:rFonts w:ascii="宋体" w:hAnsi="宋体" w:hint="eastAsia"/>
            <w:color w:val="000000"/>
            <w:szCs w:val="21"/>
          </w:rPr>
          <w:t>标准</w:t>
        </w:r>
      </w:ins>
      <w:proofErr w:type="spellStart"/>
      <w:ins w:id="2100" w:author="xujiawei" w:date="2022-09-06T17:46:00Z">
        <w:r w:rsidR="00AB5E81" w:rsidRPr="00BA540E">
          <w:rPr>
            <w:rPrChange w:id="2101" w:author="xujiawei" w:date="2022-09-07T11:48:00Z">
              <w:rPr>
                <w:rFonts w:ascii="宋体" w:hAnsi="宋体"/>
                <w:color w:val="000000"/>
                <w:szCs w:val="21"/>
              </w:rPr>
            </w:rPrChange>
          </w:rPr>
          <w:t>ViT</w:t>
        </w:r>
        <w:proofErr w:type="spellEnd"/>
        <w:r w:rsidR="00AB5E81">
          <w:rPr>
            <w:rFonts w:ascii="宋体" w:hAnsi="宋体" w:hint="eastAsia"/>
            <w:color w:val="000000"/>
            <w:szCs w:val="21"/>
          </w:rPr>
          <w:t>模型</w:t>
        </w:r>
      </w:ins>
      <w:ins w:id="2102" w:author="xujiawei" w:date="2022-09-08T17:07:00Z">
        <w:r w:rsidR="007919DC">
          <w:rPr>
            <w:rFonts w:ascii="宋体" w:hAnsi="宋体" w:hint="eastAsia"/>
            <w:color w:val="000000"/>
            <w:szCs w:val="21"/>
          </w:rPr>
          <w:t>而言，</w:t>
        </w:r>
      </w:ins>
      <w:ins w:id="2103" w:author="xujiawei" w:date="2022-09-08T17:08:00Z">
        <w:r w:rsidR="001C2988" w:rsidRPr="00610DA9">
          <w:t>EPE_MMSA-VIT</w:t>
        </w:r>
      </w:ins>
      <w:ins w:id="2104" w:author="xujiawei" w:date="2022-09-06T17:46:00Z">
        <w:r w:rsidR="00AB5E81">
          <w:rPr>
            <w:rFonts w:ascii="宋体" w:hAnsi="宋体" w:hint="eastAsia"/>
            <w:color w:val="000000"/>
            <w:szCs w:val="21"/>
          </w:rPr>
          <w:t>在浅层的自注意力</w:t>
        </w:r>
        <w:r w:rsidR="00AB5E81" w:rsidRPr="00EA0897">
          <w:rPr>
            <w:rFonts w:ascii="宋体" w:hAnsi="宋体" w:hint="eastAsia"/>
            <w:color w:val="000000"/>
            <w:szCs w:val="21"/>
          </w:rPr>
          <w:t>块</w:t>
        </w:r>
        <w:r w:rsidR="00AB5E81">
          <w:rPr>
            <w:rFonts w:ascii="宋体" w:hAnsi="宋体" w:hint="eastAsia"/>
            <w:color w:val="000000"/>
            <w:szCs w:val="21"/>
          </w:rPr>
          <w:t>就可以</w:t>
        </w:r>
      </w:ins>
      <w:ins w:id="2105" w:author="xujiawei" w:date="2022-09-08T17:08:00Z">
        <w:r w:rsidR="000E147E">
          <w:rPr>
            <w:rFonts w:ascii="宋体" w:hAnsi="宋体" w:hint="eastAsia"/>
            <w:color w:val="000000"/>
            <w:szCs w:val="21"/>
          </w:rPr>
          <w:t>较好得</w:t>
        </w:r>
      </w:ins>
      <w:ins w:id="2106" w:author="xujiawei" w:date="2022-09-06T17:46:00Z">
        <w:r w:rsidR="00AB5E81">
          <w:rPr>
            <w:rFonts w:ascii="宋体" w:hAnsi="宋体" w:hint="eastAsia"/>
            <w:color w:val="000000"/>
            <w:szCs w:val="21"/>
          </w:rPr>
          <w:t>学习到全局的特征表示，这样一来</w:t>
        </w:r>
      </w:ins>
      <w:ins w:id="2107" w:author="xujiawei" w:date="2022-09-08T17:08:00Z">
        <w:r w:rsidR="00891D59" w:rsidRPr="00610DA9">
          <w:t>EPE_MMSA-VIT</w:t>
        </w:r>
      </w:ins>
      <w:ins w:id="2108" w:author="xujiawei" w:date="2022-09-06T17:46:00Z">
        <w:r w:rsidR="00AB5E81">
          <w:rPr>
            <w:rFonts w:ascii="宋体" w:hAnsi="宋体" w:hint="eastAsia"/>
            <w:color w:val="000000"/>
            <w:szCs w:val="21"/>
          </w:rPr>
          <w:t>模型学习成本更低，</w:t>
        </w:r>
      </w:ins>
      <w:ins w:id="2109" w:author="xujiawei" w:date="2022-09-08T17:09:00Z">
        <w:r w:rsidR="0044779A">
          <w:rPr>
            <w:rFonts w:ascii="宋体" w:hAnsi="宋体" w:hint="eastAsia"/>
            <w:color w:val="000000"/>
            <w:szCs w:val="21"/>
          </w:rPr>
          <w:t>更容易关注到关键到病变部位</w:t>
        </w:r>
        <w:r w:rsidR="00BF45C9">
          <w:rPr>
            <w:rFonts w:ascii="宋体" w:hAnsi="宋体" w:hint="eastAsia"/>
            <w:color w:val="000000"/>
            <w:szCs w:val="21"/>
          </w:rPr>
          <w:t>，得到更加稳定和准确得病害分类结果</w:t>
        </w:r>
      </w:ins>
      <w:ins w:id="2110" w:author="xujiawei" w:date="2022-09-06T17:46:00Z">
        <w:r w:rsidR="00AB5E81">
          <w:rPr>
            <w:rFonts w:ascii="宋体" w:hAnsi="宋体" w:hint="eastAsia"/>
            <w:color w:val="000000"/>
            <w:szCs w:val="21"/>
          </w:rPr>
          <w:t>。</w:t>
        </w:r>
      </w:ins>
    </w:p>
    <w:p w14:paraId="1D787EBA" w14:textId="654CEDDB" w:rsidR="005F5503" w:rsidRDefault="005F5503" w:rsidP="00802FA4">
      <w:pPr>
        <w:ind w:firstLine="420"/>
        <w:rPr>
          <w:ins w:id="2111" w:author="xujiawei" w:date="2022-09-04T15:14:00Z"/>
          <w:rFonts w:ascii="宋体" w:hAnsi="宋体"/>
          <w:color w:val="000000"/>
          <w:szCs w:val="21"/>
        </w:rPr>
        <w:sectPr w:rsidR="005F5503" w:rsidSect="004D18CF">
          <w:footerReference w:type="default" r:id="rId133"/>
          <w:type w:val="continuous"/>
          <w:pgSz w:w="11906" w:h="16838" w:code="9"/>
          <w:pgMar w:top="1246" w:right="964" w:bottom="851" w:left="964" w:header="851" w:footer="992" w:gutter="0"/>
          <w:cols w:num="2" w:space="425"/>
          <w:docGrid w:type="lines" w:linePitch="312"/>
        </w:sectPr>
      </w:pPr>
      <w:ins w:id="2112" w:author="xujiawei" w:date="2022-09-04T15:14:00Z">
        <w:r>
          <w:rPr>
            <w:rFonts w:ascii="宋体" w:hAnsi="宋体"/>
            <w:color w:val="000000"/>
            <w:szCs w:val="21"/>
          </w:rPr>
          <w:br w:type="column"/>
        </w:r>
      </w:ins>
    </w:p>
    <w:p w14:paraId="67F34925" w14:textId="6DBBA4E4" w:rsidR="00E656E3" w:rsidRDefault="00CC77C9">
      <w:pPr>
        <w:rPr>
          <w:ins w:id="2113" w:author="xujiawei" w:date="2022-09-04T15:15:00Z"/>
          <w:rFonts w:ascii="宋体" w:hAnsi="宋体"/>
          <w:color w:val="000000"/>
          <w:szCs w:val="21"/>
        </w:rPr>
        <w:pPrChange w:id="2114" w:author="xujiawei" w:date="2022-09-07T11:27:00Z">
          <w:pPr>
            <w:ind w:firstLine="420"/>
          </w:pPr>
        </w:pPrChange>
      </w:pPr>
      <w:ins w:id="2115" w:author="xujiawei" w:date="2022-09-08T17:20:00Z">
        <w:r>
          <w:rPr>
            <w:noProof/>
          </w:rPr>
          <w:drawing>
            <wp:inline distT="0" distB="0" distL="0" distR="0" wp14:anchorId="00F8BAD2" wp14:editId="373B1FE9">
              <wp:extent cx="6445972" cy="211545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6449032" cy="2116462"/>
                      </a:xfrm>
                      <a:prstGeom prst="rect">
                        <a:avLst/>
                      </a:prstGeom>
                      <a:noFill/>
                      <a:ln>
                        <a:noFill/>
                      </a:ln>
                    </pic:spPr>
                  </pic:pic>
                </a:graphicData>
              </a:graphic>
            </wp:inline>
          </w:drawing>
        </w:r>
      </w:ins>
    </w:p>
    <w:p w14:paraId="6173725F" w14:textId="5133BD3B" w:rsidR="00E656E3" w:rsidRPr="0089251A" w:rsidRDefault="00E656E3" w:rsidP="00E656E3">
      <w:pPr>
        <w:jc w:val="center"/>
        <w:rPr>
          <w:ins w:id="2116" w:author="xujiawei" w:date="2022-09-04T15:15:00Z"/>
          <w:sz w:val="18"/>
          <w:szCs w:val="18"/>
        </w:rPr>
        <w:sectPr w:rsidR="00E656E3" w:rsidRPr="0089251A" w:rsidSect="00FD0020">
          <w:type w:val="continuous"/>
          <w:pgSz w:w="11906" w:h="16838" w:code="9"/>
          <w:pgMar w:top="1021" w:right="964" w:bottom="851" w:left="964" w:header="851" w:footer="992" w:gutter="0"/>
          <w:cols w:space="425"/>
          <w:docGrid w:type="lines" w:linePitch="312"/>
        </w:sectPr>
      </w:pPr>
      <w:ins w:id="2117" w:author="xujiawei" w:date="2022-09-04T15:15:00Z">
        <w:r w:rsidRPr="00CB1FCB">
          <w:rPr>
            <w:rFonts w:hint="eastAsia"/>
            <w:sz w:val="18"/>
            <w:szCs w:val="18"/>
          </w:rPr>
          <w:t>图</w:t>
        </w:r>
      </w:ins>
      <w:ins w:id="2118" w:author="xujiawei" w:date="2022-09-04T15:17:00Z">
        <w:r w:rsidR="003E37E8">
          <w:rPr>
            <w:sz w:val="18"/>
            <w:szCs w:val="18"/>
          </w:rPr>
          <w:t>6</w:t>
        </w:r>
        <w:r w:rsidR="00932A45">
          <w:rPr>
            <w:sz w:val="18"/>
            <w:szCs w:val="18"/>
          </w:rPr>
          <w:t xml:space="preserve"> </w:t>
        </w:r>
      </w:ins>
      <w:ins w:id="2119" w:author="xujiawei" w:date="2022-09-04T15:15:00Z">
        <w:r>
          <w:rPr>
            <w:rFonts w:hint="eastAsia"/>
            <w:sz w:val="18"/>
            <w:szCs w:val="18"/>
          </w:rPr>
          <w:t>类别词符</w:t>
        </w:r>
      </w:ins>
      <w:ins w:id="2120" w:author="xujiawei" w:date="2022-09-04T15:18:00Z">
        <w:r w:rsidR="003805CA">
          <w:rPr>
            <w:rFonts w:hint="eastAsia"/>
            <w:sz w:val="18"/>
            <w:szCs w:val="18"/>
          </w:rPr>
          <w:t>的</w:t>
        </w:r>
      </w:ins>
      <w:ins w:id="2121" w:author="xujiawei" w:date="2022-09-04T15:15:00Z">
        <w:r>
          <w:rPr>
            <w:rFonts w:hint="eastAsia"/>
            <w:sz w:val="18"/>
            <w:szCs w:val="18"/>
          </w:rPr>
          <w:t>注意力分数可视化</w:t>
        </w:r>
      </w:ins>
    </w:p>
    <w:p w14:paraId="1B587ADA" w14:textId="7DC0C931" w:rsidR="00E656E3" w:rsidRDefault="00E656E3">
      <w:pPr>
        <w:rPr>
          <w:ins w:id="2122" w:author="xujiawei" w:date="2022-09-04T15:14:00Z"/>
          <w:rFonts w:ascii="宋体" w:hAnsi="宋体"/>
          <w:color w:val="000000"/>
          <w:szCs w:val="21"/>
        </w:rPr>
        <w:sectPr w:rsidR="00E656E3" w:rsidSect="005F5503">
          <w:type w:val="continuous"/>
          <w:pgSz w:w="11906" w:h="16838" w:code="9"/>
          <w:pgMar w:top="1246" w:right="964" w:bottom="851" w:left="964" w:header="851" w:footer="992" w:gutter="0"/>
          <w:cols w:num="1" w:space="425"/>
          <w:docGrid w:type="lines" w:linePitch="312"/>
          <w:sectPrChange w:id="2123" w:author="xujiawei" w:date="2022-09-04T15:14:00Z">
            <w:sectPr w:rsidR="00E656E3" w:rsidSect="005F5503">
              <w:pgMar w:top="1246" w:right="964" w:bottom="851" w:left="964" w:header="851" w:footer="992" w:gutter="0"/>
              <w:cols w:num="2"/>
            </w:sectPr>
          </w:sectPrChange>
        </w:sectPr>
        <w:pPrChange w:id="2124" w:author="xujiawei" w:date="2022-09-06T17:46:00Z">
          <w:pPr>
            <w:ind w:firstLine="420"/>
          </w:pPr>
        </w:pPrChange>
      </w:pPr>
    </w:p>
    <w:p w14:paraId="2648C203" w14:textId="77777777" w:rsidR="00802FA4" w:rsidRPr="00DD68D5" w:rsidRDefault="00802FA4">
      <w:pPr>
        <w:rPr>
          <w:ins w:id="2125" w:author="xujiawei" w:date="2022-09-01T16:29:00Z"/>
          <w:sz w:val="18"/>
          <w:szCs w:val="18"/>
          <w:rPrChange w:id="2126" w:author="xujiawei" w:date="2022-09-06T17:46:00Z">
            <w:rPr>
              <w:ins w:id="2127" w:author="xujiawei" w:date="2022-09-01T16:29:00Z"/>
              <w:b/>
              <w:color w:val="000000"/>
              <w:sz w:val="24"/>
              <w:szCs w:val="21"/>
            </w:rPr>
          </w:rPrChange>
        </w:rPr>
        <w:pPrChange w:id="2128" w:author="xujiawei" w:date="2022-09-04T15:12:00Z">
          <w:pPr>
            <w:spacing w:line="340" w:lineRule="exact"/>
          </w:pPr>
        </w:pPrChange>
      </w:pPr>
    </w:p>
    <w:p w14:paraId="576BE9DB" w14:textId="07CEA9F7" w:rsidR="003E3051" w:rsidRPr="00D25A89" w:rsidRDefault="003E3051" w:rsidP="003E3051">
      <w:pPr>
        <w:rPr>
          <w:ins w:id="2129" w:author="xujiawei" w:date="2022-09-01T16:29:00Z"/>
          <w:rFonts w:eastAsia="黑体"/>
          <w:bCs/>
          <w:color w:val="000000"/>
        </w:rPr>
      </w:pPr>
      <w:ins w:id="2130" w:author="xujiawei" w:date="2022-09-01T16:29:00Z">
        <w:r>
          <w:rPr>
            <w:rFonts w:eastAsia="黑体"/>
            <w:b/>
            <w:bCs/>
            <w:color w:val="000000"/>
          </w:rPr>
          <w:t>4.</w:t>
        </w:r>
      </w:ins>
      <w:ins w:id="2131" w:author="xujiawei" w:date="2022-09-04T15:16:00Z">
        <w:r w:rsidR="009B2227">
          <w:rPr>
            <w:rFonts w:eastAsia="黑体"/>
            <w:b/>
            <w:bCs/>
            <w:color w:val="000000"/>
          </w:rPr>
          <w:t>3</w:t>
        </w:r>
      </w:ins>
      <w:ins w:id="2132" w:author="xujiawei" w:date="2022-09-01T16:29:00Z">
        <w:r w:rsidRPr="00EA0897">
          <w:rPr>
            <w:rFonts w:eastAsia="黑体"/>
            <w:b/>
            <w:bCs/>
            <w:color w:val="000000"/>
          </w:rPr>
          <w:t xml:space="preserve"> </w:t>
        </w:r>
        <w:r>
          <w:rPr>
            <w:rFonts w:eastAsia="黑体" w:hint="eastAsia"/>
            <w:bCs/>
            <w:color w:val="000000"/>
          </w:rPr>
          <w:t>病害</w:t>
        </w:r>
        <w:r w:rsidR="00FC047D">
          <w:rPr>
            <w:rFonts w:eastAsia="黑体" w:hint="eastAsia"/>
            <w:bCs/>
            <w:color w:val="000000"/>
          </w:rPr>
          <w:t>分类</w:t>
        </w:r>
        <w:r>
          <w:rPr>
            <w:rFonts w:eastAsia="黑体" w:hint="eastAsia"/>
            <w:bCs/>
            <w:color w:val="000000"/>
          </w:rPr>
          <w:t>性能</w:t>
        </w:r>
      </w:ins>
    </w:p>
    <w:p w14:paraId="66F74B1F" w14:textId="3E686859" w:rsidR="00147B56" w:rsidRPr="008B4377" w:rsidRDefault="00BA21FF">
      <w:pPr>
        <w:rPr>
          <w:ins w:id="2133" w:author="xujiawei" w:date="2022-09-01T16:39:00Z"/>
          <w:rFonts w:ascii="宋体" w:hAnsi="宋体"/>
          <w:color w:val="000000"/>
          <w:szCs w:val="21"/>
          <w:rPrChange w:id="2134" w:author="xujiawei" w:date="2022-09-01T16:51:00Z">
            <w:rPr>
              <w:ins w:id="2135" w:author="xujiawei" w:date="2022-09-01T16:39:00Z"/>
            </w:rPr>
          </w:rPrChange>
        </w:rPr>
      </w:pPr>
      <w:ins w:id="2136" w:author="xujiawei" w:date="2022-09-01T16:55:00Z">
        <w:r>
          <w:rPr>
            <w:rFonts w:ascii="宋体" w:hAnsi="宋体"/>
            <w:color w:val="000000"/>
            <w:szCs w:val="21"/>
          </w:rPr>
          <w:tab/>
        </w:r>
        <w:r>
          <w:rPr>
            <w:rFonts w:ascii="宋体" w:hAnsi="宋体" w:hint="eastAsia"/>
            <w:color w:val="000000"/>
            <w:szCs w:val="21"/>
          </w:rPr>
          <w:t>本文</w:t>
        </w:r>
      </w:ins>
      <w:ins w:id="2137" w:author="xujiawei" w:date="2022-09-01T16:56:00Z">
        <w:r w:rsidR="002554D0">
          <w:rPr>
            <w:rFonts w:ascii="宋体" w:hAnsi="宋体" w:hint="eastAsia"/>
            <w:color w:val="000000"/>
            <w:szCs w:val="21"/>
          </w:rPr>
          <w:t>提出</w:t>
        </w:r>
        <w:r w:rsidR="002554D0" w:rsidRPr="00645AD8">
          <w:rPr>
            <w:rPrChange w:id="2138" w:author="xujiawei" w:date="2022-09-07T11:48:00Z">
              <w:rPr>
                <w:rFonts w:ascii="宋体" w:hAnsi="宋体"/>
                <w:color w:val="000000"/>
                <w:szCs w:val="21"/>
              </w:rPr>
            </w:rPrChange>
          </w:rPr>
          <w:t>EPE_MMSA-VIT</w:t>
        </w:r>
        <w:r w:rsidR="002554D0">
          <w:rPr>
            <w:rFonts w:ascii="宋体" w:hAnsi="宋体" w:hint="eastAsia"/>
            <w:color w:val="000000"/>
            <w:szCs w:val="21"/>
          </w:rPr>
          <w:t>对比</w:t>
        </w:r>
      </w:ins>
      <w:proofErr w:type="spellStart"/>
      <w:ins w:id="2139" w:author="xujiawei" w:date="2022-09-01T17:00:00Z">
        <w:r w:rsidR="00177170" w:rsidRPr="00645AD8">
          <w:rPr>
            <w:rPrChange w:id="2140" w:author="xujiawei" w:date="2022-09-07T11:48:00Z">
              <w:rPr>
                <w:rFonts w:ascii="宋体" w:hAnsi="宋体"/>
                <w:color w:val="000000"/>
                <w:szCs w:val="21"/>
              </w:rPr>
            </w:rPrChange>
          </w:rPr>
          <w:t>ResNet</w:t>
        </w:r>
      </w:ins>
      <w:proofErr w:type="spellEnd"/>
      <w:ins w:id="2141" w:author="xujiawei" w:date="2022-09-01T17:05:00Z">
        <w:r w:rsidR="0061353A">
          <w:rPr>
            <w:rFonts w:ascii="宋体" w:hAnsi="宋体"/>
            <w:color w:val="000000"/>
            <w:szCs w:val="21"/>
          </w:rPr>
          <w:t>,</w:t>
        </w:r>
        <w:r w:rsidR="0061353A" w:rsidRPr="0061353A">
          <w:t xml:space="preserve">  </w:t>
        </w:r>
        <w:proofErr w:type="spellStart"/>
        <w:r w:rsidR="0061353A" w:rsidRPr="00645AD8">
          <w:rPr>
            <w:rPrChange w:id="2142" w:author="xujiawei" w:date="2022-09-07T11:48:00Z">
              <w:rPr>
                <w:rFonts w:ascii="宋体" w:hAnsi="宋体"/>
                <w:color w:val="000000"/>
                <w:szCs w:val="21"/>
              </w:rPr>
            </w:rPrChange>
          </w:rPr>
          <w:t>DenseNet</w:t>
        </w:r>
        <w:proofErr w:type="spellEnd"/>
        <w:r w:rsidR="0061353A">
          <w:rPr>
            <w:rFonts w:ascii="宋体" w:hAnsi="宋体" w:hint="eastAsia"/>
            <w:color w:val="000000"/>
            <w:szCs w:val="21"/>
          </w:rPr>
          <w:t>以及</w:t>
        </w:r>
        <w:proofErr w:type="spellStart"/>
        <w:r w:rsidR="0061353A" w:rsidRPr="00645AD8">
          <w:rPr>
            <w:rPrChange w:id="2143" w:author="xujiawei" w:date="2022-09-07T11:48:00Z">
              <w:rPr>
                <w:rFonts w:ascii="宋体" w:hAnsi="宋体"/>
                <w:color w:val="000000"/>
                <w:szCs w:val="21"/>
              </w:rPr>
            </w:rPrChange>
          </w:rPr>
          <w:t>MobileNet</w:t>
        </w:r>
      </w:ins>
      <w:proofErr w:type="spellEnd"/>
      <w:ins w:id="2144" w:author="xujiawei" w:date="2022-09-01T17:06:00Z">
        <w:r w:rsidR="00A953F1">
          <w:rPr>
            <w:rFonts w:ascii="宋体" w:hAnsi="宋体" w:hint="eastAsia"/>
            <w:color w:val="000000"/>
            <w:szCs w:val="21"/>
          </w:rPr>
          <w:t>的性能如表一所示。</w:t>
        </w:r>
      </w:ins>
      <w:ins w:id="2145" w:author="xujiawei" w:date="2022-09-01T17:07:00Z">
        <w:r w:rsidR="00775651">
          <w:rPr>
            <w:rFonts w:ascii="宋体" w:hAnsi="宋体" w:hint="eastAsia"/>
            <w:color w:val="000000"/>
            <w:szCs w:val="21"/>
          </w:rPr>
          <w:t>看出</w:t>
        </w:r>
        <w:r w:rsidR="0036050D" w:rsidRPr="006B0337">
          <w:rPr>
            <w:rPrChange w:id="2146" w:author="xujiawei" w:date="2022-09-07T11:49:00Z">
              <w:rPr>
                <w:rFonts w:ascii="宋体" w:hAnsi="宋体"/>
                <w:color w:val="000000"/>
                <w:szCs w:val="21"/>
              </w:rPr>
            </w:rPrChange>
          </w:rPr>
          <w:t>EPE_MMSA-VIT</w:t>
        </w:r>
        <w:r w:rsidR="0036050D">
          <w:rPr>
            <w:rFonts w:ascii="宋体" w:hAnsi="宋体" w:hint="eastAsia"/>
            <w:color w:val="000000"/>
            <w:szCs w:val="21"/>
          </w:rPr>
          <w:t>模型在</w:t>
        </w:r>
      </w:ins>
      <w:proofErr w:type="spellStart"/>
      <w:ins w:id="2147" w:author="xujiawei" w:date="2022-09-08T17:23:00Z">
        <w:r w:rsidR="00B43ACF" w:rsidRPr="00610DA9">
          <w:rPr>
            <w:rFonts w:hint="eastAsia"/>
          </w:rPr>
          <w:t>Plant</w:t>
        </w:r>
        <w:r w:rsidR="00B43ACF" w:rsidRPr="00610DA9">
          <w:t>Village</w:t>
        </w:r>
        <w:proofErr w:type="spellEnd"/>
        <w:r w:rsidR="00B43ACF">
          <w:rPr>
            <w:rFonts w:ascii="宋体" w:hAnsi="宋体" w:hint="eastAsia"/>
            <w:color w:val="000000"/>
            <w:szCs w:val="21"/>
          </w:rPr>
          <w:t>的番茄病害子集</w:t>
        </w:r>
        <w:r w:rsidR="00B43ACF">
          <w:rPr>
            <w:rFonts w:ascii="宋体" w:hAnsi="宋体" w:hint="eastAsia"/>
            <w:color w:val="000000"/>
            <w:szCs w:val="21"/>
          </w:rPr>
          <w:t>上</w:t>
        </w:r>
        <w:r w:rsidR="00B43ACF">
          <w:rPr>
            <w:rFonts w:ascii="宋体" w:hAnsi="宋体" w:hint="eastAsia"/>
            <w:color w:val="000000"/>
            <w:szCs w:val="21"/>
          </w:rPr>
          <w:t>准确性</w:t>
        </w:r>
      </w:ins>
      <w:ins w:id="2148" w:author="xujiawei" w:date="2022-09-08T17:25:00Z">
        <w:r w:rsidR="00683473">
          <w:rPr>
            <w:rFonts w:ascii="宋体" w:hAnsi="宋体" w:hint="eastAsia"/>
            <w:color w:val="000000"/>
            <w:szCs w:val="21"/>
          </w:rPr>
          <w:t>为</w:t>
        </w:r>
      </w:ins>
      <w:ins w:id="2149" w:author="xujiawei" w:date="2022-09-08T17:24:00Z">
        <w:r w:rsidR="00683473">
          <w:rPr>
            <w:rFonts w:ascii="宋体" w:hAnsi="宋体" w:hint="eastAsia"/>
            <w:color w:val="000000"/>
            <w:szCs w:val="21"/>
          </w:rPr>
          <w:t>9</w:t>
        </w:r>
        <w:r w:rsidR="00683473">
          <w:rPr>
            <w:rFonts w:ascii="宋体" w:hAnsi="宋体"/>
            <w:color w:val="000000"/>
            <w:szCs w:val="21"/>
          </w:rPr>
          <w:t>9.63%</w:t>
        </w:r>
      </w:ins>
      <w:ins w:id="2150" w:author="xujiawei" w:date="2022-09-08T17:23:00Z">
        <w:r w:rsidR="00B43ACF">
          <w:rPr>
            <w:rFonts w:ascii="宋体" w:hAnsi="宋体" w:hint="eastAsia"/>
            <w:color w:val="000000"/>
            <w:szCs w:val="21"/>
          </w:rPr>
          <w:t>，敏感性</w:t>
        </w:r>
      </w:ins>
      <w:ins w:id="2151" w:author="xujiawei" w:date="2022-09-08T17:25:00Z">
        <w:r w:rsidR="00683473">
          <w:rPr>
            <w:rFonts w:ascii="宋体" w:hAnsi="宋体" w:hint="eastAsia"/>
            <w:color w:val="000000"/>
            <w:szCs w:val="21"/>
          </w:rPr>
          <w:t>为</w:t>
        </w:r>
        <w:r w:rsidR="00683473">
          <w:rPr>
            <w:rFonts w:ascii="宋体" w:hAnsi="宋体" w:hint="eastAsia"/>
            <w:color w:val="000000"/>
            <w:szCs w:val="21"/>
          </w:rPr>
          <w:t>9</w:t>
        </w:r>
        <w:r w:rsidR="00683473">
          <w:rPr>
            <w:rFonts w:ascii="宋体" w:hAnsi="宋体"/>
            <w:color w:val="000000"/>
            <w:szCs w:val="21"/>
          </w:rPr>
          <w:t>9.</w:t>
        </w:r>
        <w:r w:rsidR="00683473">
          <w:rPr>
            <w:rFonts w:ascii="宋体" w:hAnsi="宋体"/>
            <w:color w:val="000000"/>
            <w:szCs w:val="21"/>
          </w:rPr>
          <w:t>51</w:t>
        </w:r>
        <w:r w:rsidR="00683473">
          <w:rPr>
            <w:rFonts w:ascii="宋体" w:hAnsi="宋体"/>
            <w:color w:val="000000"/>
            <w:szCs w:val="21"/>
          </w:rPr>
          <w:t>%</w:t>
        </w:r>
      </w:ins>
      <w:ins w:id="2152" w:author="xujiawei" w:date="2022-09-08T17:23:00Z">
        <w:r w:rsidR="00B43ACF">
          <w:rPr>
            <w:rFonts w:ascii="宋体" w:hAnsi="宋体" w:hint="eastAsia"/>
            <w:color w:val="000000"/>
            <w:szCs w:val="21"/>
          </w:rPr>
          <w:t>，特异性</w:t>
        </w:r>
      </w:ins>
      <w:ins w:id="2153" w:author="xujiawei" w:date="2022-09-08T17:25:00Z">
        <w:r w:rsidR="00683473">
          <w:rPr>
            <w:rFonts w:ascii="宋体" w:hAnsi="宋体" w:hint="eastAsia"/>
            <w:color w:val="000000"/>
            <w:szCs w:val="21"/>
          </w:rPr>
          <w:t>为</w:t>
        </w:r>
        <w:r w:rsidR="00683473">
          <w:rPr>
            <w:rFonts w:ascii="宋体" w:hAnsi="宋体" w:hint="eastAsia"/>
            <w:color w:val="000000"/>
            <w:szCs w:val="21"/>
          </w:rPr>
          <w:t>9</w:t>
        </w:r>
        <w:r w:rsidR="00683473">
          <w:rPr>
            <w:rFonts w:ascii="宋体" w:hAnsi="宋体"/>
            <w:color w:val="000000"/>
            <w:szCs w:val="21"/>
          </w:rPr>
          <w:t>9.</w:t>
        </w:r>
        <w:r w:rsidR="00683473">
          <w:rPr>
            <w:rFonts w:ascii="宋体" w:hAnsi="宋体"/>
            <w:color w:val="000000"/>
            <w:szCs w:val="21"/>
          </w:rPr>
          <w:t>96</w:t>
        </w:r>
        <w:r w:rsidR="00683473">
          <w:rPr>
            <w:rFonts w:ascii="宋体" w:hAnsi="宋体"/>
            <w:color w:val="000000"/>
            <w:szCs w:val="21"/>
          </w:rPr>
          <w:t>%</w:t>
        </w:r>
      </w:ins>
      <w:ins w:id="2154" w:author="xujiawei" w:date="2022-09-08T17:23:00Z">
        <w:r w:rsidR="00B43ACF">
          <w:rPr>
            <w:rFonts w:ascii="宋体" w:hAnsi="宋体" w:hint="eastAsia"/>
            <w:color w:val="000000"/>
            <w:szCs w:val="21"/>
          </w:rPr>
          <w:t>，精确度</w:t>
        </w:r>
      </w:ins>
      <w:ins w:id="2155" w:author="xujiawei" w:date="2022-09-08T17:25:00Z">
        <w:r w:rsidR="00D90DCC">
          <w:rPr>
            <w:rFonts w:ascii="宋体" w:hAnsi="宋体" w:hint="eastAsia"/>
            <w:color w:val="000000"/>
            <w:szCs w:val="21"/>
          </w:rPr>
          <w:t>为9</w:t>
        </w:r>
        <w:r w:rsidR="00D90DCC">
          <w:rPr>
            <w:rFonts w:ascii="宋体" w:hAnsi="宋体"/>
            <w:color w:val="000000"/>
            <w:szCs w:val="21"/>
          </w:rPr>
          <w:t>9.56%</w:t>
        </w:r>
        <w:r w:rsidR="00D90DCC">
          <w:rPr>
            <w:rFonts w:ascii="宋体" w:hAnsi="宋体" w:hint="eastAsia"/>
            <w:color w:val="000000"/>
            <w:szCs w:val="21"/>
          </w:rPr>
          <w:t>，</w:t>
        </w:r>
      </w:ins>
      <w:ins w:id="2156" w:author="xujiawei" w:date="2022-09-08T17:23:00Z">
        <w:r w:rsidR="00B43ACF">
          <w:rPr>
            <w:rFonts w:ascii="宋体" w:hAnsi="宋体" w:hint="eastAsia"/>
            <w:color w:val="000000"/>
            <w:szCs w:val="21"/>
          </w:rPr>
          <w:t>达到</w:t>
        </w:r>
      </w:ins>
      <w:ins w:id="2157" w:author="xujiawei" w:date="2022-09-08T17:25:00Z">
        <w:r w:rsidR="00205A42">
          <w:rPr>
            <w:rFonts w:ascii="宋体" w:hAnsi="宋体" w:hint="eastAsia"/>
            <w:color w:val="000000"/>
            <w:szCs w:val="21"/>
          </w:rPr>
          <w:t>与</w:t>
        </w:r>
      </w:ins>
      <w:ins w:id="2158" w:author="xujiawei" w:date="2022-09-08T17:24:00Z">
        <w:r w:rsidR="00B43ACF">
          <w:rPr>
            <w:rFonts w:hint="eastAsia"/>
            <w:color w:val="000000"/>
          </w:rPr>
          <w:t>DCNNs</w:t>
        </w:r>
        <w:r w:rsidR="00B43ACF">
          <w:rPr>
            <w:rFonts w:hint="eastAsia"/>
            <w:color w:val="000000"/>
          </w:rPr>
          <w:t>媲美甚至高于</w:t>
        </w:r>
        <w:r w:rsidR="00B43ACF">
          <w:rPr>
            <w:rFonts w:hint="eastAsia"/>
            <w:color w:val="000000"/>
          </w:rPr>
          <w:t>DCNNs</w:t>
        </w:r>
        <w:r w:rsidR="00B43ACF">
          <w:rPr>
            <w:rFonts w:hint="eastAsia"/>
            <w:color w:val="000000"/>
          </w:rPr>
          <w:t>的结果。</w:t>
        </w:r>
      </w:ins>
      <w:del w:id="2159" w:author="xujiawei" w:date="2022-09-01T14:45:00Z">
        <w:r w:rsidR="003D6AA0" w:rsidRPr="008B4377" w:rsidDel="00B619F7">
          <w:rPr>
            <w:rFonts w:ascii="宋体" w:hAnsi="宋体"/>
            <w:color w:val="000000"/>
            <w:szCs w:val="21"/>
            <w:rPrChange w:id="2160" w:author="xujiawei" w:date="2022-09-01T16:51:00Z">
              <w:rPr/>
            </w:rPrChange>
          </w:rPr>
          <w:fldChar w:fldCharType="begin"/>
        </w:r>
        <w:r w:rsidR="003D6AA0" w:rsidRPr="008B4377" w:rsidDel="00B619F7">
          <w:rPr>
            <w:rFonts w:ascii="宋体" w:hAnsi="宋体"/>
            <w:color w:val="000000"/>
            <w:szCs w:val="21"/>
            <w:rPrChange w:id="2161" w:author="xujiawei" w:date="2022-09-01T16:51:00Z">
              <w:rPr/>
            </w:rPrChange>
          </w:rPr>
          <w:fldChar w:fldCharType="end"/>
        </w:r>
        <w:r w:rsidR="003D6AA0" w:rsidRPr="008B4377" w:rsidDel="00B619F7">
          <w:rPr>
            <w:rFonts w:ascii="宋体" w:hAnsi="宋体"/>
            <w:color w:val="000000"/>
            <w:szCs w:val="21"/>
            <w:rPrChange w:id="2162" w:author="xujiawei" w:date="2022-09-01T16:51:00Z">
              <w:rPr/>
            </w:rPrChange>
          </w:rPr>
          <w:fldChar w:fldCharType="begin"/>
        </w:r>
        <w:r w:rsidR="003D6AA0" w:rsidRPr="008B4377" w:rsidDel="00B619F7">
          <w:rPr>
            <w:rFonts w:ascii="宋体" w:hAnsi="宋体"/>
            <w:color w:val="000000"/>
            <w:szCs w:val="21"/>
            <w:rPrChange w:id="2163" w:author="xujiawei" w:date="2022-09-01T16:51:00Z">
              <w:rPr/>
            </w:rPrChange>
          </w:rPr>
          <w:fldChar w:fldCharType="end"/>
        </w:r>
        <w:r w:rsidR="003D6AA0" w:rsidRPr="008B4377" w:rsidDel="00B619F7">
          <w:rPr>
            <w:rFonts w:ascii="宋体" w:hAnsi="宋体"/>
            <w:color w:val="000000"/>
            <w:szCs w:val="21"/>
            <w:rPrChange w:id="2164" w:author="xujiawei" w:date="2022-09-01T16:51:00Z">
              <w:rPr/>
            </w:rPrChange>
          </w:rPr>
          <w:fldChar w:fldCharType="begin"/>
        </w:r>
        <w:r w:rsidR="003D6AA0" w:rsidRPr="008B4377" w:rsidDel="00B619F7">
          <w:rPr>
            <w:rFonts w:ascii="宋体" w:hAnsi="宋体"/>
            <w:color w:val="000000"/>
            <w:szCs w:val="21"/>
            <w:rPrChange w:id="2165" w:author="xujiawei" w:date="2022-09-01T16:51:00Z">
              <w:rPr/>
            </w:rPrChange>
          </w:rPr>
          <w:fldChar w:fldCharType="end"/>
        </w:r>
        <w:r w:rsidR="003D6AA0" w:rsidRPr="008B4377" w:rsidDel="00B619F7">
          <w:rPr>
            <w:rFonts w:ascii="宋体" w:hAnsi="宋体"/>
            <w:color w:val="000000"/>
            <w:szCs w:val="21"/>
            <w:rPrChange w:id="2166" w:author="xujiawei" w:date="2022-09-01T16:51:00Z">
              <w:rPr/>
            </w:rPrChange>
          </w:rPr>
          <w:fldChar w:fldCharType="begin"/>
        </w:r>
        <w:r w:rsidR="003D6AA0" w:rsidRPr="008B4377" w:rsidDel="00B619F7">
          <w:rPr>
            <w:rFonts w:ascii="宋体" w:hAnsi="宋体"/>
            <w:color w:val="000000"/>
            <w:szCs w:val="21"/>
            <w:rPrChange w:id="2167" w:author="xujiawei" w:date="2022-09-01T16:51:00Z">
              <w:rPr/>
            </w:rPrChange>
          </w:rPr>
          <w:fldChar w:fldCharType="end"/>
        </w:r>
        <w:r w:rsidR="003D6AA0" w:rsidRPr="008B4377" w:rsidDel="00B619F7">
          <w:rPr>
            <w:rFonts w:ascii="宋体" w:hAnsi="宋体"/>
            <w:color w:val="000000"/>
            <w:szCs w:val="21"/>
            <w:rPrChange w:id="2168" w:author="xujiawei" w:date="2022-09-01T16:51:00Z">
              <w:rPr/>
            </w:rPrChange>
          </w:rPr>
          <w:fldChar w:fldCharType="begin"/>
        </w:r>
        <w:r w:rsidR="003D6AA0" w:rsidRPr="008B4377" w:rsidDel="00B619F7">
          <w:rPr>
            <w:rFonts w:ascii="宋体" w:hAnsi="宋体"/>
            <w:color w:val="000000"/>
            <w:szCs w:val="21"/>
            <w:rPrChange w:id="2169" w:author="xujiawei" w:date="2022-09-01T16:51:00Z">
              <w:rPr/>
            </w:rPrChange>
          </w:rPr>
          <w:fldChar w:fldCharType="end"/>
        </w:r>
      </w:del>
    </w:p>
    <w:tbl>
      <w:tblPr>
        <w:tblStyle w:val="61"/>
        <w:tblW w:w="0" w:type="auto"/>
        <w:tblLook w:val="04A0" w:firstRow="1" w:lastRow="0" w:firstColumn="1" w:lastColumn="0" w:noHBand="0" w:noVBand="1"/>
      </w:tblPr>
      <w:tblGrid>
        <w:gridCol w:w="1412"/>
        <w:gridCol w:w="803"/>
        <w:gridCol w:w="889"/>
        <w:gridCol w:w="889"/>
        <w:gridCol w:w="783"/>
        <w:tblGridChange w:id="2170">
          <w:tblGrid>
            <w:gridCol w:w="1412"/>
            <w:gridCol w:w="3"/>
            <w:gridCol w:w="800"/>
            <w:gridCol w:w="2"/>
            <w:gridCol w:w="887"/>
            <w:gridCol w:w="2"/>
            <w:gridCol w:w="887"/>
            <w:gridCol w:w="2"/>
            <w:gridCol w:w="781"/>
          </w:tblGrid>
        </w:tblGridChange>
      </w:tblGrid>
      <w:tr w:rsidR="00292605" w14:paraId="019F95EF" w14:textId="14425EFD" w:rsidTr="00D93730">
        <w:trPr>
          <w:cnfStyle w:val="100000000000" w:firstRow="1" w:lastRow="0" w:firstColumn="0" w:lastColumn="0" w:oddVBand="0" w:evenVBand="0" w:oddHBand="0" w:evenHBand="0" w:firstRowFirstColumn="0" w:firstRowLastColumn="0" w:lastRowFirstColumn="0" w:lastRowLastColumn="0"/>
          <w:ins w:id="2171" w:author="xujiawei" w:date="2022-09-01T16:39:00Z"/>
        </w:trPr>
        <w:tc>
          <w:tcPr>
            <w:cnfStyle w:val="001000000000" w:firstRow="0" w:lastRow="0" w:firstColumn="1" w:lastColumn="0" w:oddVBand="0" w:evenVBand="0" w:oddHBand="0" w:evenHBand="0" w:firstRowFirstColumn="0" w:firstRowLastColumn="0" w:lastRowFirstColumn="0" w:lastRowLastColumn="0"/>
            <w:tcW w:w="1421" w:type="dxa"/>
          </w:tcPr>
          <w:p w14:paraId="6F0B3A07" w14:textId="77777777" w:rsidR="00D93730" w:rsidRPr="00077B90" w:rsidRDefault="00D93730">
            <w:pPr>
              <w:rPr>
                <w:ins w:id="2172" w:author="xujiawei" w:date="2022-09-01T16:39:00Z"/>
                <w:b w:val="0"/>
                <w:sz w:val="18"/>
                <w:szCs w:val="18"/>
                <w:rPrChange w:id="2173" w:author="xujiawei" w:date="2022-09-06T15:33:00Z">
                  <w:rPr>
                    <w:ins w:id="2174" w:author="xujiawei" w:date="2022-09-01T16:39:00Z"/>
                  </w:rPr>
                </w:rPrChange>
              </w:rPr>
            </w:pPr>
          </w:p>
        </w:tc>
        <w:tc>
          <w:tcPr>
            <w:tcW w:w="784" w:type="dxa"/>
          </w:tcPr>
          <w:p w14:paraId="1CBE069F" w14:textId="03F007F0" w:rsidR="00D93730" w:rsidRPr="0007406D" w:rsidRDefault="00292605">
            <w:pPr>
              <w:cnfStyle w:val="100000000000" w:firstRow="1" w:lastRow="0" w:firstColumn="0" w:lastColumn="0" w:oddVBand="0" w:evenVBand="0" w:oddHBand="0" w:evenHBand="0" w:firstRowFirstColumn="0" w:firstRowLastColumn="0" w:lastRowFirstColumn="0" w:lastRowLastColumn="0"/>
              <w:rPr>
                <w:ins w:id="2175" w:author="xujiawei" w:date="2022-09-01T16:39:00Z"/>
                <w:rFonts w:ascii="Times New Roman" w:hAnsi="Times New Roman"/>
                <w:sz w:val="18"/>
                <w:szCs w:val="18"/>
                <w:rPrChange w:id="2176" w:author="xujiawei" w:date="2022-09-08T17:21:00Z">
                  <w:rPr>
                    <w:ins w:id="2177" w:author="xujiawei" w:date="2022-09-01T16:39:00Z"/>
                  </w:rPr>
                </w:rPrChange>
              </w:rPr>
            </w:pPr>
            <w:proofErr w:type="spellStart"/>
            <w:ins w:id="2178" w:author="xujiawei" w:date="2022-09-06T15:33:00Z">
              <w:r w:rsidRPr="0007406D">
                <w:rPr>
                  <w:rFonts w:ascii="Times New Roman" w:hAnsi="Times New Roman"/>
                  <w:sz w:val="18"/>
                  <w:szCs w:val="18"/>
                  <w:rPrChange w:id="2179" w:author="xujiawei" w:date="2022-09-08T17:21:00Z">
                    <w:rPr>
                      <w:b w:val="0"/>
                      <w:sz w:val="18"/>
                      <w:szCs w:val="18"/>
                    </w:rPr>
                  </w:rPrChange>
                </w:rPr>
                <w:t>A</w:t>
              </w:r>
              <w:r w:rsidRPr="0007406D">
                <w:rPr>
                  <w:rFonts w:ascii="Times New Roman" w:hAnsi="Times New Roman"/>
                  <w:sz w:val="18"/>
                  <w:szCs w:val="18"/>
                  <w:rPrChange w:id="2180" w:author="xujiawei" w:date="2022-09-08T17:21:00Z">
                    <w:rPr>
                      <w:rFonts w:hint="eastAsia"/>
                      <w:b w:val="0"/>
                      <w:sz w:val="18"/>
                      <w:szCs w:val="18"/>
                    </w:rPr>
                  </w:rPrChange>
                </w:rPr>
                <w:t>vg</w:t>
              </w:r>
            </w:ins>
            <w:ins w:id="2181" w:author="xujiawei" w:date="2022-09-01T16:40:00Z">
              <w:r w:rsidR="00D93730" w:rsidRPr="0007406D">
                <w:rPr>
                  <w:rFonts w:ascii="Times New Roman" w:hAnsi="Times New Roman"/>
                  <w:sz w:val="18"/>
                  <w:szCs w:val="18"/>
                  <w:rPrChange w:id="2182" w:author="xujiawei" w:date="2022-09-08T17:21:00Z">
                    <w:rPr/>
                  </w:rPrChange>
                </w:rPr>
                <w:t>Acc</w:t>
              </w:r>
            </w:ins>
            <w:proofErr w:type="spellEnd"/>
          </w:p>
        </w:tc>
        <w:tc>
          <w:tcPr>
            <w:tcW w:w="894" w:type="dxa"/>
          </w:tcPr>
          <w:p w14:paraId="4110C0C7" w14:textId="0C045EB0" w:rsidR="00D93730" w:rsidRPr="0007406D" w:rsidRDefault="00292605">
            <w:pPr>
              <w:cnfStyle w:val="100000000000" w:firstRow="1" w:lastRow="0" w:firstColumn="0" w:lastColumn="0" w:oddVBand="0" w:evenVBand="0" w:oddHBand="0" w:evenHBand="0" w:firstRowFirstColumn="0" w:firstRowLastColumn="0" w:lastRowFirstColumn="0" w:lastRowLastColumn="0"/>
              <w:rPr>
                <w:ins w:id="2183" w:author="xujiawei" w:date="2022-09-01T16:39:00Z"/>
                <w:rFonts w:ascii="Times New Roman" w:hAnsi="Times New Roman"/>
                <w:sz w:val="18"/>
                <w:szCs w:val="18"/>
                <w:rPrChange w:id="2184" w:author="xujiawei" w:date="2022-09-08T17:21:00Z">
                  <w:rPr>
                    <w:ins w:id="2185" w:author="xujiawei" w:date="2022-09-01T16:39:00Z"/>
                  </w:rPr>
                </w:rPrChange>
              </w:rPr>
            </w:pPr>
            <w:proofErr w:type="spellStart"/>
            <w:ins w:id="2186" w:author="xujiawei" w:date="2022-09-06T15:33:00Z">
              <w:r w:rsidRPr="0007406D">
                <w:rPr>
                  <w:rFonts w:ascii="Times New Roman" w:hAnsi="Times New Roman"/>
                  <w:sz w:val="18"/>
                  <w:szCs w:val="18"/>
                  <w:rPrChange w:id="2187" w:author="xujiawei" w:date="2022-09-08T17:21:00Z">
                    <w:rPr>
                      <w:b w:val="0"/>
                      <w:sz w:val="18"/>
                      <w:szCs w:val="18"/>
                    </w:rPr>
                  </w:rPrChange>
                </w:rPr>
                <w:t>Avg</w:t>
              </w:r>
            </w:ins>
            <w:ins w:id="2188" w:author="xujiawei" w:date="2022-09-01T16:40:00Z">
              <w:r w:rsidR="00D93730" w:rsidRPr="0007406D">
                <w:rPr>
                  <w:rFonts w:ascii="Times New Roman" w:hAnsi="Times New Roman"/>
                  <w:sz w:val="18"/>
                  <w:szCs w:val="18"/>
                  <w:rPrChange w:id="2189" w:author="xujiawei" w:date="2022-09-08T17:21:00Z">
                    <w:rPr>
                      <w:sz w:val="18"/>
                      <w:szCs w:val="18"/>
                    </w:rPr>
                  </w:rPrChange>
                </w:rPr>
                <w:t>Sen</w:t>
              </w:r>
            </w:ins>
            <w:proofErr w:type="spellEnd"/>
          </w:p>
        </w:tc>
        <w:tc>
          <w:tcPr>
            <w:tcW w:w="894" w:type="dxa"/>
          </w:tcPr>
          <w:p w14:paraId="3AC062EB" w14:textId="6EEAE0B4" w:rsidR="00D93730" w:rsidRPr="0007406D" w:rsidRDefault="00292605">
            <w:pPr>
              <w:cnfStyle w:val="100000000000" w:firstRow="1" w:lastRow="0" w:firstColumn="0" w:lastColumn="0" w:oddVBand="0" w:evenVBand="0" w:oddHBand="0" w:evenHBand="0" w:firstRowFirstColumn="0" w:firstRowLastColumn="0" w:lastRowFirstColumn="0" w:lastRowLastColumn="0"/>
              <w:rPr>
                <w:ins w:id="2190" w:author="xujiawei" w:date="2022-09-01T16:39:00Z"/>
                <w:rFonts w:ascii="Times New Roman" w:hAnsi="Times New Roman"/>
                <w:sz w:val="18"/>
                <w:szCs w:val="18"/>
                <w:rPrChange w:id="2191" w:author="xujiawei" w:date="2022-09-08T17:21:00Z">
                  <w:rPr>
                    <w:ins w:id="2192" w:author="xujiawei" w:date="2022-09-01T16:39:00Z"/>
                  </w:rPr>
                </w:rPrChange>
              </w:rPr>
            </w:pPr>
            <w:proofErr w:type="spellStart"/>
            <w:ins w:id="2193" w:author="xujiawei" w:date="2022-09-06T15:33:00Z">
              <w:r w:rsidRPr="0007406D">
                <w:rPr>
                  <w:rFonts w:ascii="Times New Roman" w:hAnsi="Times New Roman"/>
                  <w:sz w:val="18"/>
                  <w:szCs w:val="18"/>
                  <w:rPrChange w:id="2194" w:author="xujiawei" w:date="2022-09-08T17:21:00Z">
                    <w:rPr>
                      <w:b w:val="0"/>
                      <w:sz w:val="18"/>
                      <w:szCs w:val="18"/>
                    </w:rPr>
                  </w:rPrChange>
                </w:rPr>
                <w:t>A</w:t>
              </w:r>
            </w:ins>
            <w:ins w:id="2195" w:author="xujiawei" w:date="2022-09-06T15:34:00Z">
              <w:r w:rsidRPr="0007406D">
                <w:rPr>
                  <w:rFonts w:ascii="Times New Roman" w:hAnsi="Times New Roman"/>
                  <w:sz w:val="18"/>
                  <w:szCs w:val="18"/>
                  <w:rPrChange w:id="2196" w:author="xujiawei" w:date="2022-09-08T17:21:00Z">
                    <w:rPr>
                      <w:b w:val="0"/>
                      <w:sz w:val="18"/>
                      <w:szCs w:val="18"/>
                    </w:rPr>
                  </w:rPrChange>
                </w:rPr>
                <w:t>vg</w:t>
              </w:r>
            </w:ins>
            <w:ins w:id="2197" w:author="xujiawei" w:date="2022-09-01T16:40:00Z">
              <w:r w:rsidR="00D93730" w:rsidRPr="0007406D">
                <w:rPr>
                  <w:rFonts w:ascii="Times New Roman" w:hAnsi="Times New Roman"/>
                  <w:sz w:val="18"/>
                  <w:szCs w:val="18"/>
                  <w:rPrChange w:id="2198" w:author="xujiawei" w:date="2022-09-08T17:21:00Z">
                    <w:rPr>
                      <w:sz w:val="18"/>
                      <w:szCs w:val="18"/>
                    </w:rPr>
                  </w:rPrChange>
                </w:rPr>
                <w:t>Spe</w:t>
              </w:r>
            </w:ins>
            <w:proofErr w:type="spellEnd"/>
          </w:p>
        </w:tc>
        <w:tc>
          <w:tcPr>
            <w:tcW w:w="783" w:type="dxa"/>
          </w:tcPr>
          <w:p w14:paraId="5142CC9A" w14:textId="7CB65BDE" w:rsidR="00D93730" w:rsidRPr="0007406D" w:rsidRDefault="00292605">
            <w:pPr>
              <w:cnfStyle w:val="100000000000" w:firstRow="1" w:lastRow="0" w:firstColumn="0" w:lastColumn="0" w:oddVBand="0" w:evenVBand="0" w:oddHBand="0" w:evenHBand="0" w:firstRowFirstColumn="0" w:firstRowLastColumn="0" w:lastRowFirstColumn="0" w:lastRowLastColumn="0"/>
              <w:rPr>
                <w:ins w:id="2199" w:author="xujiawei" w:date="2022-09-06T14:01:00Z"/>
                <w:rFonts w:ascii="Times New Roman" w:hAnsi="Times New Roman"/>
                <w:sz w:val="18"/>
                <w:szCs w:val="18"/>
                <w:rPrChange w:id="2200" w:author="xujiawei" w:date="2022-09-08T17:21:00Z">
                  <w:rPr>
                    <w:ins w:id="2201" w:author="xujiawei" w:date="2022-09-06T14:01:00Z"/>
                    <w:sz w:val="18"/>
                    <w:szCs w:val="18"/>
                  </w:rPr>
                </w:rPrChange>
              </w:rPr>
            </w:pPr>
            <w:proofErr w:type="spellStart"/>
            <w:ins w:id="2202" w:author="xujiawei" w:date="2022-09-06T15:34:00Z">
              <w:r w:rsidRPr="0007406D">
                <w:rPr>
                  <w:rFonts w:ascii="Times New Roman" w:hAnsi="Times New Roman"/>
                  <w:sz w:val="18"/>
                  <w:szCs w:val="18"/>
                  <w:rPrChange w:id="2203" w:author="xujiawei" w:date="2022-09-08T17:21:00Z">
                    <w:rPr>
                      <w:b w:val="0"/>
                      <w:sz w:val="18"/>
                      <w:szCs w:val="18"/>
                    </w:rPr>
                  </w:rPrChange>
                </w:rPr>
                <w:t>Avg</w:t>
              </w:r>
            </w:ins>
            <w:ins w:id="2204" w:author="xujiawei" w:date="2022-09-06T14:01:00Z">
              <w:r w:rsidR="00D93730" w:rsidRPr="0007406D">
                <w:rPr>
                  <w:rFonts w:ascii="Times New Roman" w:hAnsi="Times New Roman"/>
                  <w:sz w:val="18"/>
                  <w:szCs w:val="18"/>
                  <w:rPrChange w:id="2205" w:author="xujiawei" w:date="2022-09-08T17:21:00Z">
                    <w:rPr>
                      <w:sz w:val="18"/>
                      <w:szCs w:val="18"/>
                    </w:rPr>
                  </w:rPrChange>
                </w:rPr>
                <w:t>Pre</w:t>
              </w:r>
              <w:proofErr w:type="spellEnd"/>
            </w:ins>
          </w:p>
        </w:tc>
      </w:tr>
      <w:tr w:rsidR="00292605" w14:paraId="4B430DB6" w14:textId="0AB00EBC" w:rsidTr="00D93730">
        <w:trPr>
          <w:cnfStyle w:val="000000100000" w:firstRow="0" w:lastRow="0" w:firstColumn="0" w:lastColumn="0" w:oddVBand="0" w:evenVBand="0" w:oddHBand="1" w:evenHBand="0" w:firstRowFirstColumn="0" w:firstRowLastColumn="0" w:lastRowFirstColumn="0" w:lastRowLastColumn="0"/>
          <w:ins w:id="2206" w:author="xujiawei" w:date="2022-09-01T16:39:00Z"/>
        </w:trPr>
        <w:tc>
          <w:tcPr>
            <w:cnfStyle w:val="001000000000" w:firstRow="0" w:lastRow="0" w:firstColumn="1" w:lastColumn="0" w:oddVBand="0" w:evenVBand="0" w:oddHBand="0" w:evenHBand="0" w:firstRowFirstColumn="0" w:firstRowLastColumn="0" w:lastRowFirstColumn="0" w:lastRowLastColumn="0"/>
            <w:tcW w:w="1421" w:type="dxa"/>
            <w:shd w:val="clear" w:color="auto" w:fill="FFFFFF" w:themeFill="background1"/>
          </w:tcPr>
          <w:p w14:paraId="6247AD04" w14:textId="4F81EC3F" w:rsidR="00D93730" w:rsidRPr="00077B90" w:rsidRDefault="00D93730">
            <w:pPr>
              <w:rPr>
                <w:ins w:id="2207" w:author="xujiawei" w:date="2022-09-01T16:39:00Z"/>
                <w:b w:val="0"/>
                <w:sz w:val="18"/>
                <w:szCs w:val="18"/>
                <w:rPrChange w:id="2208" w:author="xujiawei" w:date="2022-09-06T15:33:00Z">
                  <w:rPr>
                    <w:ins w:id="2209" w:author="xujiawei" w:date="2022-09-01T16:39:00Z"/>
                  </w:rPr>
                </w:rPrChange>
              </w:rPr>
            </w:pPr>
            <w:ins w:id="2210" w:author="xujiawei" w:date="2022-09-01T16:40:00Z">
              <w:r w:rsidRPr="009023A6">
                <w:rPr>
                  <w:sz w:val="18"/>
                  <w:szCs w:val="18"/>
                </w:rPr>
                <w:t>ResNet50</w:t>
              </w:r>
            </w:ins>
          </w:p>
        </w:tc>
        <w:tc>
          <w:tcPr>
            <w:tcW w:w="784" w:type="dxa"/>
            <w:shd w:val="clear" w:color="auto" w:fill="FFFFFF" w:themeFill="background1"/>
          </w:tcPr>
          <w:p w14:paraId="72C55F53" w14:textId="1A299CE5" w:rsidR="00D93730" w:rsidRPr="00077B90" w:rsidRDefault="004032B7">
            <w:pPr>
              <w:cnfStyle w:val="000000100000" w:firstRow="0" w:lastRow="0" w:firstColumn="0" w:lastColumn="0" w:oddVBand="0" w:evenVBand="0" w:oddHBand="1" w:evenHBand="0" w:firstRowFirstColumn="0" w:firstRowLastColumn="0" w:lastRowFirstColumn="0" w:lastRowLastColumn="0"/>
              <w:rPr>
                <w:ins w:id="2211" w:author="xujiawei" w:date="2022-09-01T16:39:00Z"/>
                <w:bCs/>
                <w:sz w:val="18"/>
                <w:szCs w:val="18"/>
                <w:rPrChange w:id="2212" w:author="xujiawei" w:date="2022-09-06T15:33:00Z">
                  <w:rPr>
                    <w:ins w:id="2213" w:author="xujiawei" w:date="2022-09-01T16:39:00Z"/>
                  </w:rPr>
                </w:rPrChange>
              </w:rPr>
            </w:pPr>
            <w:ins w:id="2214" w:author="xujiawei" w:date="2022-09-06T14:16:00Z">
              <w:r w:rsidRPr="00077B90">
                <w:rPr>
                  <w:bCs/>
                  <w:sz w:val="18"/>
                  <w:szCs w:val="18"/>
                  <w:rPrChange w:id="2215" w:author="xujiawei" w:date="2022-09-06T15:33:00Z">
                    <w:rPr/>
                  </w:rPrChange>
                </w:rPr>
                <w:t>98</w:t>
              </w:r>
            </w:ins>
            <w:ins w:id="2216" w:author="xujiawei" w:date="2022-09-06T15:25:00Z">
              <w:r w:rsidR="00C62B9D" w:rsidRPr="00077B90">
                <w:rPr>
                  <w:bCs/>
                  <w:sz w:val="18"/>
                  <w:szCs w:val="18"/>
                  <w:rPrChange w:id="2217" w:author="xujiawei" w:date="2022-09-06T15:33:00Z">
                    <w:rPr/>
                  </w:rPrChange>
                </w:rPr>
                <w:t>.</w:t>
              </w:r>
            </w:ins>
            <w:ins w:id="2218" w:author="xujiawei" w:date="2022-09-06T15:15:00Z">
              <w:r w:rsidR="008F5117" w:rsidRPr="00077B90">
                <w:rPr>
                  <w:bCs/>
                  <w:sz w:val="18"/>
                  <w:szCs w:val="18"/>
                  <w:rPrChange w:id="2219" w:author="xujiawei" w:date="2022-09-06T15:33:00Z">
                    <w:rPr/>
                  </w:rPrChange>
                </w:rPr>
                <w:t>57</w:t>
              </w:r>
            </w:ins>
          </w:p>
        </w:tc>
        <w:tc>
          <w:tcPr>
            <w:tcW w:w="894" w:type="dxa"/>
            <w:shd w:val="clear" w:color="auto" w:fill="FFFFFF" w:themeFill="background1"/>
          </w:tcPr>
          <w:p w14:paraId="18E6D589" w14:textId="19A4CFD2" w:rsidR="00D93730" w:rsidRPr="00077B90" w:rsidRDefault="008F5117">
            <w:pPr>
              <w:cnfStyle w:val="000000100000" w:firstRow="0" w:lastRow="0" w:firstColumn="0" w:lastColumn="0" w:oddVBand="0" w:evenVBand="0" w:oddHBand="1" w:evenHBand="0" w:firstRowFirstColumn="0" w:firstRowLastColumn="0" w:lastRowFirstColumn="0" w:lastRowLastColumn="0"/>
              <w:rPr>
                <w:ins w:id="2220" w:author="xujiawei" w:date="2022-09-01T16:39:00Z"/>
                <w:bCs/>
                <w:sz w:val="18"/>
                <w:szCs w:val="18"/>
                <w:rPrChange w:id="2221" w:author="xujiawei" w:date="2022-09-06T15:33:00Z">
                  <w:rPr>
                    <w:ins w:id="2222" w:author="xujiawei" w:date="2022-09-01T16:39:00Z"/>
                  </w:rPr>
                </w:rPrChange>
              </w:rPr>
            </w:pPr>
            <w:ins w:id="2223" w:author="xujiawei" w:date="2022-09-06T15:11:00Z">
              <w:r w:rsidRPr="00077B90">
                <w:rPr>
                  <w:bCs/>
                  <w:sz w:val="18"/>
                  <w:szCs w:val="18"/>
                  <w:rPrChange w:id="2224" w:author="xujiawei" w:date="2022-09-06T15:33:00Z">
                    <w:rPr/>
                  </w:rPrChange>
                </w:rPr>
                <w:t>99.</w:t>
              </w:r>
            </w:ins>
            <w:ins w:id="2225" w:author="xujiawei" w:date="2022-09-06T15:20:00Z">
              <w:r w:rsidR="00406279" w:rsidRPr="00077B90">
                <w:rPr>
                  <w:bCs/>
                  <w:sz w:val="18"/>
                  <w:szCs w:val="18"/>
                  <w:rPrChange w:id="2226" w:author="xujiawei" w:date="2022-09-06T15:33:00Z">
                    <w:rPr/>
                  </w:rPrChange>
                </w:rPr>
                <w:t>13</w:t>
              </w:r>
            </w:ins>
          </w:p>
        </w:tc>
        <w:tc>
          <w:tcPr>
            <w:tcW w:w="894" w:type="dxa"/>
            <w:shd w:val="clear" w:color="auto" w:fill="FFFFFF" w:themeFill="background1"/>
          </w:tcPr>
          <w:p w14:paraId="6A9AAF46" w14:textId="39D5D9FA" w:rsidR="00D93730" w:rsidRPr="00077B90" w:rsidRDefault="00406279">
            <w:pPr>
              <w:cnfStyle w:val="000000100000" w:firstRow="0" w:lastRow="0" w:firstColumn="0" w:lastColumn="0" w:oddVBand="0" w:evenVBand="0" w:oddHBand="1" w:evenHBand="0" w:firstRowFirstColumn="0" w:firstRowLastColumn="0" w:lastRowFirstColumn="0" w:lastRowLastColumn="0"/>
              <w:rPr>
                <w:ins w:id="2227" w:author="xujiawei" w:date="2022-09-01T16:39:00Z"/>
                <w:bCs/>
                <w:sz w:val="18"/>
                <w:szCs w:val="18"/>
                <w:rPrChange w:id="2228" w:author="xujiawei" w:date="2022-09-06T15:33:00Z">
                  <w:rPr>
                    <w:ins w:id="2229" w:author="xujiawei" w:date="2022-09-01T16:39:00Z"/>
                  </w:rPr>
                </w:rPrChange>
              </w:rPr>
            </w:pPr>
            <w:ins w:id="2230" w:author="xujiawei" w:date="2022-09-06T15:21:00Z">
              <w:r w:rsidRPr="00077B90">
                <w:rPr>
                  <w:bCs/>
                  <w:sz w:val="18"/>
                  <w:szCs w:val="18"/>
                  <w:rPrChange w:id="2231" w:author="xujiawei" w:date="2022-09-06T15:33:00Z">
                    <w:rPr/>
                  </w:rPrChange>
                </w:rPr>
                <w:t>99.86</w:t>
              </w:r>
            </w:ins>
          </w:p>
        </w:tc>
        <w:tc>
          <w:tcPr>
            <w:tcW w:w="783" w:type="dxa"/>
            <w:shd w:val="clear" w:color="auto" w:fill="FFFFFF" w:themeFill="background1"/>
          </w:tcPr>
          <w:p w14:paraId="1F31ED28" w14:textId="6F4E552B" w:rsidR="00D93730" w:rsidRPr="00077B90" w:rsidRDefault="008F5117">
            <w:pPr>
              <w:cnfStyle w:val="000000100000" w:firstRow="0" w:lastRow="0" w:firstColumn="0" w:lastColumn="0" w:oddVBand="0" w:evenVBand="0" w:oddHBand="1" w:evenHBand="0" w:firstRowFirstColumn="0" w:firstRowLastColumn="0" w:lastRowFirstColumn="0" w:lastRowLastColumn="0"/>
              <w:rPr>
                <w:ins w:id="2232" w:author="xujiawei" w:date="2022-09-06T14:01:00Z"/>
                <w:bCs/>
                <w:sz w:val="18"/>
                <w:szCs w:val="18"/>
                <w:rPrChange w:id="2233" w:author="xujiawei" w:date="2022-09-06T15:33:00Z">
                  <w:rPr>
                    <w:ins w:id="2234" w:author="xujiawei" w:date="2022-09-06T14:01:00Z"/>
                  </w:rPr>
                </w:rPrChange>
              </w:rPr>
            </w:pPr>
            <w:ins w:id="2235" w:author="xujiawei" w:date="2022-09-06T15:10:00Z">
              <w:r w:rsidRPr="00077B90">
                <w:rPr>
                  <w:bCs/>
                  <w:sz w:val="18"/>
                  <w:szCs w:val="18"/>
                  <w:rPrChange w:id="2236" w:author="xujiawei" w:date="2022-09-06T15:33:00Z">
                    <w:rPr/>
                  </w:rPrChange>
                </w:rPr>
                <w:t>98.</w:t>
              </w:r>
            </w:ins>
            <w:ins w:id="2237" w:author="xujiawei" w:date="2022-09-06T15:18:00Z">
              <w:r w:rsidR="00F92698" w:rsidRPr="00077B90">
                <w:rPr>
                  <w:bCs/>
                  <w:sz w:val="18"/>
                  <w:szCs w:val="18"/>
                  <w:rPrChange w:id="2238" w:author="xujiawei" w:date="2022-09-06T15:33:00Z">
                    <w:rPr/>
                  </w:rPrChange>
                </w:rPr>
                <w:t>16</w:t>
              </w:r>
            </w:ins>
          </w:p>
        </w:tc>
      </w:tr>
      <w:tr w:rsidR="00292605" w14:paraId="003444C9" w14:textId="5963ED79" w:rsidTr="00D93730">
        <w:trPr>
          <w:ins w:id="2239" w:author="xujiawei" w:date="2022-09-01T16:39:00Z"/>
        </w:trPr>
        <w:tc>
          <w:tcPr>
            <w:cnfStyle w:val="001000000000" w:firstRow="0" w:lastRow="0" w:firstColumn="1" w:lastColumn="0" w:oddVBand="0" w:evenVBand="0" w:oddHBand="0" w:evenHBand="0" w:firstRowFirstColumn="0" w:firstRowLastColumn="0" w:lastRowFirstColumn="0" w:lastRowLastColumn="0"/>
            <w:tcW w:w="1421" w:type="dxa"/>
            <w:shd w:val="clear" w:color="auto" w:fill="FFFFFF" w:themeFill="background1"/>
          </w:tcPr>
          <w:p w14:paraId="7EE4106D" w14:textId="4FD17705" w:rsidR="00D93730" w:rsidRPr="00077B90" w:rsidRDefault="00D93730">
            <w:pPr>
              <w:rPr>
                <w:ins w:id="2240" w:author="xujiawei" w:date="2022-09-01T16:39:00Z"/>
                <w:b w:val="0"/>
                <w:sz w:val="18"/>
                <w:szCs w:val="18"/>
                <w:rPrChange w:id="2241" w:author="xujiawei" w:date="2022-09-06T15:33:00Z">
                  <w:rPr>
                    <w:ins w:id="2242" w:author="xujiawei" w:date="2022-09-01T16:39:00Z"/>
                  </w:rPr>
                </w:rPrChange>
              </w:rPr>
            </w:pPr>
            <w:ins w:id="2243" w:author="xujiawei" w:date="2022-09-01T16:41:00Z">
              <w:r w:rsidRPr="00077B90">
                <w:rPr>
                  <w:sz w:val="18"/>
                  <w:szCs w:val="18"/>
                </w:rPr>
                <w:t>DenseNet121</w:t>
              </w:r>
            </w:ins>
          </w:p>
        </w:tc>
        <w:tc>
          <w:tcPr>
            <w:tcW w:w="784" w:type="dxa"/>
            <w:shd w:val="clear" w:color="auto" w:fill="FFFFFF" w:themeFill="background1"/>
          </w:tcPr>
          <w:p w14:paraId="0E5717DE" w14:textId="319C4C63" w:rsidR="00D93730" w:rsidRPr="00077B90" w:rsidRDefault="00D93730">
            <w:pPr>
              <w:cnfStyle w:val="000000000000" w:firstRow="0" w:lastRow="0" w:firstColumn="0" w:lastColumn="0" w:oddVBand="0" w:evenVBand="0" w:oddHBand="0" w:evenHBand="0" w:firstRowFirstColumn="0" w:firstRowLastColumn="0" w:lastRowFirstColumn="0" w:lastRowLastColumn="0"/>
              <w:rPr>
                <w:ins w:id="2244" w:author="xujiawei" w:date="2022-09-01T16:39:00Z"/>
                <w:sz w:val="18"/>
                <w:szCs w:val="18"/>
                <w:rPrChange w:id="2245" w:author="xujiawei" w:date="2022-09-06T15:33:00Z">
                  <w:rPr>
                    <w:ins w:id="2246" w:author="xujiawei" w:date="2022-09-01T16:39:00Z"/>
                  </w:rPr>
                </w:rPrChange>
              </w:rPr>
            </w:pPr>
            <w:ins w:id="2247" w:author="xujiawei" w:date="2022-09-06T13:50:00Z">
              <w:r w:rsidRPr="00077B90">
                <w:rPr>
                  <w:sz w:val="18"/>
                  <w:szCs w:val="18"/>
                  <w:rPrChange w:id="2248" w:author="xujiawei" w:date="2022-09-06T15:33:00Z">
                    <w:rPr/>
                  </w:rPrChange>
                </w:rPr>
                <w:t>99.</w:t>
              </w:r>
            </w:ins>
            <w:ins w:id="2249" w:author="xujiawei" w:date="2022-09-06T15:22:00Z">
              <w:r w:rsidR="00595979" w:rsidRPr="00077B90">
                <w:rPr>
                  <w:sz w:val="18"/>
                  <w:szCs w:val="18"/>
                  <w:rPrChange w:id="2250" w:author="xujiawei" w:date="2022-09-06T15:33:00Z">
                    <w:rPr/>
                  </w:rPrChange>
                </w:rPr>
                <w:t>12</w:t>
              </w:r>
            </w:ins>
          </w:p>
        </w:tc>
        <w:tc>
          <w:tcPr>
            <w:tcW w:w="894" w:type="dxa"/>
            <w:shd w:val="clear" w:color="auto" w:fill="FFFFFF" w:themeFill="background1"/>
          </w:tcPr>
          <w:p w14:paraId="3E3B5346" w14:textId="79951E1B" w:rsidR="00D93730" w:rsidRPr="00077B90" w:rsidRDefault="0079632B">
            <w:pPr>
              <w:cnfStyle w:val="000000000000" w:firstRow="0" w:lastRow="0" w:firstColumn="0" w:lastColumn="0" w:oddVBand="0" w:evenVBand="0" w:oddHBand="0" w:evenHBand="0" w:firstRowFirstColumn="0" w:firstRowLastColumn="0" w:lastRowFirstColumn="0" w:lastRowLastColumn="0"/>
              <w:rPr>
                <w:ins w:id="2251" w:author="xujiawei" w:date="2022-09-01T16:39:00Z"/>
                <w:sz w:val="18"/>
                <w:szCs w:val="18"/>
                <w:rPrChange w:id="2252" w:author="xujiawei" w:date="2022-09-06T15:33:00Z">
                  <w:rPr>
                    <w:ins w:id="2253" w:author="xujiawei" w:date="2022-09-01T16:39:00Z"/>
                  </w:rPr>
                </w:rPrChange>
              </w:rPr>
            </w:pPr>
            <w:ins w:id="2254" w:author="xujiawei" w:date="2022-09-06T15:24:00Z">
              <w:r w:rsidRPr="00077B90">
                <w:rPr>
                  <w:sz w:val="18"/>
                  <w:szCs w:val="18"/>
                  <w:rPrChange w:id="2255" w:author="xujiawei" w:date="2022-09-06T15:33:00Z">
                    <w:rPr/>
                  </w:rPrChange>
                </w:rPr>
                <w:t>99.17</w:t>
              </w:r>
            </w:ins>
          </w:p>
        </w:tc>
        <w:tc>
          <w:tcPr>
            <w:tcW w:w="894" w:type="dxa"/>
            <w:shd w:val="clear" w:color="auto" w:fill="FFFFFF" w:themeFill="background1"/>
          </w:tcPr>
          <w:p w14:paraId="04F6840B" w14:textId="78877C38" w:rsidR="00D93730" w:rsidRPr="00077B90" w:rsidRDefault="0079632B">
            <w:pPr>
              <w:cnfStyle w:val="000000000000" w:firstRow="0" w:lastRow="0" w:firstColumn="0" w:lastColumn="0" w:oddVBand="0" w:evenVBand="0" w:oddHBand="0" w:evenHBand="0" w:firstRowFirstColumn="0" w:firstRowLastColumn="0" w:lastRowFirstColumn="0" w:lastRowLastColumn="0"/>
              <w:rPr>
                <w:ins w:id="2256" w:author="xujiawei" w:date="2022-09-01T16:39:00Z"/>
                <w:sz w:val="18"/>
                <w:szCs w:val="18"/>
                <w:rPrChange w:id="2257" w:author="xujiawei" w:date="2022-09-06T15:33:00Z">
                  <w:rPr>
                    <w:ins w:id="2258" w:author="xujiawei" w:date="2022-09-01T16:39:00Z"/>
                  </w:rPr>
                </w:rPrChange>
              </w:rPr>
            </w:pPr>
            <w:ins w:id="2259" w:author="xujiawei" w:date="2022-09-06T15:24:00Z">
              <w:r w:rsidRPr="00077B90">
                <w:rPr>
                  <w:sz w:val="18"/>
                  <w:szCs w:val="18"/>
                  <w:rPrChange w:id="2260" w:author="xujiawei" w:date="2022-09-06T15:33:00Z">
                    <w:rPr/>
                  </w:rPrChange>
                </w:rPr>
                <w:t>99.91</w:t>
              </w:r>
            </w:ins>
          </w:p>
        </w:tc>
        <w:tc>
          <w:tcPr>
            <w:tcW w:w="783" w:type="dxa"/>
            <w:shd w:val="clear" w:color="auto" w:fill="FFFFFF" w:themeFill="background1"/>
          </w:tcPr>
          <w:p w14:paraId="699A21E8" w14:textId="6AD92FBD" w:rsidR="00D93730" w:rsidRPr="00077B90" w:rsidRDefault="0079632B">
            <w:pPr>
              <w:cnfStyle w:val="000000000000" w:firstRow="0" w:lastRow="0" w:firstColumn="0" w:lastColumn="0" w:oddVBand="0" w:evenVBand="0" w:oddHBand="0" w:evenHBand="0" w:firstRowFirstColumn="0" w:firstRowLastColumn="0" w:lastRowFirstColumn="0" w:lastRowLastColumn="0"/>
              <w:rPr>
                <w:ins w:id="2261" w:author="xujiawei" w:date="2022-09-06T14:01:00Z"/>
                <w:sz w:val="18"/>
                <w:szCs w:val="18"/>
                <w:rPrChange w:id="2262" w:author="xujiawei" w:date="2022-09-06T15:33:00Z">
                  <w:rPr>
                    <w:ins w:id="2263" w:author="xujiawei" w:date="2022-09-06T14:01:00Z"/>
                  </w:rPr>
                </w:rPrChange>
              </w:rPr>
            </w:pPr>
            <w:ins w:id="2264" w:author="xujiawei" w:date="2022-09-06T15:24:00Z">
              <w:r w:rsidRPr="00077B90">
                <w:rPr>
                  <w:sz w:val="18"/>
                  <w:szCs w:val="18"/>
                  <w:rPrChange w:id="2265" w:author="xujiawei" w:date="2022-09-06T15:33:00Z">
                    <w:rPr/>
                  </w:rPrChange>
                </w:rPr>
                <w:t>98.61</w:t>
              </w:r>
            </w:ins>
          </w:p>
        </w:tc>
      </w:tr>
      <w:tr w:rsidR="00292605" w14:paraId="0BF6B5AD" w14:textId="5913B126" w:rsidTr="00D93730">
        <w:trPr>
          <w:cnfStyle w:val="000000100000" w:firstRow="0" w:lastRow="0" w:firstColumn="0" w:lastColumn="0" w:oddVBand="0" w:evenVBand="0" w:oddHBand="1" w:evenHBand="0" w:firstRowFirstColumn="0" w:firstRowLastColumn="0" w:lastRowFirstColumn="0" w:lastRowLastColumn="0"/>
          <w:ins w:id="2266" w:author="xujiawei" w:date="2022-09-01T17:01:00Z"/>
        </w:trPr>
        <w:tc>
          <w:tcPr>
            <w:cnfStyle w:val="001000000000" w:firstRow="0" w:lastRow="0" w:firstColumn="1" w:lastColumn="0" w:oddVBand="0" w:evenVBand="0" w:oddHBand="0" w:evenHBand="0" w:firstRowFirstColumn="0" w:firstRowLastColumn="0" w:lastRowFirstColumn="0" w:lastRowLastColumn="0"/>
            <w:tcW w:w="1421" w:type="dxa"/>
            <w:shd w:val="clear" w:color="auto" w:fill="FFFFFF" w:themeFill="background1"/>
          </w:tcPr>
          <w:p w14:paraId="634F846C" w14:textId="7E659850" w:rsidR="00D93730" w:rsidRPr="009023A6" w:rsidRDefault="00D93730">
            <w:pPr>
              <w:rPr>
                <w:ins w:id="2267" w:author="xujiawei" w:date="2022-09-01T17:01:00Z"/>
                <w:b w:val="0"/>
                <w:sz w:val="18"/>
                <w:szCs w:val="18"/>
                <w:rPrChange w:id="2268" w:author="xujiawei" w:date="2022-09-06T15:32:00Z">
                  <w:rPr>
                    <w:ins w:id="2269" w:author="xujiawei" w:date="2022-09-01T17:01:00Z"/>
                    <w:sz w:val="18"/>
                    <w:szCs w:val="18"/>
                  </w:rPr>
                </w:rPrChange>
              </w:rPr>
            </w:pPr>
            <w:proofErr w:type="spellStart"/>
            <w:ins w:id="2270" w:author="xujiawei" w:date="2022-09-01T17:04:00Z">
              <w:r w:rsidRPr="009023A6">
                <w:rPr>
                  <w:sz w:val="18"/>
                  <w:szCs w:val="18"/>
                </w:rPr>
                <w:t>MobileNet</w:t>
              </w:r>
            </w:ins>
            <w:proofErr w:type="spellEnd"/>
          </w:p>
        </w:tc>
        <w:tc>
          <w:tcPr>
            <w:tcW w:w="784" w:type="dxa"/>
            <w:shd w:val="clear" w:color="auto" w:fill="FFFFFF" w:themeFill="background1"/>
          </w:tcPr>
          <w:p w14:paraId="7C980337" w14:textId="245B5292" w:rsidR="00D93730" w:rsidRPr="00077B90" w:rsidRDefault="002D152F">
            <w:pPr>
              <w:cnfStyle w:val="000000100000" w:firstRow="0" w:lastRow="0" w:firstColumn="0" w:lastColumn="0" w:oddVBand="0" w:evenVBand="0" w:oddHBand="1" w:evenHBand="0" w:firstRowFirstColumn="0" w:firstRowLastColumn="0" w:lastRowFirstColumn="0" w:lastRowLastColumn="0"/>
              <w:rPr>
                <w:ins w:id="2271" w:author="xujiawei" w:date="2022-09-01T17:01:00Z"/>
                <w:bCs/>
                <w:sz w:val="18"/>
                <w:szCs w:val="18"/>
                <w:rPrChange w:id="2272" w:author="xujiawei" w:date="2022-09-06T15:33:00Z">
                  <w:rPr>
                    <w:ins w:id="2273" w:author="xujiawei" w:date="2022-09-01T17:01:00Z"/>
                  </w:rPr>
                </w:rPrChange>
              </w:rPr>
            </w:pPr>
            <w:ins w:id="2274" w:author="xujiawei" w:date="2022-09-06T14:14:00Z">
              <w:r w:rsidRPr="00077B90">
                <w:rPr>
                  <w:bCs/>
                  <w:sz w:val="18"/>
                  <w:szCs w:val="18"/>
                  <w:rPrChange w:id="2275" w:author="xujiawei" w:date="2022-09-06T15:33:00Z">
                    <w:rPr/>
                  </w:rPrChange>
                </w:rPr>
                <w:t>99</w:t>
              </w:r>
            </w:ins>
            <w:ins w:id="2276" w:author="xujiawei" w:date="2022-09-06T15:25:00Z">
              <w:r w:rsidR="00C62B9D" w:rsidRPr="00077B90">
                <w:rPr>
                  <w:bCs/>
                  <w:sz w:val="18"/>
                  <w:szCs w:val="18"/>
                  <w:rPrChange w:id="2277" w:author="xujiawei" w:date="2022-09-06T15:33:00Z">
                    <w:rPr/>
                  </w:rPrChange>
                </w:rPr>
                <w:t>.</w:t>
              </w:r>
              <w:r w:rsidR="00671B90" w:rsidRPr="00077B90">
                <w:rPr>
                  <w:bCs/>
                  <w:sz w:val="18"/>
                  <w:szCs w:val="18"/>
                  <w:rPrChange w:id="2278" w:author="xujiawei" w:date="2022-09-06T15:33:00Z">
                    <w:rPr/>
                  </w:rPrChange>
                </w:rPr>
                <w:t>29</w:t>
              </w:r>
            </w:ins>
          </w:p>
        </w:tc>
        <w:tc>
          <w:tcPr>
            <w:tcW w:w="894" w:type="dxa"/>
            <w:shd w:val="clear" w:color="auto" w:fill="FFFFFF" w:themeFill="background1"/>
          </w:tcPr>
          <w:p w14:paraId="6EC048F8" w14:textId="5640884C" w:rsidR="00D93730" w:rsidRPr="00077B90" w:rsidRDefault="001D3741">
            <w:pPr>
              <w:cnfStyle w:val="000000100000" w:firstRow="0" w:lastRow="0" w:firstColumn="0" w:lastColumn="0" w:oddVBand="0" w:evenVBand="0" w:oddHBand="1" w:evenHBand="0" w:firstRowFirstColumn="0" w:firstRowLastColumn="0" w:lastRowFirstColumn="0" w:lastRowLastColumn="0"/>
              <w:rPr>
                <w:ins w:id="2279" w:author="xujiawei" w:date="2022-09-01T17:01:00Z"/>
                <w:bCs/>
                <w:sz w:val="18"/>
                <w:szCs w:val="18"/>
                <w:rPrChange w:id="2280" w:author="xujiawei" w:date="2022-09-06T15:33:00Z">
                  <w:rPr>
                    <w:ins w:id="2281" w:author="xujiawei" w:date="2022-09-01T17:01:00Z"/>
                  </w:rPr>
                </w:rPrChange>
              </w:rPr>
            </w:pPr>
            <w:ins w:id="2282" w:author="xujiawei" w:date="2022-09-06T15:25:00Z">
              <w:r w:rsidRPr="00077B90">
                <w:rPr>
                  <w:bCs/>
                  <w:sz w:val="18"/>
                  <w:szCs w:val="18"/>
                  <w:rPrChange w:id="2283" w:author="xujiawei" w:date="2022-09-06T15:33:00Z">
                    <w:rPr/>
                  </w:rPrChange>
                </w:rPr>
                <w:t>99.64</w:t>
              </w:r>
            </w:ins>
          </w:p>
        </w:tc>
        <w:tc>
          <w:tcPr>
            <w:tcW w:w="894" w:type="dxa"/>
            <w:shd w:val="clear" w:color="auto" w:fill="FFFFFF" w:themeFill="background1"/>
          </w:tcPr>
          <w:p w14:paraId="61BC32D3" w14:textId="093ABAC8" w:rsidR="00D93730" w:rsidRPr="00077B90" w:rsidRDefault="001D3741">
            <w:pPr>
              <w:cnfStyle w:val="000000100000" w:firstRow="0" w:lastRow="0" w:firstColumn="0" w:lastColumn="0" w:oddVBand="0" w:evenVBand="0" w:oddHBand="1" w:evenHBand="0" w:firstRowFirstColumn="0" w:firstRowLastColumn="0" w:lastRowFirstColumn="0" w:lastRowLastColumn="0"/>
              <w:rPr>
                <w:ins w:id="2284" w:author="xujiawei" w:date="2022-09-01T17:01:00Z"/>
                <w:bCs/>
                <w:sz w:val="18"/>
                <w:szCs w:val="18"/>
                <w:rPrChange w:id="2285" w:author="xujiawei" w:date="2022-09-06T15:33:00Z">
                  <w:rPr>
                    <w:ins w:id="2286" w:author="xujiawei" w:date="2022-09-01T17:01:00Z"/>
                  </w:rPr>
                </w:rPrChange>
              </w:rPr>
            </w:pPr>
            <w:ins w:id="2287" w:author="xujiawei" w:date="2022-09-06T15:25:00Z">
              <w:r w:rsidRPr="00077B90">
                <w:rPr>
                  <w:bCs/>
                  <w:sz w:val="18"/>
                  <w:szCs w:val="18"/>
                  <w:rPrChange w:id="2288" w:author="xujiawei" w:date="2022-09-06T15:33:00Z">
                    <w:rPr/>
                  </w:rPrChange>
                </w:rPr>
                <w:t>99.93</w:t>
              </w:r>
            </w:ins>
          </w:p>
        </w:tc>
        <w:tc>
          <w:tcPr>
            <w:tcW w:w="783" w:type="dxa"/>
            <w:shd w:val="clear" w:color="auto" w:fill="FFFFFF" w:themeFill="background1"/>
          </w:tcPr>
          <w:p w14:paraId="637FDFE9" w14:textId="7B9A1CE5" w:rsidR="00D93730" w:rsidRPr="00077B90" w:rsidRDefault="001D3741">
            <w:pPr>
              <w:cnfStyle w:val="000000100000" w:firstRow="0" w:lastRow="0" w:firstColumn="0" w:lastColumn="0" w:oddVBand="0" w:evenVBand="0" w:oddHBand="1" w:evenHBand="0" w:firstRowFirstColumn="0" w:firstRowLastColumn="0" w:lastRowFirstColumn="0" w:lastRowLastColumn="0"/>
              <w:rPr>
                <w:ins w:id="2289" w:author="xujiawei" w:date="2022-09-06T14:01:00Z"/>
                <w:bCs/>
                <w:sz w:val="18"/>
                <w:szCs w:val="18"/>
                <w:rPrChange w:id="2290" w:author="xujiawei" w:date="2022-09-06T15:33:00Z">
                  <w:rPr>
                    <w:ins w:id="2291" w:author="xujiawei" w:date="2022-09-06T14:01:00Z"/>
                  </w:rPr>
                </w:rPrChange>
              </w:rPr>
            </w:pPr>
            <w:ins w:id="2292" w:author="xujiawei" w:date="2022-09-06T15:25:00Z">
              <w:r w:rsidRPr="00077B90">
                <w:rPr>
                  <w:bCs/>
                  <w:sz w:val="18"/>
                  <w:szCs w:val="18"/>
                  <w:rPrChange w:id="2293" w:author="xujiawei" w:date="2022-09-06T15:33:00Z">
                    <w:rPr/>
                  </w:rPrChange>
                </w:rPr>
                <w:t>98.85</w:t>
              </w:r>
            </w:ins>
          </w:p>
        </w:tc>
      </w:tr>
      <w:tr w:rsidR="00595979" w14:paraId="2CAA0DC7" w14:textId="3BBDD712" w:rsidTr="00595979">
        <w:tblPrEx>
          <w:tblW w:w="0" w:type="auto"/>
          <w:tblPrExChange w:id="2294" w:author="xujiawei" w:date="2022-09-06T15:23:00Z">
            <w:tblPrEx>
              <w:tblW w:w="0" w:type="auto"/>
            </w:tblPrEx>
          </w:tblPrExChange>
        </w:tblPrEx>
        <w:trPr>
          <w:ins w:id="2295" w:author="xujiawei" w:date="2022-09-01T16:39:00Z"/>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hemeFill="background1"/>
            <w:vAlign w:val="center"/>
            <w:tcPrChange w:id="2296" w:author="xujiawei" w:date="2022-09-06T15:23:00Z">
              <w:tcPr>
                <w:tcW w:w="1421" w:type="dxa"/>
                <w:gridSpan w:val="2"/>
                <w:shd w:val="clear" w:color="auto" w:fill="FFFFFF" w:themeFill="background1"/>
                <w:vAlign w:val="center"/>
              </w:tcPr>
            </w:tcPrChange>
          </w:tcPr>
          <w:p w14:paraId="703F7BA1" w14:textId="74183CA0" w:rsidR="00D93730" w:rsidRPr="006F3573" w:rsidRDefault="00D93730">
            <w:pPr>
              <w:rPr>
                <w:ins w:id="2297" w:author="xujiawei" w:date="2022-09-01T16:39:00Z"/>
                <w:sz w:val="18"/>
                <w:szCs w:val="18"/>
                <w:rPrChange w:id="2298" w:author="xujiawei" w:date="2022-09-06T15:33:00Z">
                  <w:rPr>
                    <w:ins w:id="2299" w:author="xujiawei" w:date="2022-09-01T16:39:00Z"/>
                  </w:rPr>
                </w:rPrChange>
              </w:rPr>
            </w:pPr>
            <w:ins w:id="2300" w:author="xujiawei" w:date="2022-09-01T16:41:00Z">
              <w:r w:rsidRPr="006F3573">
                <w:rPr>
                  <w:sz w:val="18"/>
                  <w:szCs w:val="18"/>
                </w:rPr>
                <w:t>EPE</w:t>
              </w:r>
            </w:ins>
            <w:ins w:id="2301" w:author="xujiawei" w:date="2022-09-01T16:42:00Z">
              <w:r w:rsidRPr="006F3573">
                <w:rPr>
                  <w:sz w:val="18"/>
                  <w:szCs w:val="18"/>
                </w:rPr>
                <w:t>_</w:t>
              </w:r>
            </w:ins>
            <w:ins w:id="2302" w:author="xujiawei" w:date="2022-09-01T16:41:00Z">
              <w:r w:rsidRPr="006F3573">
                <w:rPr>
                  <w:sz w:val="18"/>
                  <w:szCs w:val="18"/>
                </w:rPr>
                <w:t>MMSA-VIT</w:t>
              </w:r>
            </w:ins>
          </w:p>
        </w:tc>
        <w:tc>
          <w:tcPr>
            <w:tcW w:w="0" w:type="dxa"/>
            <w:shd w:val="clear" w:color="auto" w:fill="FFFFFF" w:themeFill="background1"/>
            <w:tcPrChange w:id="2303" w:author="xujiawei" w:date="2022-09-06T15:23:00Z">
              <w:tcPr>
                <w:tcW w:w="784" w:type="dxa"/>
                <w:gridSpan w:val="2"/>
                <w:shd w:val="clear" w:color="auto" w:fill="FFFFFF" w:themeFill="background1"/>
              </w:tcPr>
            </w:tcPrChange>
          </w:tcPr>
          <w:p w14:paraId="4E76BA90" w14:textId="6D28C21B" w:rsidR="00D93730" w:rsidRPr="006F3573" w:rsidRDefault="00FC19E0">
            <w:pPr>
              <w:cnfStyle w:val="000000000000" w:firstRow="0" w:lastRow="0" w:firstColumn="0" w:lastColumn="0" w:oddVBand="0" w:evenVBand="0" w:oddHBand="0" w:evenHBand="0" w:firstRowFirstColumn="0" w:firstRowLastColumn="0" w:lastRowFirstColumn="0" w:lastRowLastColumn="0"/>
              <w:rPr>
                <w:ins w:id="2304" w:author="xujiawei" w:date="2022-09-01T16:39:00Z"/>
                <w:b/>
                <w:sz w:val="18"/>
                <w:szCs w:val="18"/>
                <w:rPrChange w:id="2305" w:author="xujiawei" w:date="2022-09-06T15:33:00Z">
                  <w:rPr>
                    <w:ins w:id="2306" w:author="xujiawei" w:date="2022-09-01T16:39:00Z"/>
                  </w:rPr>
                </w:rPrChange>
              </w:rPr>
            </w:pPr>
            <w:ins w:id="2307" w:author="xujiawei" w:date="2022-09-06T15:27:00Z">
              <w:r w:rsidRPr="006F3573">
                <w:rPr>
                  <w:b/>
                  <w:sz w:val="18"/>
                  <w:szCs w:val="18"/>
                  <w:rPrChange w:id="2308" w:author="xujiawei" w:date="2022-09-06T15:33:00Z">
                    <w:rPr>
                      <w:sz w:val="16"/>
                      <w:szCs w:val="16"/>
                    </w:rPr>
                  </w:rPrChange>
                </w:rPr>
                <w:t>99.63</w:t>
              </w:r>
            </w:ins>
          </w:p>
        </w:tc>
        <w:tc>
          <w:tcPr>
            <w:tcW w:w="0" w:type="dxa"/>
            <w:shd w:val="clear" w:color="auto" w:fill="FFFFFF" w:themeFill="background1"/>
            <w:tcPrChange w:id="2309" w:author="xujiawei" w:date="2022-09-06T15:23:00Z">
              <w:tcPr>
                <w:tcW w:w="894" w:type="dxa"/>
                <w:gridSpan w:val="2"/>
                <w:shd w:val="clear" w:color="auto" w:fill="FFFFFF" w:themeFill="background1"/>
              </w:tcPr>
            </w:tcPrChange>
          </w:tcPr>
          <w:p w14:paraId="3BDFFDE7" w14:textId="1491997B" w:rsidR="00D93730" w:rsidRPr="006F3573" w:rsidRDefault="001144A4">
            <w:pPr>
              <w:cnfStyle w:val="000000000000" w:firstRow="0" w:lastRow="0" w:firstColumn="0" w:lastColumn="0" w:oddVBand="0" w:evenVBand="0" w:oddHBand="0" w:evenHBand="0" w:firstRowFirstColumn="0" w:firstRowLastColumn="0" w:lastRowFirstColumn="0" w:lastRowLastColumn="0"/>
              <w:rPr>
                <w:ins w:id="2310" w:author="xujiawei" w:date="2022-09-01T16:39:00Z"/>
                <w:b/>
                <w:sz w:val="18"/>
                <w:szCs w:val="18"/>
                <w:rPrChange w:id="2311" w:author="xujiawei" w:date="2022-09-06T15:33:00Z">
                  <w:rPr>
                    <w:ins w:id="2312" w:author="xujiawei" w:date="2022-09-01T16:39:00Z"/>
                  </w:rPr>
                </w:rPrChange>
              </w:rPr>
            </w:pPr>
            <w:ins w:id="2313" w:author="xujiawei" w:date="2022-09-06T15:28:00Z">
              <w:r w:rsidRPr="006F3573">
                <w:rPr>
                  <w:b/>
                  <w:sz w:val="18"/>
                  <w:szCs w:val="18"/>
                  <w:rPrChange w:id="2314" w:author="xujiawei" w:date="2022-09-06T15:33:00Z">
                    <w:rPr/>
                  </w:rPrChange>
                </w:rPr>
                <w:t>99.51</w:t>
              </w:r>
            </w:ins>
          </w:p>
        </w:tc>
        <w:tc>
          <w:tcPr>
            <w:tcW w:w="0" w:type="dxa"/>
            <w:shd w:val="clear" w:color="auto" w:fill="FFFFFF" w:themeFill="background1"/>
            <w:tcPrChange w:id="2315" w:author="xujiawei" w:date="2022-09-06T15:23:00Z">
              <w:tcPr>
                <w:tcW w:w="894" w:type="dxa"/>
                <w:gridSpan w:val="2"/>
                <w:shd w:val="clear" w:color="auto" w:fill="CCCCCC"/>
              </w:tcPr>
            </w:tcPrChange>
          </w:tcPr>
          <w:p w14:paraId="1B1C6DB9" w14:textId="0C56E840" w:rsidR="00D93730" w:rsidRPr="006F3573" w:rsidRDefault="001144A4">
            <w:pPr>
              <w:cnfStyle w:val="000000000000" w:firstRow="0" w:lastRow="0" w:firstColumn="0" w:lastColumn="0" w:oddVBand="0" w:evenVBand="0" w:oddHBand="0" w:evenHBand="0" w:firstRowFirstColumn="0" w:firstRowLastColumn="0" w:lastRowFirstColumn="0" w:lastRowLastColumn="0"/>
              <w:rPr>
                <w:ins w:id="2316" w:author="xujiawei" w:date="2022-09-01T16:39:00Z"/>
                <w:b/>
                <w:sz w:val="18"/>
                <w:szCs w:val="18"/>
                <w:rPrChange w:id="2317" w:author="xujiawei" w:date="2022-09-06T15:33:00Z">
                  <w:rPr>
                    <w:ins w:id="2318" w:author="xujiawei" w:date="2022-09-01T16:39:00Z"/>
                  </w:rPr>
                </w:rPrChange>
              </w:rPr>
            </w:pPr>
            <w:ins w:id="2319" w:author="xujiawei" w:date="2022-09-06T15:28:00Z">
              <w:r w:rsidRPr="006F3573">
                <w:rPr>
                  <w:b/>
                  <w:sz w:val="18"/>
                  <w:szCs w:val="18"/>
                  <w:rPrChange w:id="2320" w:author="xujiawei" w:date="2022-09-06T15:33:00Z">
                    <w:rPr/>
                  </w:rPrChange>
                </w:rPr>
                <w:t>99.96</w:t>
              </w:r>
            </w:ins>
          </w:p>
        </w:tc>
        <w:tc>
          <w:tcPr>
            <w:tcW w:w="0" w:type="dxa"/>
            <w:shd w:val="clear" w:color="auto" w:fill="FFFFFF" w:themeFill="background1"/>
            <w:tcPrChange w:id="2321" w:author="xujiawei" w:date="2022-09-06T15:23:00Z">
              <w:tcPr>
                <w:tcW w:w="783" w:type="dxa"/>
                <w:shd w:val="clear" w:color="auto" w:fill="CCCCCC"/>
              </w:tcPr>
            </w:tcPrChange>
          </w:tcPr>
          <w:p w14:paraId="7CF096D1" w14:textId="79F9640F" w:rsidR="00D93730" w:rsidRPr="006F3573" w:rsidRDefault="001144A4">
            <w:pPr>
              <w:cnfStyle w:val="000000000000" w:firstRow="0" w:lastRow="0" w:firstColumn="0" w:lastColumn="0" w:oddVBand="0" w:evenVBand="0" w:oddHBand="0" w:evenHBand="0" w:firstRowFirstColumn="0" w:firstRowLastColumn="0" w:lastRowFirstColumn="0" w:lastRowLastColumn="0"/>
              <w:rPr>
                <w:ins w:id="2322" w:author="xujiawei" w:date="2022-09-06T14:01:00Z"/>
                <w:b/>
                <w:sz w:val="18"/>
                <w:szCs w:val="18"/>
                <w:rPrChange w:id="2323" w:author="xujiawei" w:date="2022-09-06T15:33:00Z">
                  <w:rPr>
                    <w:ins w:id="2324" w:author="xujiawei" w:date="2022-09-06T14:01:00Z"/>
                  </w:rPr>
                </w:rPrChange>
              </w:rPr>
            </w:pPr>
            <w:ins w:id="2325" w:author="xujiawei" w:date="2022-09-06T15:28:00Z">
              <w:r w:rsidRPr="006F3573">
                <w:rPr>
                  <w:b/>
                  <w:sz w:val="18"/>
                  <w:szCs w:val="18"/>
                  <w:rPrChange w:id="2326" w:author="xujiawei" w:date="2022-09-06T15:33:00Z">
                    <w:rPr/>
                  </w:rPrChange>
                </w:rPr>
                <w:t>99.56</w:t>
              </w:r>
            </w:ins>
          </w:p>
        </w:tc>
      </w:tr>
    </w:tbl>
    <w:p w14:paraId="6373FB6D" w14:textId="35535A3D" w:rsidR="00147B56" w:rsidRDefault="00947FB5">
      <w:pPr>
        <w:rPr>
          <w:ins w:id="2327" w:author="xujiawei" w:date="2022-09-07T11:49:00Z"/>
          <w:rFonts w:ascii="宋体" w:hAnsi="宋体"/>
          <w:color w:val="000000"/>
          <w:szCs w:val="21"/>
        </w:rPr>
      </w:pPr>
      <w:ins w:id="2328" w:author="xujiawei" w:date="2022-09-01T17:17:00Z">
        <w:r>
          <w:tab/>
        </w:r>
      </w:ins>
      <w:ins w:id="2329" w:author="xujiawei" w:date="2022-09-01T17:18:00Z">
        <w:r>
          <w:rPr>
            <w:rFonts w:hint="eastAsia"/>
          </w:rPr>
          <w:t>图</w:t>
        </w:r>
      </w:ins>
      <w:ins w:id="2330" w:author="xujiawei" w:date="2022-09-04T10:49:00Z">
        <w:r w:rsidR="001D43AB">
          <w:t>7</w:t>
        </w:r>
      </w:ins>
      <w:ins w:id="2331" w:author="xujiawei" w:date="2022-09-01T17:18:00Z">
        <w:r>
          <w:rPr>
            <w:rFonts w:hint="eastAsia"/>
          </w:rPr>
          <w:t>给出了</w:t>
        </w:r>
      </w:ins>
      <w:ins w:id="2332" w:author="xujiawei" w:date="2022-09-01T17:32:00Z">
        <w:r w:rsidR="00FC65D0">
          <w:rPr>
            <w:rFonts w:hint="eastAsia"/>
          </w:rPr>
          <w:t>混淆</w:t>
        </w:r>
      </w:ins>
      <w:ins w:id="2333" w:author="xujiawei" w:date="2022-09-01T17:33:00Z">
        <w:r w:rsidR="00FC65D0">
          <w:rPr>
            <w:rFonts w:hint="eastAsia"/>
          </w:rPr>
          <w:t>矩阵</w:t>
        </w:r>
      </w:ins>
      <w:ins w:id="2334" w:author="xujiawei" w:date="2022-09-01T17:34:00Z">
        <w:r w:rsidR="0039722F">
          <w:rPr>
            <w:rFonts w:hint="eastAsia"/>
          </w:rPr>
          <w:t>来评估</w:t>
        </w:r>
        <w:r w:rsidR="00D90CAB" w:rsidRPr="002B037C">
          <w:rPr>
            <w:rPrChange w:id="2335" w:author="xujiawei" w:date="2022-09-08T17:26:00Z">
              <w:rPr>
                <w:rFonts w:ascii="宋体" w:hAnsi="宋体"/>
                <w:color w:val="000000"/>
                <w:szCs w:val="21"/>
              </w:rPr>
            </w:rPrChange>
          </w:rPr>
          <w:t>EPE_MMSA-VIT</w:t>
        </w:r>
        <w:r w:rsidR="00D90CAB">
          <w:rPr>
            <w:rFonts w:ascii="宋体" w:hAnsi="宋体" w:hint="eastAsia"/>
            <w:color w:val="000000"/>
            <w:szCs w:val="21"/>
          </w:rPr>
          <w:t>模型的</w:t>
        </w:r>
      </w:ins>
      <w:ins w:id="2336" w:author="xujiawei" w:date="2022-09-01T17:35:00Z">
        <w:r w:rsidR="00D90CAB">
          <w:rPr>
            <w:rFonts w:ascii="宋体" w:hAnsi="宋体" w:hint="eastAsia"/>
            <w:color w:val="000000"/>
            <w:szCs w:val="21"/>
          </w:rPr>
          <w:t>识别病害的</w:t>
        </w:r>
      </w:ins>
      <w:ins w:id="2337" w:author="xujiawei" w:date="2022-09-01T17:34:00Z">
        <w:r w:rsidR="00D90CAB">
          <w:rPr>
            <w:rFonts w:ascii="宋体" w:hAnsi="宋体" w:hint="eastAsia"/>
            <w:color w:val="000000"/>
            <w:szCs w:val="21"/>
          </w:rPr>
          <w:t>性能</w:t>
        </w:r>
      </w:ins>
      <w:ins w:id="2338" w:author="xujiawei" w:date="2022-09-01T17:35:00Z">
        <w:r w:rsidR="00F942BD">
          <w:rPr>
            <w:rFonts w:ascii="宋体" w:hAnsi="宋体" w:hint="eastAsia"/>
            <w:color w:val="000000"/>
            <w:szCs w:val="21"/>
          </w:rPr>
          <w:t>。</w:t>
        </w:r>
      </w:ins>
      <w:ins w:id="2339" w:author="xujiawei" w:date="2022-09-01T17:43:00Z">
        <w:r w:rsidR="008A43DE">
          <w:rPr>
            <w:rFonts w:ascii="宋体" w:hAnsi="宋体" w:hint="eastAsia"/>
            <w:color w:val="000000"/>
            <w:szCs w:val="21"/>
          </w:rPr>
          <w:t>混淆矩阵的纵轴</w:t>
        </w:r>
      </w:ins>
      <w:ins w:id="2340" w:author="xujiawei" w:date="2022-09-01T17:45:00Z">
        <w:r w:rsidR="00D15CE0">
          <w:rPr>
            <w:rFonts w:ascii="宋体" w:hAnsi="宋体" w:hint="eastAsia"/>
            <w:color w:val="000000"/>
            <w:szCs w:val="21"/>
          </w:rPr>
          <w:t>真实标签，横轴表示预测标签。</w:t>
        </w:r>
      </w:ins>
      <w:ins w:id="2341" w:author="xujiawei" w:date="2022-09-01T17:35:00Z">
        <w:r w:rsidR="00F942BD">
          <w:rPr>
            <w:rFonts w:ascii="宋体" w:hAnsi="宋体" w:hint="eastAsia"/>
            <w:color w:val="000000"/>
            <w:szCs w:val="21"/>
          </w:rPr>
          <w:t>混淆矩阵的对角线</w:t>
        </w:r>
      </w:ins>
      <w:ins w:id="2342" w:author="xujiawei" w:date="2022-09-01T17:36:00Z">
        <w:r w:rsidR="00C622CC">
          <w:rPr>
            <w:rFonts w:ascii="宋体" w:hAnsi="宋体" w:hint="eastAsia"/>
            <w:color w:val="000000"/>
            <w:szCs w:val="21"/>
          </w:rPr>
          <w:t>的数值表示</w:t>
        </w:r>
      </w:ins>
      <w:ins w:id="2343" w:author="xujiawei" w:date="2022-09-01T17:38:00Z">
        <w:r w:rsidR="002277BB">
          <w:rPr>
            <w:rFonts w:ascii="宋体" w:hAnsi="宋体" w:hint="eastAsia"/>
            <w:color w:val="000000"/>
            <w:szCs w:val="21"/>
          </w:rPr>
          <w:t>正确识别的数量，其余表示错误识别</w:t>
        </w:r>
      </w:ins>
      <w:ins w:id="2344" w:author="xujiawei" w:date="2022-09-01T17:39:00Z">
        <w:r w:rsidR="002277BB">
          <w:rPr>
            <w:rFonts w:ascii="宋体" w:hAnsi="宋体" w:hint="eastAsia"/>
            <w:color w:val="000000"/>
            <w:szCs w:val="21"/>
          </w:rPr>
          <w:t>的数量。</w:t>
        </w:r>
      </w:ins>
    </w:p>
    <w:p w14:paraId="59B9A7AE" w14:textId="66B38DEB" w:rsidR="00645AD8" w:rsidRDefault="00645AD8">
      <w:pPr>
        <w:rPr>
          <w:ins w:id="2345" w:author="xujiawei" w:date="2022-09-07T11:49:00Z"/>
          <w:rFonts w:ascii="宋体" w:hAnsi="宋体"/>
          <w:color w:val="000000"/>
          <w:szCs w:val="21"/>
        </w:rPr>
      </w:pPr>
      <w:ins w:id="2346" w:author="xujiawei" w:date="2022-09-07T11:49:00Z">
        <w:r w:rsidRPr="00E423F4">
          <w:rPr>
            <w:noProof/>
          </w:rPr>
          <w:drawing>
            <wp:inline distT="0" distB="0" distL="0" distR="0" wp14:anchorId="3B8299D5" wp14:editId="3AC54D8E">
              <wp:extent cx="2866571" cy="2623489"/>
              <wp:effectExtent l="0" t="0" r="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872342" cy="2628771"/>
                      </a:xfrm>
                      <a:prstGeom prst="rect">
                        <a:avLst/>
                      </a:prstGeom>
                    </pic:spPr>
                  </pic:pic>
                </a:graphicData>
              </a:graphic>
            </wp:inline>
          </w:drawing>
        </w:r>
      </w:ins>
    </w:p>
    <w:p w14:paraId="11585F91" w14:textId="1E8DC70D" w:rsidR="00645AD8" w:rsidRPr="00645AD8" w:rsidRDefault="00645AD8">
      <w:pPr>
        <w:ind w:firstLineChars="1100" w:firstLine="1980"/>
        <w:rPr>
          <w:ins w:id="2347" w:author="xujiawei" w:date="2022-09-04T15:19:00Z"/>
          <w:sz w:val="18"/>
          <w:szCs w:val="18"/>
          <w:rPrChange w:id="2348" w:author="xujiawei" w:date="2022-09-07T11:49:00Z">
            <w:rPr>
              <w:ins w:id="2349" w:author="xujiawei" w:date="2022-09-04T15:19:00Z"/>
              <w:rFonts w:ascii="宋体" w:hAnsi="宋体"/>
              <w:color w:val="000000"/>
              <w:szCs w:val="21"/>
            </w:rPr>
          </w:rPrChange>
        </w:rPr>
        <w:pPrChange w:id="2350" w:author="xujiawei" w:date="2022-09-07T11:49:00Z">
          <w:pPr/>
        </w:pPrChange>
      </w:pPr>
      <w:ins w:id="2351" w:author="xujiawei" w:date="2022-09-07T11:49:00Z">
        <w:r w:rsidRPr="00EC79D6">
          <w:rPr>
            <w:rFonts w:hint="eastAsia"/>
            <w:sz w:val="18"/>
            <w:szCs w:val="18"/>
          </w:rPr>
          <w:t>图</w:t>
        </w:r>
        <w:r>
          <w:rPr>
            <w:sz w:val="18"/>
            <w:szCs w:val="18"/>
          </w:rPr>
          <w:t>7</w:t>
        </w:r>
        <w:r>
          <w:rPr>
            <w:rFonts w:hint="eastAsia"/>
            <w:sz w:val="18"/>
            <w:szCs w:val="18"/>
          </w:rPr>
          <w:t>混淆矩阵</w:t>
        </w:r>
        <w:r w:rsidRPr="001C0561">
          <w:rPr>
            <w:sz w:val="18"/>
            <w:szCs w:val="18"/>
          </w:rPr>
          <w:t xml:space="preserve"> </w:t>
        </w:r>
      </w:ins>
    </w:p>
    <w:p w14:paraId="5272D7E9" w14:textId="77777777" w:rsidR="008E73CF" w:rsidRPr="00D25A89" w:rsidRDefault="008E73CF" w:rsidP="008E73CF">
      <w:pPr>
        <w:rPr>
          <w:ins w:id="2352" w:author="xujiawei" w:date="2022-09-04T15:19:00Z"/>
          <w:rFonts w:eastAsia="黑体"/>
          <w:bCs/>
          <w:color w:val="000000"/>
        </w:rPr>
      </w:pPr>
      <w:ins w:id="2353" w:author="xujiawei" w:date="2022-09-04T15:19:00Z">
        <w:r>
          <w:rPr>
            <w:rFonts w:eastAsia="黑体"/>
            <w:b/>
            <w:bCs/>
            <w:color w:val="000000"/>
          </w:rPr>
          <w:t>4.4</w:t>
        </w:r>
        <w:r w:rsidRPr="00EA0897">
          <w:rPr>
            <w:rFonts w:eastAsia="黑体"/>
            <w:b/>
            <w:bCs/>
            <w:color w:val="000000"/>
          </w:rPr>
          <w:t xml:space="preserve"> </w:t>
        </w:r>
        <w:r>
          <w:rPr>
            <w:rFonts w:eastAsia="黑体" w:hint="eastAsia"/>
            <w:bCs/>
            <w:color w:val="000000"/>
          </w:rPr>
          <w:t>噪声干扰性能</w:t>
        </w:r>
      </w:ins>
    </w:p>
    <w:p w14:paraId="1B20626E" w14:textId="446CE157" w:rsidR="00CE7A10" w:rsidRDefault="008E73CF" w:rsidP="00CE7A10">
      <w:pPr>
        <w:ind w:firstLine="420"/>
        <w:rPr>
          <w:ins w:id="2354" w:author="xujiawei" w:date="2022-09-08T17:27:00Z"/>
          <w:color w:val="000000"/>
        </w:rPr>
      </w:pPr>
      <w:ins w:id="2355" w:author="xujiawei" w:date="2022-09-04T15:19:00Z">
        <w:r w:rsidRPr="003243CC">
          <w:rPr>
            <w:rFonts w:hint="eastAsia"/>
            <w:color w:val="000000"/>
          </w:rPr>
          <w:t>本文</w:t>
        </w:r>
        <w:r>
          <w:rPr>
            <w:rFonts w:hint="eastAsia"/>
            <w:color w:val="000000"/>
          </w:rPr>
          <w:t>提出的</w:t>
        </w:r>
        <w:r w:rsidRPr="00D06AFC">
          <w:rPr>
            <w:rPrChange w:id="2356" w:author="xujiawei" w:date="2022-09-08T17:26:00Z">
              <w:rPr>
                <w:rFonts w:ascii="宋体" w:hAnsi="宋体"/>
                <w:color w:val="000000"/>
                <w:szCs w:val="21"/>
              </w:rPr>
            </w:rPrChange>
          </w:rPr>
          <w:t>EPE_MMSA-VIT</w:t>
        </w:r>
        <w:r>
          <w:rPr>
            <w:rFonts w:ascii="宋体" w:hAnsi="宋体" w:hint="eastAsia"/>
            <w:color w:val="000000"/>
            <w:szCs w:val="21"/>
          </w:rPr>
          <w:t>模型因为使用</w:t>
        </w:r>
        <w:r w:rsidRPr="00FD7E9C">
          <w:rPr>
            <w:rFonts w:hint="eastAsia"/>
            <w:rPrChange w:id="2357" w:author="xujiawei" w:date="2022-09-08T17:26:00Z">
              <w:rPr>
                <w:rFonts w:ascii="宋体" w:hAnsi="宋体" w:hint="eastAsia"/>
                <w:color w:val="000000"/>
                <w:szCs w:val="21"/>
              </w:rPr>
            </w:rPrChange>
          </w:rPr>
          <w:t>Transformer</w:t>
        </w:r>
        <w:r w:rsidRPr="00A34E7A">
          <w:rPr>
            <w:rFonts w:ascii="宋体" w:hAnsi="宋体" w:hint="eastAsia"/>
            <w:color w:val="000000"/>
            <w:szCs w:val="21"/>
          </w:rPr>
          <w:t xml:space="preserve"> 结构完全替代卷积结构</w:t>
        </w:r>
        <w:r>
          <w:rPr>
            <w:rFonts w:ascii="宋体" w:hAnsi="宋体" w:hint="eastAsia"/>
            <w:color w:val="000000"/>
            <w:szCs w:val="21"/>
          </w:rPr>
          <w:t>，而</w:t>
        </w:r>
        <w:r w:rsidRPr="00FD7E9C">
          <w:rPr>
            <w:rFonts w:hint="eastAsia"/>
            <w:rPrChange w:id="2358" w:author="xujiawei" w:date="2022-09-08T17:26:00Z">
              <w:rPr>
                <w:rFonts w:ascii="宋体" w:hAnsi="宋体" w:hint="eastAsia"/>
                <w:color w:val="000000"/>
                <w:szCs w:val="21"/>
              </w:rPr>
            </w:rPrChange>
          </w:rPr>
          <w:t>Transformer</w:t>
        </w:r>
        <w:r>
          <w:rPr>
            <w:rFonts w:ascii="宋体" w:hAnsi="宋体" w:hint="eastAsia"/>
            <w:color w:val="000000"/>
            <w:szCs w:val="21"/>
          </w:rPr>
          <w:t>结构</w:t>
        </w:r>
        <w:r>
          <w:t>的自注意力机制</w:t>
        </w:r>
        <w:r>
          <w:rPr>
            <w:rFonts w:hint="eastAsia"/>
          </w:rPr>
          <w:t>有全局的特征表示，因此</w:t>
        </w:r>
        <w:r w:rsidRPr="003243CC">
          <w:rPr>
            <w:rFonts w:hint="eastAsia"/>
            <w:color w:val="000000"/>
          </w:rPr>
          <w:t>在复杂环境下的抗干扰能力</w:t>
        </w:r>
        <w:r>
          <w:rPr>
            <w:rFonts w:hint="eastAsia"/>
            <w:color w:val="000000"/>
          </w:rPr>
          <w:t>，为了验证</w:t>
        </w:r>
        <w:r w:rsidRPr="00FD7E9C">
          <w:rPr>
            <w:rPrChange w:id="2359" w:author="xujiawei" w:date="2022-09-08T17:27:00Z">
              <w:rPr>
                <w:rFonts w:ascii="宋体" w:hAnsi="宋体"/>
                <w:color w:val="000000"/>
                <w:szCs w:val="21"/>
              </w:rPr>
            </w:rPrChange>
          </w:rPr>
          <w:t>EPE_</w:t>
        </w:r>
        <w:r w:rsidRPr="00FD7E9C">
          <w:rPr>
            <w:rPrChange w:id="2360" w:author="xujiawei" w:date="2022-09-08T17:26:00Z">
              <w:rPr>
                <w:rFonts w:ascii="宋体" w:hAnsi="宋体"/>
                <w:color w:val="000000"/>
                <w:szCs w:val="21"/>
              </w:rPr>
            </w:rPrChange>
          </w:rPr>
          <w:t>MMSA</w:t>
        </w:r>
        <w:r w:rsidRPr="00FD7E9C">
          <w:rPr>
            <w:rPrChange w:id="2361" w:author="xujiawei" w:date="2022-09-08T17:27:00Z">
              <w:rPr>
                <w:rFonts w:ascii="宋体" w:hAnsi="宋体"/>
                <w:color w:val="000000"/>
                <w:szCs w:val="21"/>
              </w:rPr>
            </w:rPrChange>
          </w:rPr>
          <w:t>-</w:t>
        </w:r>
        <w:proofErr w:type="spellStart"/>
        <w:r w:rsidRPr="00FD7E9C">
          <w:rPr>
            <w:rPrChange w:id="2362" w:author="xujiawei" w:date="2022-09-08T17:27:00Z">
              <w:rPr>
                <w:rFonts w:ascii="宋体" w:hAnsi="宋体"/>
                <w:color w:val="000000"/>
                <w:szCs w:val="21"/>
              </w:rPr>
            </w:rPrChange>
          </w:rPr>
          <w:t>V</w:t>
        </w:r>
      </w:ins>
      <w:ins w:id="2363" w:author="xujiawei" w:date="2022-09-08T17:27:00Z">
        <w:r w:rsidR="00080EEA">
          <w:rPr>
            <w:rFonts w:hint="eastAsia"/>
          </w:rPr>
          <w:t>i</w:t>
        </w:r>
      </w:ins>
      <w:ins w:id="2364" w:author="xujiawei" w:date="2022-09-04T15:19:00Z">
        <w:r w:rsidRPr="00FD7E9C">
          <w:rPr>
            <w:rPrChange w:id="2365" w:author="xujiawei" w:date="2022-09-08T17:27:00Z">
              <w:rPr>
                <w:rFonts w:ascii="宋体" w:hAnsi="宋体"/>
                <w:color w:val="000000"/>
                <w:szCs w:val="21"/>
              </w:rPr>
            </w:rPrChange>
          </w:rPr>
          <w:t>T</w:t>
        </w:r>
        <w:proofErr w:type="spellEnd"/>
        <w:r>
          <w:rPr>
            <w:rFonts w:ascii="宋体" w:hAnsi="宋体" w:hint="eastAsia"/>
            <w:color w:val="000000"/>
            <w:szCs w:val="21"/>
          </w:rPr>
          <w:t>模型这样的鲁棒性</w:t>
        </w:r>
        <w:r>
          <w:rPr>
            <w:rFonts w:hint="eastAsia"/>
            <w:color w:val="000000"/>
          </w:rPr>
          <w:t>，本文</w:t>
        </w:r>
        <w:r w:rsidRPr="003243CC">
          <w:rPr>
            <w:rFonts w:hint="eastAsia"/>
            <w:color w:val="000000"/>
          </w:rPr>
          <w:t>对</w:t>
        </w:r>
        <w:r>
          <w:rPr>
            <w:rFonts w:hint="eastAsia"/>
            <w:color w:val="000000"/>
          </w:rPr>
          <w:t>番茄</w:t>
        </w:r>
        <w:r w:rsidRPr="003243CC">
          <w:rPr>
            <w:rFonts w:hint="eastAsia"/>
            <w:color w:val="000000"/>
          </w:rPr>
          <w:t>测试</w:t>
        </w:r>
        <w:r>
          <w:rPr>
            <w:rFonts w:hint="eastAsia"/>
            <w:color w:val="000000"/>
          </w:rPr>
          <w:t>数据集</w:t>
        </w:r>
        <w:r w:rsidRPr="003243CC">
          <w:rPr>
            <w:rFonts w:hint="eastAsia"/>
            <w:color w:val="000000"/>
          </w:rPr>
          <w:t>加入</w:t>
        </w:r>
        <w:r>
          <w:rPr>
            <w:rFonts w:hint="eastAsia"/>
            <w:color w:val="000000"/>
          </w:rPr>
          <w:t>椒盐</w:t>
        </w:r>
        <w:r w:rsidRPr="003243CC">
          <w:rPr>
            <w:rFonts w:hint="eastAsia"/>
            <w:color w:val="000000"/>
          </w:rPr>
          <w:t>噪声，</w:t>
        </w:r>
        <w:proofErr w:type="gramStart"/>
        <w:r w:rsidRPr="003243CC">
          <w:rPr>
            <w:rFonts w:hint="eastAsia"/>
            <w:color w:val="000000"/>
          </w:rPr>
          <w:t>模</w:t>
        </w:r>
      </w:ins>
      <w:ins w:id="2366" w:author="xujiawei" w:date="2022-09-08T17:27:00Z">
        <w:r w:rsidR="008D283E">
          <w:rPr>
            <w:rFonts w:hint="eastAsia"/>
            <w:color w:val="000000"/>
          </w:rPr>
          <w:t>处理</w:t>
        </w:r>
      </w:ins>
      <w:ins w:id="2367" w:author="xujiawei" w:date="2022-09-04T15:19:00Z">
        <w:r w:rsidRPr="003243CC">
          <w:rPr>
            <w:rFonts w:hint="eastAsia"/>
            <w:color w:val="000000"/>
          </w:rPr>
          <w:t>糊</w:t>
        </w:r>
        <w:proofErr w:type="gramEnd"/>
        <w:r w:rsidRPr="003243CC">
          <w:rPr>
            <w:rFonts w:hint="eastAsia"/>
            <w:color w:val="000000"/>
          </w:rPr>
          <w:t>。</w:t>
        </w:r>
        <w:r>
          <w:rPr>
            <w:rFonts w:hint="eastAsia"/>
            <w:color w:val="000000"/>
          </w:rPr>
          <w:t>模拟</w:t>
        </w:r>
        <w:r w:rsidRPr="003243CC">
          <w:rPr>
            <w:rFonts w:hint="eastAsia"/>
            <w:color w:val="000000"/>
          </w:rPr>
          <w:t>真实环境下信号可能出现虚假饱和，拍照时未聚焦或者脏镜头</w:t>
        </w:r>
        <w:r>
          <w:rPr>
            <w:rFonts w:hint="eastAsia"/>
            <w:color w:val="000000"/>
          </w:rPr>
          <w:t>以及</w:t>
        </w:r>
        <w:r w:rsidRPr="003243CC">
          <w:rPr>
            <w:rFonts w:hint="eastAsia"/>
            <w:color w:val="000000"/>
          </w:rPr>
          <w:t>相机的突然移动</w:t>
        </w:r>
        <w:r>
          <w:rPr>
            <w:rFonts w:hint="eastAsia"/>
            <w:color w:val="000000"/>
          </w:rPr>
          <w:t>，图</w:t>
        </w:r>
        <w:r>
          <w:rPr>
            <w:color w:val="000000"/>
          </w:rPr>
          <w:t>8</w:t>
        </w:r>
        <w:r>
          <w:rPr>
            <w:rFonts w:hint="eastAsia"/>
            <w:color w:val="000000"/>
          </w:rPr>
          <w:t>展示了上述操作对图像处理后的效果</w:t>
        </w:r>
        <w:r w:rsidRPr="003243CC">
          <w:rPr>
            <w:rFonts w:hint="eastAsia"/>
            <w:color w:val="000000"/>
          </w:rPr>
          <w:t>。</w:t>
        </w:r>
      </w:ins>
    </w:p>
    <w:p w14:paraId="0D149B79" w14:textId="13A7C0FA" w:rsidR="00CE7A10" w:rsidRPr="00BD4BFC" w:rsidRDefault="00CE7A10" w:rsidP="00BD4BFC">
      <w:pPr>
        <w:ind w:left="420" w:firstLineChars="400" w:firstLine="840"/>
        <w:rPr>
          <w:ins w:id="2368" w:author="xujiawei" w:date="2022-09-08T17:27:00Z"/>
          <w:rFonts w:hint="eastAsia"/>
          <w:rPrChange w:id="2369" w:author="xujiawei" w:date="2022-09-08T17:28:00Z">
            <w:rPr>
              <w:ins w:id="2370" w:author="xujiawei" w:date="2022-09-08T17:27:00Z"/>
              <w:rFonts w:hint="eastAsia"/>
              <w:sz w:val="18"/>
              <w:szCs w:val="18"/>
            </w:rPr>
          </w:rPrChange>
        </w:rPr>
        <w:pPrChange w:id="2371" w:author="xujiawei" w:date="2022-09-08T17:28:00Z">
          <w:pPr>
            <w:jc w:val="center"/>
          </w:pPr>
        </w:pPrChange>
      </w:pPr>
      <w:ins w:id="2372" w:author="xujiawei" w:date="2022-09-08T17:27:00Z">
        <w:r w:rsidRPr="00860AD1">
          <w:rPr>
            <w:noProof/>
          </w:rPr>
          <w:drawing>
            <wp:inline distT="0" distB="0" distL="0" distR="0" wp14:anchorId="2B8E10D9" wp14:editId="04292575">
              <wp:extent cx="1830182" cy="1724417"/>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1882385" cy="1773603"/>
                      </a:xfrm>
                      <a:prstGeom prst="rect">
                        <a:avLst/>
                      </a:prstGeom>
                    </pic:spPr>
                  </pic:pic>
                </a:graphicData>
              </a:graphic>
            </wp:inline>
          </w:drawing>
        </w:r>
      </w:ins>
    </w:p>
    <w:p w14:paraId="200D961B" w14:textId="2FD7B53D" w:rsidR="00CE7A10" w:rsidRDefault="00CE7A10" w:rsidP="00BD4BFC">
      <w:pPr>
        <w:ind w:left="840" w:firstLine="420"/>
        <w:rPr>
          <w:ins w:id="2373" w:author="xujiawei" w:date="2022-09-08T17:27:00Z"/>
          <w:rFonts w:hint="eastAsia"/>
          <w:color w:val="000000"/>
        </w:rPr>
        <w:pPrChange w:id="2374" w:author="xujiawei" w:date="2022-09-08T17:29:00Z">
          <w:pPr>
            <w:ind w:firstLine="420"/>
          </w:pPr>
        </w:pPrChange>
      </w:pPr>
      <w:ins w:id="2375" w:author="xujiawei" w:date="2022-09-08T17:27:00Z">
        <w:r w:rsidRPr="00EC79D6">
          <w:rPr>
            <w:rFonts w:hint="eastAsia"/>
            <w:sz w:val="18"/>
            <w:szCs w:val="18"/>
          </w:rPr>
          <w:t>图</w:t>
        </w:r>
        <w:r>
          <w:rPr>
            <w:sz w:val="18"/>
            <w:szCs w:val="18"/>
          </w:rPr>
          <w:t xml:space="preserve">8 </w:t>
        </w:r>
        <w:r>
          <w:rPr>
            <w:rFonts w:hint="eastAsia"/>
            <w:sz w:val="18"/>
            <w:szCs w:val="18"/>
          </w:rPr>
          <w:t>噪声干扰</w:t>
        </w:r>
      </w:ins>
      <w:proofErr w:type="gramStart"/>
      <w:ins w:id="2376" w:author="xujiawei" w:date="2022-09-08T17:29:00Z">
        <w:r w:rsidR="00BD4BFC">
          <w:rPr>
            <w:rFonts w:hint="eastAsia"/>
            <w:sz w:val="18"/>
            <w:szCs w:val="18"/>
          </w:rPr>
          <w:t>后图片</w:t>
        </w:r>
        <w:proofErr w:type="gramEnd"/>
        <w:r w:rsidR="00BD4BFC">
          <w:rPr>
            <w:rFonts w:hint="eastAsia"/>
            <w:sz w:val="18"/>
            <w:szCs w:val="18"/>
          </w:rPr>
          <w:t>处理</w:t>
        </w:r>
      </w:ins>
      <w:ins w:id="2377" w:author="xujiawei" w:date="2022-09-08T17:27:00Z">
        <w:r>
          <w:rPr>
            <w:rFonts w:hint="eastAsia"/>
            <w:sz w:val="18"/>
            <w:szCs w:val="18"/>
          </w:rPr>
          <w:t>效果</w:t>
        </w:r>
      </w:ins>
    </w:p>
    <w:p w14:paraId="6CFF97C4" w14:textId="77777777" w:rsidR="00792E52" w:rsidRPr="00AE0B75" w:rsidRDefault="00F950FE" w:rsidP="00C90B87">
      <w:pPr>
        <w:spacing w:line="340" w:lineRule="exact"/>
        <w:ind w:firstLine="420"/>
        <w:rPr>
          <w:ins w:id="2378" w:author="xujiawei" w:date="2022-09-08T17:29:00Z"/>
          <w:rFonts w:ascii="宋体" w:hAnsi="宋体"/>
          <w:color w:val="000000"/>
          <w:szCs w:val="21"/>
        </w:rPr>
        <w:pPrChange w:id="2379" w:author="xujiawei" w:date="2022-09-08T17:29:00Z">
          <w:pPr>
            <w:spacing w:line="340" w:lineRule="exact"/>
          </w:pPr>
        </w:pPrChange>
      </w:pPr>
      <w:ins w:id="2380" w:author="xujiawei" w:date="2022-09-04T15:20:00Z">
        <w:r>
          <w:rPr>
            <w:rFonts w:hint="eastAsia"/>
            <w:color w:val="000000"/>
          </w:rPr>
          <w:t>图</w:t>
        </w:r>
        <w:r>
          <w:rPr>
            <w:rFonts w:hint="eastAsia"/>
            <w:color w:val="000000"/>
          </w:rPr>
          <w:t>9</w:t>
        </w:r>
        <w:r>
          <w:rPr>
            <w:rFonts w:hint="eastAsia"/>
            <w:color w:val="000000"/>
          </w:rPr>
          <w:t>展示椒盐噪声和模糊实验结果。椒盐噪声实验中使用正态分布在图片上随机生成</w:t>
        </w:r>
        <w:r>
          <w:rPr>
            <w:rFonts w:hint="eastAsia"/>
            <w:color w:val="000000"/>
          </w:rPr>
          <w:t>1</w:t>
        </w:r>
        <w:r>
          <w:rPr>
            <w:color w:val="000000"/>
          </w:rPr>
          <w:t>%</w:t>
        </w:r>
        <w:r>
          <w:rPr>
            <w:rFonts w:hint="eastAsia"/>
            <w:color w:val="000000"/>
          </w:rPr>
          <w:t>到</w:t>
        </w:r>
        <w:r>
          <w:rPr>
            <w:rFonts w:hint="eastAsia"/>
            <w:color w:val="000000"/>
          </w:rPr>
          <w:t>1</w:t>
        </w:r>
        <w:r>
          <w:rPr>
            <w:color w:val="000000"/>
          </w:rPr>
          <w:t>0%</w:t>
        </w:r>
        <w:r>
          <w:rPr>
            <w:rFonts w:hint="eastAsia"/>
            <w:color w:val="000000"/>
          </w:rPr>
          <w:t>不同比例的噪声。在模糊实验中，使用卷积核大小</w:t>
        </w:r>
        <w:r>
          <w:rPr>
            <w:rFonts w:hint="eastAsia"/>
            <w:color w:val="000000"/>
          </w:rPr>
          <w:t>1</w:t>
        </w:r>
        <w:r>
          <w:rPr>
            <w:rFonts w:hint="eastAsia"/>
            <w:color w:val="000000"/>
          </w:rPr>
          <w:t>到</w:t>
        </w:r>
        <w:r>
          <w:rPr>
            <w:rFonts w:hint="eastAsia"/>
            <w:color w:val="000000"/>
          </w:rPr>
          <w:t>1</w:t>
        </w:r>
        <w:r>
          <w:rPr>
            <w:color w:val="000000"/>
          </w:rPr>
          <w:t>0</w:t>
        </w:r>
        <w:r>
          <w:rPr>
            <w:rFonts w:hint="eastAsia"/>
            <w:color w:val="000000"/>
          </w:rPr>
          <w:t>对图片进行平滑处理，</w:t>
        </w:r>
        <w:proofErr w:type="gramStart"/>
        <w:r>
          <w:rPr>
            <w:rFonts w:hint="eastAsia"/>
            <w:color w:val="000000"/>
          </w:rPr>
          <w:t>卷积核越大</w:t>
        </w:r>
        <w:proofErr w:type="gramEnd"/>
        <w:r>
          <w:rPr>
            <w:rFonts w:hint="eastAsia"/>
            <w:color w:val="000000"/>
          </w:rPr>
          <w:t>，处理后的图片越</w:t>
        </w:r>
      </w:ins>
      <w:ins w:id="2381" w:author="xujiawei" w:date="2022-09-01T21:53:00Z">
        <w:r w:rsidR="00FD7757">
          <w:rPr>
            <w:rFonts w:hint="eastAsia"/>
            <w:color w:val="000000"/>
          </w:rPr>
          <w:t>平滑。</w:t>
        </w:r>
      </w:ins>
      <w:ins w:id="2382" w:author="xujiawei" w:date="2022-09-04T11:40:00Z">
        <w:r w:rsidR="005E559E">
          <w:rPr>
            <w:rFonts w:hint="eastAsia"/>
            <w:color w:val="000000"/>
          </w:rPr>
          <w:t>从实验结果中可以看出</w:t>
        </w:r>
      </w:ins>
      <w:ins w:id="2383" w:author="xujiawei" w:date="2022-09-04T11:44:00Z">
        <w:r w:rsidR="0072476B" w:rsidRPr="002554D0">
          <w:rPr>
            <w:rFonts w:ascii="宋体" w:hAnsi="宋体"/>
            <w:color w:val="000000"/>
            <w:szCs w:val="21"/>
          </w:rPr>
          <w:t>EPE_MMSA-VIT</w:t>
        </w:r>
        <w:r w:rsidR="0072476B">
          <w:rPr>
            <w:rFonts w:ascii="宋体" w:hAnsi="宋体" w:hint="eastAsia"/>
            <w:color w:val="000000"/>
            <w:szCs w:val="21"/>
          </w:rPr>
          <w:t>比先进的CNN网络鲁棒性更强</w:t>
        </w:r>
      </w:ins>
      <w:ins w:id="2384" w:author="xujiawei" w:date="2022-09-04T11:46:00Z">
        <w:r w:rsidR="00660780">
          <w:rPr>
            <w:rFonts w:ascii="宋体" w:hAnsi="宋体" w:hint="eastAsia"/>
            <w:color w:val="000000"/>
            <w:szCs w:val="21"/>
          </w:rPr>
          <w:t>。噪声干扰实验中，</w:t>
        </w:r>
        <w:r w:rsidR="00660780" w:rsidRPr="002554D0">
          <w:rPr>
            <w:rFonts w:ascii="宋体" w:hAnsi="宋体"/>
            <w:color w:val="000000"/>
            <w:szCs w:val="21"/>
          </w:rPr>
          <w:t>EPE_MMSA-VIT</w:t>
        </w:r>
        <w:r w:rsidR="00660780">
          <w:rPr>
            <w:rFonts w:ascii="宋体" w:hAnsi="宋体" w:hint="eastAsia"/>
            <w:color w:val="000000"/>
            <w:szCs w:val="21"/>
          </w:rPr>
          <w:t>模型在1</w:t>
        </w:r>
        <w:r w:rsidR="00660780">
          <w:rPr>
            <w:rFonts w:ascii="宋体" w:hAnsi="宋体"/>
            <w:color w:val="000000"/>
            <w:szCs w:val="21"/>
          </w:rPr>
          <w:t>0%</w:t>
        </w:r>
      </w:ins>
      <w:ins w:id="2385" w:author="xujiawei" w:date="2022-09-06T16:17:00Z">
        <w:r w:rsidR="00A004E7">
          <w:rPr>
            <w:rFonts w:ascii="宋体" w:hAnsi="宋体" w:hint="eastAsia"/>
            <w:color w:val="000000"/>
            <w:szCs w:val="21"/>
          </w:rPr>
          <w:t>比例的椒盐</w:t>
        </w:r>
      </w:ins>
      <w:ins w:id="2386" w:author="xujiawei" w:date="2022-09-04T11:54:00Z">
        <w:r w:rsidR="00C56C02">
          <w:rPr>
            <w:rFonts w:ascii="宋体" w:hAnsi="宋体" w:hint="eastAsia"/>
            <w:color w:val="000000"/>
            <w:szCs w:val="21"/>
          </w:rPr>
          <w:t>噪声</w:t>
        </w:r>
      </w:ins>
      <w:ins w:id="2387" w:author="xujiawei" w:date="2022-09-04T11:46:00Z">
        <w:r w:rsidR="00660780">
          <w:rPr>
            <w:rFonts w:ascii="宋体" w:hAnsi="宋体" w:hint="eastAsia"/>
            <w:color w:val="000000"/>
            <w:szCs w:val="21"/>
          </w:rPr>
          <w:t>下</w:t>
        </w:r>
      </w:ins>
      <w:ins w:id="2388" w:author="xujiawei" w:date="2022-09-04T11:47:00Z">
        <w:r w:rsidR="00660780">
          <w:rPr>
            <w:rFonts w:ascii="宋体" w:hAnsi="宋体" w:hint="eastAsia"/>
            <w:color w:val="000000"/>
            <w:szCs w:val="21"/>
          </w:rPr>
          <w:t>比</w:t>
        </w:r>
      </w:ins>
      <w:ins w:id="2389" w:author="xujiawei" w:date="2022-09-04T11:48:00Z">
        <w:r w:rsidR="00660780">
          <w:rPr>
            <w:rFonts w:ascii="宋体" w:hAnsi="宋体" w:hint="eastAsia"/>
            <w:color w:val="000000"/>
            <w:szCs w:val="21"/>
          </w:rPr>
          <w:t>Re</w:t>
        </w:r>
        <w:r w:rsidR="00660780">
          <w:rPr>
            <w:rFonts w:ascii="宋体" w:hAnsi="宋体"/>
            <w:color w:val="000000"/>
            <w:szCs w:val="21"/>
          </w:rPr>
          <w:t>sNet50</w:t>
        </w:r>
        <w:r w:rsidR="00660780">
          <w:rPr>
            <w:rFonts w:ascii="宋体" w:hAnsi="宋体" w:hint="eastAsia"/>
            <w:color w:val="000000"/>
            <w:szCs w:val="21"/>
          </w:rPr>
          <w:t>有6</w:t>
        </w:r>
        <w:r w:rsidR="00660780">
          <w:rPr>
            <w:rFonts w:ascii="宋体" w:hAnsi="宋体"/>
            <w:color w:val="000000"/>
            <w:szCs w:val="21"/>
          </w:rPr>
          <w:t>%</w:t>
        </w:r>
        <w:r w:rsidR="00660780">
          <w:rPr>
            <w:rFonts w:ascii="宋体" w:hAnsi="宋体" w:hint="eastAsia"/>
            <w:color w:val="000000"/>
            <w:szCs w:val="21"/>
          </w:rPr>
          <w:t>的提升</w:t>
        </w:r>
      </w:ins>
      <w:ins w:id="2390" w:author="xujiawei" w:date="2022-09-04T11:51:00Z">
        <w:r w:rsidR="005264FE">
          <w:rPr>
            <w:rFonts w:ascii="宋体" w:hAnsi="宋体" w:hint="eastAsia"/>
            <w:color w:val="000000"/>
            <w:szCs w:val="21"/>
          </w:rPr>
          <w:t>，</w:t>
        </w:r>
      </w:ins>
      <w:ins w:id="2391" w:author="xujiawei" w:date="2022-09-08T17:29:00Z">
        <w:r w:rsidR="00792E52">
          <w:rPr>
            <w:rFonts w:ascii="宋体" w:hAnsi="宋体" w:hint="eastAsia"/>
            <w:color w:val="000000"/>
            <w:szCs w:val="21"/>
          </w:rPr>
          <w:t>比Den</w:t>
        </w:r>
        <w:r w:rsidR="00792E52">
          <w:rPr>
            <w:rFonts w:ascii="宋体" w:hAnsi="宋体"/>
            <w:color w:val="000000"/>
            <w:szCs w:val="21"/>
          </w:rPr>
          <w:t>seNet121</w:t>
        </w:r>
        <w:r w:rsidR="00792E52">
          <w:rPr>
            <w:rFonts w:ascii="宋体" w:hAnsi="宋体" w:hint="eastAsia"/>
            <w:color w:val="000000"/>
            <w:szCs w:val="21"/>
          </w:rPr>
          <w:t>有</w:t>
        </w:r>
        <w:r w:rsidR="00792E52">
          <w:rPr>
            <w:rFonts w:ascii="宋体" w:hAnsi="宋体"/>
            <w:color w:val="000000"/>
            <w:szCs w:val="21"/>
          </w:rPr>
          <w:t>10</w:t>
        </w:r>
        <w:r w:rsidR="00792E52">
          <w:rPr>
            <w:rFonts w:ascii="宋体" w:hAnsi="宋体"/>
            <w:color w:val="000000"/>
            <w:szCs w:val="21"/>
          </w:rPr>
          <w:t>%</w:t>
        </w:r>
        <w:r w:rsidR="00792E52">
          <w:rPr>
            <w:rFonts w:ascii="宋体" w:hAnsi="宋体" w:hint="eastAsia"/>
            <w:color w:val="000000"/>
            <w:szCs w:val="21"/>
          </w:rPr>
          <w:t>的提升，</w:t>
        </w:r>
        <w:r w:rsidR="00792E52">
          <w:rPr>
            <w:rFonts w:ascii="宋体" w:hAnsi="宋体" w:hint="eastAsia"/>
            <w:color w:val="000000"/>
            <w:szCs w:val="21"/>
          </w:rPr>
          <w:t>比</w:t>
        </w:r>
        <w:proofErr w:type="spellStart"/>
        <w:r w:rsidR="00792E52">
          <w:rPr>
            <w:rFonts w:ascii="宋体" w:hAnsi="宋体" w:hint="eastAsia"/>
            <w:color w:val="000000"/>
            <w:szCs w:val="21"/>
          </w:rPr>
          <w:t>Mo</w:t>
        </w:r>
        <w:r w:rsidR="00792E52">
          <w:rPr>
            <w:rFonts w:ascii="宋体" w:hAnsi="宋体"/>
            <w:color w:val="000000"/>
            <w:szCs w:val="21"/>
          </w:rPr>
          <w:t>bileNet</w:t>
        </w:r>
        <w:proofErr w:type="spellEnd"/>
        <w:r w:rsidR="00792E52">
          <w:rPr>
            <w:rFonts w:ascii="宋体" w:hAnsi="宋体" w:hint="eastAsia"/>
            <w:color w:val="000000"/>
            <w:szCs w:val="21"/>
          </w:rPr>
          <w:t>有约</w:t>
        </w:r>
        <w:r w:rsidR="00792E52">
          <w:rPr>
            <w:rFonts w:ascii="宋体" w:hAnsi="宋体"/>
            <w:color w:val="000000"/>
            <w:szCs w:val="21"/>
          </w:rPr>
          <w:t>30%</w:t>
        </w:r>
        <w:r w:rsidR="00792E52">
          <w:rPr>
            <w:rFonts w:ascii="宋体" w:hAnsi="宋体" w:hint="eastAsia"/>
            <w:color w:val="000000"/>
            <w:szCs w:val="21"/>
          </w:rPr>
          <w:t>的提升。</w:t>
        </w:r>
        <w:r w:rsidR="00792E52" w:rsidRPr="002554D0">
          <w:rPr>
            <w:rFonts w:ascii="宋体" w:hAnsi="宋体"/>
            <w:color w:val="000000"/>
            <w:szCs w:val="21"/>
          </w:rPr>
          <w:t>EPE_MMSA-VIT</w:t>
        </w:r>
        <w:r w:rsidR="00792E52">
          <w:rPr>
            <w:rFonts w:ascii="宋体" w:hAnsi="宋体" w:hint="eastAsia"/>
            <w:color w:val="000000"/>
            <w:szCs w:val="21"/>
          </w:rPr>
          <w:t>模型在</w:t>
        </w:r>
        <w:r w:rsidR="00792E52">
          <w:rPr>
            <w:rFonts w:ascii="宋体" w:hAnsi="宋体" w:hint="eastAsia"/>
            <w:color w:val="000000"/>
            <w:szCs w:val="21"/>
          </w:rPr>
          <w:t>卷积核大小为1</w:t>
        </w:r>
        <w:r w:rsidR="00792E52">
          <w:rPr>
            <w:rFonts w:ascii="宋体" w:hAnsi="宋体"/>
            <w:color w:val="000000"/>
            <w:szCs w:val="21"/>
          </w:rPr>
          <w:t>0</w:t>
        </w:r>
        <w:r w:rsidR="00792E52">
          <w:rPr>
            <w:rFonts w:ascii="宋体" w:hAnsi="宋体" w:hint="eastAsia"/>
            <w:color w:val="000000"/>
            <w:szCs w:val="21"/>
          </w:rPr>
          <w:t>的模糊试验下</w:t>
        </w:r>
        <w:r w:rsidR="00792E52">
          <w:rPr>
            <w:rFonts w:ascii="宋体" w:hAnsi="宋体" w:hint="eastAsia"/>
            <w:color w:val="000000"/>
            <w:szCs w:val="21"/>
          </w:rPr>
          <w:t>比Re</w:t>
        </w:r>
        <w:r w:rsidR="00792E52">
          <w:rPr>
            <w:rFonts w:ascii="宋体" w:hAnsi="宋体"/>
            <w:color w:val="000000"/>
            <w:szCs w:val="21"/>
          </w:rPr>
          <w:t>sNet50</w:t>
        </w:r>
        <w:r w:rsidR="00792E52">
          <w:rPr>
            <w:rFonts w:ascii="宋体" w:hAnsi="宋体" w:hint="eastAsia"/>
            <w:color w:val="000000"/>
            <w:szCs w:val="21"/>
          </w:rPr>
          <w:t>有</w:t>
        </w:r>
        <w:r w:rsidR="00792E52">
          <w:rPr>
            <w:rFonts w:ascii="宋体" w:hAnsi="宋体" w:hint="eastAsia"/>
            <w:color w:val="000000"/>
            <w:szCs w:val="21"/>
          </w:rPr>
          <w:t>1</w:t>
        </w:r>
        <w:r w:rsidR="00792E52">
          <w:rPr>
            <w:rFonts w:ascii="宋体" w:hAnsi="宋体"/>
            <w:color w:val="000000"/>
            <w:szCs w:val="21"/>
          </w:rPr>
          <w:t>9</w:t>
        </w:r>
        <w:r w:rsidR="00792E52">
          <w:rPr>
            <w:rFonts w:ascii="宋体" w:hAnsi="宋体"/>
            <w:color w:val="000000"/>
            <w:szCs w:val="21"/>
          </w:rPr>
          <w:t>%</w:t>
        </w:r>
        <w:r w:rsidR="00792E52">
          <w:rPr>
            <w:rFonts w:ascii="宋体" w:hAnsi="宋体" w:hint="eastAsia"/>
            <w:color w:val="000000"/>
            <w:szCs w:val="21"/>
          </w:rPr>
          <w:t>的提升，比Den</w:t>
        </w:r>
        <w:r w:rsidR="00792E52">
          <w:rPr>
            <w:rFonts w:ascii="宋体" w:hAnsi="宋体"/>
            <w:color w:val="000000"/>
            <w:szCs w:val="21"/>
          </w:rPr>
          <w:t>seNet121</w:t>
        </w:r>
        <w:r w:rsidR="00792E52">
          <w:rPr>
            <w:rFonts w:ascii="宋体" w:hAnsi="宋体" w:hint="eastAsia"/>
            <w:color w:val="000000"/>
            <w:szCs w:val="21"/>
          </w:rPr>
          <w:t>有</w:t>
        </w:r>
        <w:r w:rsidR="00792E52">
          <w:rPr>
            <w:rFonts w:ascii="宋体" w:hAnsi="宋体"/>
            <w:color w:val="000000"/>
            <w:szCs w:val="21"/>
          </w:rPr>
          <w:t>3</w:t>
        </w:r>
        <w:r w:rsidR="00792E52">
          <w:rPr>
            <w:rFonts w:ascii="宋体" w:hAnsi="宋体"/>
            <w:color w:val="000000"/>
            <w:szCs w:val="21"/>
          </w:rPr>
          <w:t>0%</w:t>
        </w:r>
        <w:r w:rsidR="00792E52">
          <w:rPr>
            <w:rFonts w:ascii="宋体" w:hAnsi="宋体" w:hint="eastAsia"/>
            <w:color w:val="000000"/>
            <w:szCs w:val="21"/>
          </w:rPr>
          <w:t>的提升，比</w:t>
        </w:r>
        <w:proofErr w:type="spellStart"/>
        <w:r w:rsidR="00792E52">
          <w:rPr>
            <w:rFonts w:ascii="宋体" w:hAnsi="宋体" w:hint="eastAsia"/>
            <w:color w:val="000000"/>
            <w:szCs w:val="21"/>
          </w:rPr>
          <w:t>Mo</w:t>
        </w:r>
        <w:r w:rsidR="00792E52">
          <w:rPr>
            <w:rFonts w:ascii="宋体" w:hAnsi="宋体"/>
            <w:color w:val="000000"/>
            <w:szCs w:val="21"/>
          </w:rPr>
          <w:t>bileNet</w:t>
        </w:r>
        <w:proofErr w:type="spellEnd"/>
        <w:r w:rsidR="00792E52">
          <w:rPr>
            <w:rFonts w:ascii="宋体" w:hAnsi="宋体" w:hint="eastAsia"/>
            <w:color w:val="000000"/>
            <w:szCs w:val="21"/>
          </w:rPr>
          <w:t>有约</w:t>
        </w:r>
        <w:r w:rsidR="00792E52">
          <w:rPr>
            <w:rFonts w:ascii="宋体" w:hAnsi="宋体" w:hint="eastAsia"/>
            <w:color w:val="000000"/>
            <w:szCs w:val="21"/>
          </w:rPr>
          <w:t>2</w:t>
        </w:r>
        <w:r w:rsidR="00792E52">
          <w:rPr>
            <w:rFonts w:ascii="宋体" w:hAnsi="宋体"/>
            <w:color w:val="000000"/>
            <w:szCs w:val="21"/>
          </w:rPr>
          <w:t>1</w:t>
        </w:r>
        <w:r w:rsidR="00792E52">
          <w:rPr>
            <w:rFonts w:ascii="宋体" w:hAnsi="宋体"/>
            <w:color w:val="000000"/>
            <w:szCs w:val="21"/>
          </w:rPr>
          <w:t>%</w:t>
        </w:r>
        <w:r w:rsidR="00792E52">
          <w:rPr>
            <w:rFonts w:ascii="宋体" w:hAnsi="宋体" w:hint="eastAsia"/>
            <w:color w:val="000000"/>
            <w:szCs w:val="21"/>
          </w:rPr>
          <w:t>的提升</w:t>
        </w:r>
        <w:r w:rsidR="00792E52">
          <w:rPr>
            <w:rFonts w:ascii="宋体" w:hAnsi="宋体" w:hint="eastAsia"/>
            <w:color w:val="000000"/>
            <w:szCs w:val="21"/>
          </w:rPr>
          <w:t>。</w:t>
        </w:r>
      </w:ins>
    </w:p>
    <w:p w14:paraId="2C2E0812" w14:textId="67900518" w:rsidR="00C41C9B" w:rsidRPr="00792E52" w:rsidRDefault="00C41C9B" w:rsidP="00CE7A10">
      <w:pPr>
        <w:ind w:firstLine="420"/>
        <w:rPr>
          <w:ins w:id="2392" w:author="xujiawei" w:date="2022-09-01T21:53:00Z"/>
          <w:rFonts w:ascii="宋体" w:hAnsi="宋体"/>
          <w:color w:val="000000"/>
          <w:szCs w:val="21"/>
          <w:rPrChange w:id="2393" w:author="xujiawei" w:date="2022-09-08T17:29:00Z">
            <w:rPr>
              <w:ins w:id="2394" w:author="xujiawei" w:date="2022-09-01T21:53:00Z"/>
              <w:color w:val="000000"/>
            </w:rPr>
          </w:rPrChange>
        </w:rPr>
        <w:pPrChange w:id="2395" w:author="xujiawei" w:date="2022-09-08T17:27:00Z">
          <w:pPr>
            <w:ind w:firstLine="420"/>
          </w:pPr>
        </w:pPrChange>
      </w:pPr>
    </w:p>
    <w:p w14:paraId="3A0A150F" w14:textId="62FB12DB" w:rsidR="00FA10DD" w:rsidRDefault="006C177F" w:rsidP="006C177F">
      <w:pPr>
        <w:ind w:firstLine="420"/>
        <w:rPr>
          <w:ins w:id="2396" w:author="xujiawei" w:date="2022-09-04T11:32:00Z"/>
          <w:color w:val="000000"/>
        </w:rPr>
        <w:sectPr w:rsidR="00FA10DD" w:rsidSect="004D18CF">
          <w:type w:val="continuous"/>
          <w:pgSz w:w="11906" w:h="16838" w:code="9"/>
          <w:pgMar w:top="1246" w:right="964" w:bottom="851" w:left="964" w:header="851" w:footer="992" w:gutter="0"/>
          <w:cols w:num="2" w:space="425"/>
          <w:docGrid w:type="lines" w:linePitch="312"/>
        </w:sectPr>
      </w:pPr>
      <w:ins w:id="2397" w:author="xujiawei" w:date="2022-09-04T11:28:00Z">
        <w:r>
          <w:rPr>
            <w:color w:val="000000"/>
          </w:rPr>
          <w:br w:type="column"/>
        </w:r>
      </w:ins>
    </w:p>
    <w:p w14:paraId="1F88DD88" w14:textId="62EE00DA" w:rsidR="0030526A" w:rsidRPr="0019019F" w:rsidRDefault="00FA10DD" w:rsidP="0019019F">
      <w:pPr>
        <w:ind w:firstLine="420"/>
        <w:rPr>
          <w:ins w:id="2398" w:author="xujiawei" w:date="2022-09-04T11:34:00Z"/>
          <w:rFonts w:hint="eastAsia"/>
          <w:color w:val="000000"/>
          <w:rPrChange w:id="2399" w:author="xujiawei" w:date="2022-09-08T17:31:00Z">
            <w:rPr>
              <w:ins w:id="2400" w:author="xujiawei" w:date="2022-09-04T11:34:00Z"/>
              <w:sz w:val="18"/>
              <w:szCs w:val="18"/>
            </w:rPr>
          </w:rPrChange>
        </w:rPr>
        <w:pPrChange w:id="2401" w:author="xujiawei" w:date="2022-09-08T17:31:00Z">
          <w:pPr>
            <w:jc w:val="center"/>
          </w:pPr>
        </w:pPrChange>
      </w:pPr>
      <w:ins w:id="2402" w:author="xujiawei" w:date="2022-09-04T11:31:00Z">
        <w:r>
          <w:rPr>
            <w:noProof/>
          </w:rPr>
          <w:drawing>
            <wp:inline distT="0" distB="0" distL="0" distR="0" wp14:anchorId="7A8E6AC8" wp14:editId="5DE3A88F">
              <wp:extent cx="5940758" cy="2248930"/>
              <wp:effectExtent l="0" t="0" r="317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6061323" cy="2294571"/>
                      </a:xfrm>
                      <a:prstGeom prst="rect">
                        <a:avLst/>
                      </a:prstGeom>
                      <a:noFill/>
                      <a:ln>
                        <a:noFill/>
                      </a:ln>
                    </pic:spPr>
                  </pic:pic>
                </a:graphicData>
              </a:graphic>
            </wp:inline>
          </w:drawing>
        </w:r>
      </w:ins>
    </w:p>
    <w:p w14:paraId="60A77A0E" w14:textId="1937B76F" w:rsidR="0030526A" w:rsidRPr="00EA65F6" w:rsidRDefault="0030526A">
      <w:pPr>
        <w:ind w:left="3360" w:firstLine="420"/>
        <w:rPr>
          <w:ins w:id="2403" w:author="xujiawei" w:date="2022-09-04T11:34:00Z"/>
          <w:sz w:val="18"/>
          <w:szCs w:val="18"/>
        </w:rPr>
        <w:pPrChange w:id="2404" w:author="xujiawei" w:date="2022-09-04T11:35:00Z">
          <w:pPr>
            <w:ind w:firstLineChars="1000" w:firstLine="1800"/>
          </w:pPr>
        </w:pPrChange>
      </w:pPr>
      <w:ins w:id="2405" w:author="xujiawei" w:date="2022-09-04T11:34:00Z">
        <w:r w:rsidRPr="00EC79D6">
          <w:rPr>
            <w:rFonts w:hint="eastAsia"/>
            <w:sz w:val="18"/>
            <w:szCs w:val="18"/>
          </w:rPr>
          <w:t>图</w:t>
        </w:r>
        <w:r w:rsidR="00426E9D">
          <w:rPr>
            <w:sz w:val="18"/>
            <w:szCs w:val="18"/>
          </w:rPr>
          <w:t>9</w:t>
        </w:r>
        <w:r>
          <w:rPr>
            <w:sz w:val="18"/>
            <w:szCs w:val="18"/>
          </w:rPr>
          <w:t xml:space="preserve"> </w:t>
        </w:r>
      </w:ins>
      <w:ins w:id="2406" w:author="xujiawei" w:date="2022-09-04T11:35:00Z">
        <w:r w:rsidR="00022D46">
          <w:rPr>
            <w:rFonts w:hint="eastAsia"/>
            <w:sz w:val="18"/>
            <w:szCs w:val="18"/>
          </w:rPr>
          <w:t>噪声干扰下模型精确度演变</w:t>
        </w:r>
      </w:ins>
      <w:ins w:id="2407" w:author="xujiawei" w:date="2022-09-04T11:34:00Z">
        <w:r w:rsidRPr="001C0561">
          <w:rPr>
            <w:sz w:val="18"/>
            <w:szCs w:val="18"/>
          </w:rPr>
          <w:t xml:space="preserve"> </w:t>
        </w:r>
      </w:ins>
    </w:p>
    <w:p w14:paraId="58BBBCD3" w14:textId="29087F2F" w:rsidR="0030526A" w:rsidRPr="0030526A" w:rsidRDefault="0030526A" w:rsidP="006C177F">
      <w:pPr>
        <w:ind w:firstLine="420"/>
        <w:rPr>
          <w:ins w:id="2408" w:author="xujiawei" w:date="2022-09-04T11:32:00Z"/>
          <w:color w:val="000000"/>
        </w:rPr>
        <w:sectPr w:rsidR="0030526A" w:rsidRPr="0030526A" w:rsidSect="00FA10DD">
          <w:type w:val="continuous"/>
          <w:pgSz w:w="11906" w:h="16838" w:code="9"/>
          <w:pgMar w:top="1246" w:right="964" w:bottom="851" w:left="964" w:header="851" w:footer="992" w:gutter="0"/>
          <w:cols w:num="1" w:space="720"/>
          <w:docGrid w:type="lines" w:linePitch="312"/>
          <w:sectPrChange w:id="2409" w:author="xujiawei" w:date="2022-09-04T11:32:00Z">
            <w:sectPr w:rsidR="0030526A" w:rsidRPr="0030526A" w:rsidSect="00FA10DD">
              <w:pgMar w:top="1246" w:right="964" w:bottom="851" w:left="964" w:header="851" w:footer="992" w:gutter="0"/>
              <w:cols w:num="2" w:space="425"/>
            </w:sectPr>
          </w:sectPrChange>
        </w:sectPr>
      </w:pPr>
    </w:p>
    <w:p w14:paraId="33D185DD" w14:textId="57C5C5EC" w:rsidR="008D08DB" w:rsidRDefault="008D08DB" w:rsidP="008D08DB">
      <w:pPr>
        <w:spacing w:line="340" w:lineRule="exact"/>
        <w:rPr>
          <w:ins w:id="2410" w:author="xujiawei" w:date="2022-09-04T11:39:00Z"/>
          <w:b/>
          <w:color w:val="000000"/>
          <w:sz w:val="24"/>
          <w:szCs w:val="21"/>
        </w:rPr>
      </w:pPr>
      <w:ins w:id="2411" w:author="xujiawei" w:date="2022-09-04T11:39:00Z">
        <w:r>
          <w:rPr>
            <w:b/>
            <w:color w:val="000000"/>
            <w:sz w:val="24"/>
            <w:szCs w:val="21"/>
          </w:rPr>
          <w:t>5</w:t>
        </w:r>
        <w:r w:rsidRPr="002654D3">
          <w:rPr>
            <w:rFonts w:hint="eastAsia"/>
            <w:b/>
            <w:color w:val="000000"/>
            <w:sz w:val="24"/>
            <w:szCs w:val="21"/>
          </w:rPr>
          <w:t xml:space="preserve"> </w:t>
        </w:r>
        <w:r>
          <w:rPr>
            <w:rFonts w:hint="eastAsia"/>
            <w:b/>
            <w:color w:val="000000"/>
            <w:sz w:val="24"/>
            <w:szCs w:val="21"/>
          </w:rPr>
          <w:t>总结</w:t>
        </w:r>
      </w:ins>
    </w:p>
    <w:p w14:paraId="42400AE7" w14:textId="47AAD59E" w:rsidR="009A0AED" w:rsidRDefault="00F57290">
      <w:pPr>
        <w:rPr>
          <w:ins w:id="2412" w:author="xujiawei" w:date="2022-09-01T16:28:00Z"/>
          <w:rFonts w:hint="eastAsia"/>
        </w:rPr>
      </w:pPr>
      <w:ins w:id="2413" w:author="xujiawei" w:date="2022-09-08T17:31:00Z">
        <w:r>
          <w:tab/>
        </w:r>
      </w:ins>
      <w:ins w:id="2414" w:author="xujiawei" w:date="2022-09-08T17:32:00Z">
        <w:r w:rsidR="001451F9" w:rsidRPr="003243CC">
          <w:rPr>
            <w:rFonts w:hint="eastAsia"/>
            <w:color w:val="000000"/>
          </w:rPr>
          <w:t>本文</w:t>
        </w:r>
        <w:r w:rsidR="001451F9">
          <w:rPr>
            <w:rFonts w:hint="eastAsia"/>
            <w:color w:val="000000"/>
          </w:rPr>
          <w:t>提出的</w:t>
        </w:r>
        <w:r w:rsidR="001451F9" w:rsidRPr="00960C13">
          <w:t>EPE_MMSA-VIT</w:t>
        </w:r>
        <w:r w:rsidR="001451F9">
          <w:rPr>
            <w:rFonts w:hint="eastAsia"/>
          </w:rPr>
          <w:t>在</w:t>
        </w:r>
        <w:r w:rsidR="007F59F7">
          <w:rPr>
            <w:rFonts w:hint="eastAsia"/>
          </w:rPr>
          <w:t>标准</w:t>
        </w:r>
        <w:proofErr w:type="spellStart"/>
        <w:r w:rsidR="007F59F7">
          <w:rPr>
            <w:rFonts w:hint="eastAsia"/>
          </w:rPr>
          <w:t>ViT</w:t>
        </w:r>
        <w:proofErr w:type="spellEnd"/>
        <w:r w:rsidR="007F59F7">
          <w:rPr>
            <w:rFonts w:hint="eastAsia"/>
          </w:rPr>
          <w:t>模型的基础上改进而来</w:t>
        </w:r>
        <w:r w:rsidR="00D90C47">
          <w:rPr>
            <w:rFonts w:hint="eastAsia"/>
          </w:rPr>
          <w:t>，比</w:t>
        </w:r>
      </w:ins>
      <w:ins w:id="2415" w:author="xujiawei" w:date="2022-09-08T17:33:00Z">
        <w:r w:rsidR="00D90C47">
          <w:rPr>
            <w:rFonts w:hint="eastAsia"/>
          </w:rPr>
          <w:t>标准</w:t>
        </w:r>
        <w:proofErr w:type="spellStart"/>
        <w:r w:rsidR="00D90C47">
          <w:rPr>
            <w:rFonts w:hint="eastAsia"/>
          </w:rPr>
          <w:t>Vi</w:t>
        </w:r>
        <w:r w:rsidR="00D90C47">
          <w:t>T</w:t>
        </w:r>
        <w:proofErr w:type="spellEnd"/>
        <w:r w:rsidR="00D90C47">
          <w:rPr>
            <w:rFonts w:hint="eastAsia"/>
          </w:rPr>
          <w:t>模型有着更好的从</w:t>
        </w:r>
        <w:proofErr w:type="gramStart"/>
        <w:r w:rsidR="00D90C47">
          <w:rPr>
            <w:rFonts w:hint="eastAsia"/>
          </w:rPr>
          <w:t>零学习</w:t>
        </w:r>
        <w:proofErr w:type="gramEnd"/>
        <w:r w:rsidR="00D90C47">
          <w:rPr>
            <w:rFonts w:hint="eastAsia"/>
          </w:rPr>
          <w:t>性能，</w:t>
        </w:r>
      </w:ins>
      <w:ins w:id="2416" w:author="xujiawei" w:date="2022-09-08T17:35:00Z">
        <w:r w:rsidR="007B6103">
          <w:rPr>
            <w:rFonts w:hint="eastAsia"/>
          </w:rPr>
          <w:t>比标准</w:t>
        </w:r>
        <w:proofErr w:type="spellStart"/>
        <w:r w:rsidR="007B6103">
          <w:rPr>
            <w:rFonts w:hint="eastAsia"/>
          </w:rPr>
          <w:t>Vi</w:t>
        </w:r>
        <w:r w:rsidR="007B6103">
          <w:t>T</w:t>
        </w:r>
        <w:proofErr w:type="spellEnd"/>
        <w:r w:rsidR="007B6103">
          <w:rPr>
            <w:rFonts w:hint="eastAsia"/>
          </w:rPr>
          <w:t>模型</w:t>
        </w:r>
        <w:r w:rsidR="007B6103">
          <w:rPr>
            <w:rFonts w:hint="eastAsia"/>
          </w:rPr>
          <w:t>的自注意力更好</w:t>
        </w:r>
      </w:ins>
      <w:ins w:id="2417" w:author="xujiawei" w:date="2022-09-08T17:36:00Z">
        <w:r w:rsidR="007B6103">
          <w:rPr>
            <w:rFonts w:hint="eastAsia"/>
          </w:rPr>
          <w:t>，更</w:t>
        </w:r>
      </w:ins>
      <w:ins w:id="2418" w:author="xujiawei" w:date="2022-09-08T17:35:00Z">
        <w:r w:rsidR="007B6103">
          <w:rPr>
            <w:rFonts w:hint="eastAsia"/>
          </w:rPr>
          <w:t>能更关注病变部位</w:t>
        </w:r>
      </w:ins>
      <w:ins w:id="2419" w:author="xujiawei" w:date="2022-09-08T17:36:00Z">
        <w:r w:rsidR="007B6103">
          <w:rPr>
            <w:rFonts w:hint="eastAsia"/>
          </w:rPr>
          <w:t>，</w:t>
        </w:r>
      </w:ins>
      <w:ins w:id="2420" w:author="xujiawei" w:date="2022-09-08T17:33:00Z">
        <w:r w:rsidR="00D90C47">
          <w:rPr>
            <w:rFonts w:hint="eastAsia"/>
          </w:rPr>
          <w:t>同时病害识别能力有着媲美</w:t>
        </w:r>
        <w:r w:rsidR="00A7594E">
          <w:rPr>
            <w:rFonts w:hint="eastAsia"/>
            <w:color w:val="000000"/>
          </w:rPr>
          <w:t>D</w:t>
        </w:r>
        <w:r w:rsidR="00A7594E">
          <w:rPr>
            <w:rFonts w:hint="eastAsia"/>
            <w:color w:val="000000"/>
          </w:rPr>
          <w:t>CNNs</w:t>
        </w:r>
        <w:r w:rsidR="00A7594E">
          <w:rPr>
            <w:rFonts w:hint="eastAsia"/>
            <w:color w:val="000000"/>
          </w:rPr>
          <w:t>网络的效果</w:t>
        </w:r>
      </w:ins>
      <w:ins w:id="2421" w:author="xujiawei" w:date="2022-09-08T17:36:00Z">
        <w:r w:rsidR="00051AC8">
          <w:rPr>
            <w:rFonts w:hint="eastAsia"/>
            <w:color w:val="000000"/>
          </w:rPr>
          <w:t>。并且</w:t>
        </w:r>
        <w:r w:rsidR="00051AC8" w:rsidRPr="00960C13">
          <w:t>EPE_MMSA-VIT</w:t>
        </w:r>
        <w:r w:rsidR="00051AC8">
          <w:rPr>
            <w:rFonts w:hint="eastAsia"/>
          </w:rPr>
          <w:t>模型</w:t>
        </w:r>
      </w:ins>
      <w:ins w:id="2422" w:author="xujiawei" w:date="2022-09-08T17:38:00Z">
        <w:r w:rsidR="00051AC8">
          <w:rPr>
            <w:rFonts w:hint="eastAsia"/>
          </w:rPr>
          <w:t>使用</w:t>
        </w:r>
        <w:r w:rsidR="00051AC8" w:rsidRPr="00960C13">
          <w:rPr>
            <w:rFonts w:hint="eastAsia"/>
          </w:rPr>
          <w:t>Transformer</w:t>
        </w:r>
        <w:r w:rsidR="00051AC8">
          <w:rPr>
            <w:rFonts w:hint="eastAsia"/>
          </w:rPr>
          <w:t>结构，</w:t>
        </w:r>
      </w:ins>
      <w:ins w:id="2423" w:author="xujiawei" w:date="2022-09-08T17:39:00Z">
        <w:r w:rsidR="00051AC8">
          <w:rPr>
            <w:rFonts w:hint="eastAsia"/>
          </w:rPr>
          <w:t>其</w:t>
        </w:r>
      </w:ins>
      <w:ins w:id="2424" w:author="xujiawei" w:date="2022-09-08T17:38:00Z">
        <w:r w:rsidR="00051AC8">
          <w:rPr>
            <w:rFonts w:hint="eastAsia"/>
          </w:rPr>
          <w:t>全局的</w:t>
        </w:r>
      </w:ins>
      <w:ins w:id="2425" w:author="xujiawei" w:date="2022-09-08T17:39:00Z">
        <w:r w:rsidR="00051AC8">
          <w:rPr>
            <w:rFonts w:hint="eastAsia"/>
          </w:rPr>
          <w:t>特征表示能力更强，面对噪声环境有着更好的鲁棒性。</w:t>
        </w:r>
        <w:r w:rsidR="00152C93">
          <w:rPr>
            <w:rFonts w:hint="eastAsia"/>
          </w:rPr>
          <w:t>但是，</w:t>
        </w:r>
        <w:r w:rsidR="00152C93" w:rsidRPr="00960C13">
          <w:t>EPE_MMSA-VIT</w:t>
        </w:r>
        <w:r w:rsidR="00152C93">
          <w:rPr>
            <w:rFonts w:hint="eastAsia"/>
          </w:rPr>
          <w:t>模型</w:t>
        </w:r>
        <w:r w:rsidR="00152C93">
          <w:rPr>
            <w:rFonts w:hint="eastAsia"/>
          </w:rPr>
          <w:t>在计算自注意力时候需要大量</w:t>
        </w:r>
      </w:ins>
      <w:ins w:id="2426" w:author="xujiawei" w:date="2022-09-08T17:40:00Z">
        <w:r w:rsidR="00152C93">
          <w:rPr>
            <w:rFonts w:hint="eastAsia"/>
          </w:rPr>
          <w:t>运算，</w:t>
        </w:r>
        <w:r w:rsidR="00152C93" w:rsidRPr="00960C13">
          <w:t>EPE_MMSA-VIT</w:t>
        </w:r>
        <w:r w:rsidR="00152C93">
          <w:rPr>
            <w:rFonts w:hint="eastAsia"/>
          </w:rPr>
          <w:t>模型</w:t>
        </w:r>
        <w:r w:rsidR="00152C93">
          <w:rPr>
            <w:rFonts w:hint="eastAsia"/>
          </w:rPr>
          <w:t>比</w:t>
        </w:r>
        <w:r w:rsidR="00152C93">
          <w:rPr>
            <w:rFonts w:hint="eastAsia"/>
            <w:color w:val="000000"/>
          </w:rPr>
          <w:t>D</w:t>
        </w:r>
        <w:r w:rsidR="00152C93">
          <w:rPr>
            <w:rFonts w:hint="eastAsia"/>
            <w:color w:val="000000"/>
          </w:rPr>
          <w:t>CNN</w:t>
        </w:r>
      </w:ins>
      <w:ins w:id="2427" w:author="xujiawei" w:date="2022-09-08T17:41:00Z">
        <w:r w:rsidR="00485EB9">
          <w:rPr>
            <w:rFonts w:hint="eastAsia"/>
            <w:color w:val="000000"/>
          </w:rPr>
          <w:t>s</w:t>
        </w:r>
      </w:ins>
      <w:bookmarkStart w:id="2428" w:name="_GoBack"/>
      <w:bookmarkEnd w:id="2428"/>
      <w:ins w:id="2429" w:author="xujiawei" w:date="2022-09-08T17:40:00Z">
        <w:r w:rsidR="00152C93">
          <w:rPr>
            <w:rFonts w:hint="eastAsia"/>
            <w:color w:val="000000"/>
          </w:rPr>
          <w:t>训练更加需要硬件资源，未来研究可能需要考虑轻量级的</w:t>
        </w:r>
        <w:proofErr w:type="spellStart"/>
        <w:r w:rsidR="00152C93">
          <w:rPr>
            <w:rFonts w:hint="eastAsia"/>
            <w:color w:val="000000"/>
          </w:rPr>
          <w:t>ViT</w:t>
        </w:r>
        <w:proofErr w:type="spellEnd"/>
        <w:r w:rsidR="00152C93">
          <w:rPr>
            <w:rFonts w:hint="eastAsia"/>
            <w:color w:val="000000"/>
          </w:rPr>
          <w:t>模型，</w:t>
        </w:r>
      </w:ins>
      <w:ins w:id="2430" w:author="xujiawei" w:date="2022-09-08T17:41:00Z">
        <w:r w:rsidR="00152C93">
          <w:rPr>
            <w:rFonts w:hint="eastAsia"/>
            <w:color w:val="000000"/>
          </w:rPr>
          <w:t>在移动端也可以部署。</w:t>
        </w:r>
      </w:ins>
    </w:p>
    <w:p w14:paraId="0A60087F" w14:textId="2132A33D" w:rsidR="00B919B5" w:rsidRDefault="00B919B5">
      <w:pPr>
        <w:rPr>
          <w:ins w:id="2431" w:author="xujiawei" w:date="2022-09-01T16:28:00Z"/>
        </w:rPr>
      </w:pPr>
    </w:p>
    <w:p w14:paraId="2EAD305B" w14:textId="4524DAB1" w:rsidR="00B919B5" w:rsidRDefault="00B919B5">
      <w:pPr>
        <w:rPr>
          <w:ins w:id="2432" w:author="xujiawei" w:date="2022-09-01T16:28:00Z"/>
        </w:rPr>
      </w:pPr>
    </w:p>
    <w:p w14:paraId="31E684A7" w14:textId="737BD807" w:rsidR="00B919B5" w:rsidRDefault="00B919B5">
      <w:pPr>
        <w:rPr>
          <w:ins w:id="2433" w:author="xujiawei" w:date="2022-09-01T16:28:00Z"/>
        </w:rPr>
      </w:pPr>
    </w:p>
    <w:p w14:paraId="711B6AD1" w14:textId="43DDD1E1" w:rsidR="00B919B5" w:rsidRDefault="00B919B5">
      <w:pPr>
        <w:rPr>
          <w:ins w:id="2434" w:author="xujiawei" w:date="2022-09-01T16:28:00Z"/>
        </w:rPr>
      </w:pPr>
    </w:p>
    <w:p w14:paraId="2FC98B9E" w14:textId="61FDEEEF" w:rsidR="00B919B5" w:rsidRDefault="00B919B5">
      <w:pPr>
        <w:rPr>
          <w:ins w:id="2435" w:author="xujiawei" w:date="2022-09-01T16:28:00Z"/>
        </w:rPr>
      </w:pPr>
    </w:p>
    <w:p w14:paraId="65C42C0D" w14:textId="31DAD7C6" w:rsidR="00B919B5" w:rsidRDefault="00B919B5">
      <w:pPr>
        <w:rPr>
          <w:ins w:id="2436" w:author="xujiawei" w:date="2022-09-01T16:28:00Z"/>
        </w:rPr>
      </w:pPr>
    </w:p>
    <w:p w14:paraId="339493BB" w14:textId="77777777" w:rsidR="00B919B5" w:rsidRDefault="00B919B5">
      <w:pPr>
        <w:rPr>
          <w:ins w:id="2437" w:author="xujiawei" w:date="2022-09-01T16:17:00Z"/>
        </w:rPr>
      </w:pPr>
    </w:p>
    <w:p w14:paraId="4640B5BB" w14:textId="13DEA4C9" w:rsidR="009A0AED" w:rsidRDefault="009A0AED">
      <w:pPr>
        <w:rPr>
          <w:ins w:id="2438" w:author="xujiawei" w:date="2022-09-01T16:17:00Z"/>
        </w:rPr>
      </w:pPr>
    </w:p>
    <w:p w14:paraId="01FD0F95" w14:textId="5F647BC6" w:rsidR="009A0AED" w:rsidRDefault="009A0AED">
      <w:pPr>
        <w:rPr>
          <w:ins w:id="2439" w:author="xujiawei" w:date="2022-09-01T16:28:00Z"/>
        </w:rPr>
      </w:pPr>
    </w:p>
    <w:p w14:paraId="2CED4315" w14:textId="2533428A" w:rsidR="00B919B5" w:rsidRDefault="00B919B5">
      <w:pPr>
        <w:rPr>
          <w:ins w:id="2440" w:author="xujiawei" w:date="2022-09-01T16:28:00Z"/>
        </w:rPr>
      </w:pPr>
    </w:p>
    <w:p w14:paraId="3A8C6DAB" w14:textId="3858022D" w:rsidR="00B919B5" w:rsidRDefault="00B919B5">
      <w:pPr>
        <w:rPr>
          <w:ins w:id="2441" w:author="xujiawei" w:date="2022-09-01T16:28:00Z"/>
        </w:rPr>
      </w:pPr>
    </w:p>
    <w:p w14:paraId="23585603" w14:textId="0EE86684" w:rsidR="00B919B5" w:rsidRDefault="00B919B5">
      <w:pPr>
        <w:rPr>
          <w:ins w:id="2442" w:author="xujiawei" w:date="2022-09-01T16:28:00Z"/>
        </w:rPr>
      </w:pPr>
    </w:p>
    <w:p w14:paraId="04B19CFD" w14:textId="2CE050E1" w:rsidR="00B919B5" w:rsidRDefault="00B919B5">
      <w:pPr>
        <w:rPr>
          <w:ins w:id="2443" w:author="xujiawei" w:date="2022-09-01T16:28:00Z"/>
        </w:rPr>
      </w:pPr>
    </w:p>
    <w:p w14:paraId="348B9FB5" w14:textId="6B7A9FAB" w:rsidR="00B919B5" w:rsidRDefault="00B919B5">
      <w:pPr>
        <w:rPr>
          <w:ins w:id="2444" w:author="xujiawei" w:date="2022-09-01T16:28:00Z"/>
        </w:rPr>
      </w:pPr>
    </w:p>
    <w:p w14:paraId="5A4C56CF" w14:textId="3DAB2E6C" w:rsidR="00B919B5" w:rsidRDefault="00B919B5">
      <w:pPr>
        <w:rPr>
          <w:ins w:id="2445" w:author="xujiawei" w:date="2022-09-01T16:28:00Z"/>
        </w:rPr>
      </w:pPr>
    </w:p>
    <w:p w14:paraId="6B20BC4C" w14:textId="61E4B25C" w:rsidR="00B919B5" w:rsidRDefault="00B919B5">
      <w:pPr>
        <w:rPr>
          <w:ins w:id="2446" w:author="xujiawei" w:date="2022-09-01T16:28:00Z"/>
        </w:rPr>
      </w:pPr>
    </w:p>
    <w:p w14:paraId="1D9B4BEA" w14:textId="69BC1756" w:rsidR="00B919B5" w:rsidRDefault="00B919B5">
      <w:pPr>
        <w:rPr>
          <w:ins w:id="2447" w:author="xujiawei" w:date="2022-09-01T16:28:00Z"/>
        </w:rPr>
      </w:pPr>
    </w:p>
    <w:p w14:paraId="6FD83B72" w14:textId="556D7242" w:rsidR="00B919B5" w:rsidRDefault="00B919B5">
      <w:pPr>
        <w:rPr>
          <w:ins w:id="2448" w:author="xujiawei" w:date="2022-09-01T16:28:00Z"/>
        </w:rPr>
      </w:pPr>
    </w:p>
    <w:p w14:paraId="62C532E7" w14:textId="423EBB75" w:rsidR="00B919B5" w:rsidRDefault="00B919B5">
      <w:pPr>
        <w:rPr>
          <w:ins w:id="2449" w:author="xujiawei" w:date="2022-09-01T16:28:00Z"/>
        </w:rPr>
      </w:pPr>
    </w:p>
    <w:p w14:paraId="7BAA54C9" w14:textId="5083A8B1" w:rsidR="00B919B5" w:rsidRDefault="00B919B5">
      <w:pPr>
        <w:rPr>
          <w:ins w:id="2450" w:author="xujiawei" w:date="2022-09-01T16:28:00Z"/>
        </w:rPr>
      </w:pPr>
    </w:p>
    <w:p w14:paraId="41F78F3C" w14:textId="77777777" w:rsidR="00031E60" w:rsidRDefault="00031E60">
      <w:pPr>
        <w:tabs>
          <w:tab w:val="num" w:pos="840"/>
        </w:tabs>
        <w:rPr>
          <w:ins w:id="2451" w:author="xujiawei" w:date="2022-09-01T16:30:00Z"/>
          <w:rFonts w:hint="eastAsia"/>
          <w:b/>
          <w:bCs/>
          <w:color w:val="000000"/>
        </w:rPr>
      </w:pPr>
    </w:p>
    <w:p w14:paraId="50EC1ADE" w14:textId="513EBB93" w:rsidR="002348C3" w:rsidDel="00CD3FE2" w:rsidRDefault="001A130A">
      <w:pPr>
        <w:rPr>
          <w:del w:id="2452" w:author="xujiawei" w:date="2022-08-09T16:43:00Z"/>
          <w:b/>
          <w:bCs/>
          <w:color w:val="000000"/>
        </w:rPr>
      </w:pPr>
      <w:ins w:id="2453" w:author="xujiawei" w:date="2022-08-09T16:49:00Z">
        <w:r w:rsidRPr="009F1D09">
          <w:rPr>
            <w:rFonts w:hint="eastAsia"/>
            <w:b/>
            <w:bCs/>
            <w:color w:val="000000"/>
          </w:rPr>
          <w:t>参</w:t>
        </w:r>
        <w:r w:rsidRPr="009F1D09">
          <w:rPr>
            <w:rFonts w:hint="eastAsia"/>
            <w:b/>
            <w:bCs/>
            <w:color w:val="000000"/>
          </w:rPr>
          <w:t xml:space="preserve"> </w:t>
        </w:r>
        <w:r w:rsidRPr="009F1D09">
          <w:rPr>
            <w:rFonts w:hint="eastAsia"/>
            <w:b/>
            <w:bCs/>
            <w:color w:val="000000"/>
          </w:rPr>
          <w:t>考</w:t>
        </w:r>
        <w:r w:rsidRPr="009F1D09">
          <w:rPr>
            <w:rFonts w:hint="eastAsia"/>
            <w:b/>
            <w:bCs/>
            <w:color w:val="000000"/>
          </w:rPr>
          <w:t xml:space="preserve"> </w:t>
        </w:r>
        <w:r w:rsidRPr="009F1D09">
          <w:rPr>
            <w:rFonts w:hint="eastAsia"/>
            <w:b/>
            <w:bCs/>
            <w:color w:val="000000"/>
          </w:rPr>
          <w:t>文</w:t>
        </w:r>
        <w:r w:rsidRPr="009F1D09">
          <w:rPr>
            <w:rFonts w:hint="eastAsia"/>
            <w:b/>
            <w:bCs/>
            <w:color w:val="000000"/>
          </w:rPr>
          <w:t xml:space="preserve"> </w:t>
        </w:r>
        <w:r w:rsidRPr="009F1D09">
          <w:rPr>
            <w:rFonts w:hint="eastAsia"/>
            <w:b/>
            <w:bCs/>
            <w:color w:val="000000"/>
          </w:rPr>
          <w:t>献</w:t>
        </w:r>
      </w:ins>
    </w:p>
    <w:p w14:paraId="34145F73" w14:textId="77777777" w:rsidR="00CD3FE2" w:rsidRPr="00A95BB6" w:rsidRDefault="00CD3FE2">
      <w:pPr>
        <w:tabs>
          <w:tab w:val="num" w:pos="840"/>
        </w:tabs>
        <w:rPr>
          <w:ins w:id="2454" w:author="xujiawei" w:date="2022-08-18T23:53:00Z"/>
          <w:b/>
          <w:bCs/>
          <w:color w:val="000000"/>
          <w:rPrChange w:id="2455" w:author="xujiawei" w:date="2022-08-11T21:49:00Z">
            <w:rPr>
              <w:ins w:id="2456" w:author="xujiawei" w:date="2022-08-18T23:53:00Z"/>
              <w:rFonts w:eastAsia="黑体"/>
              <w:bCs/>
              <w:color w:val="000000"/>
              <w:sz w:val="18"/>
            </w:rPr>
          </w:rPrChange>
        </w:rPr>
      </w:pPr>
    </w:p>
    <w:p w14:paraId="0CCFA6AB" w14:textId="14A9A599" w:rsidR="002348C3" w:rsidRPr="002348C3" w:rsidDel="00817FA7" w:rsidRDefault="002348C3" w:rsidP="0038499A">
      <w:pPr>
        <w:jc w:val="center"/>
        <w:rPr>
          <w:del w:id="2457" w:author="xujiawei" w:date="2022-08-09T16:43:00Z"/>
          <w:color w:val="FF0000"/>
          <w:sz w:val="18"/>
          <w:bdr w:val="single" w:sz="4" w:space="0" w:color="FF0000"/>
        </w:rPr>
      </w:pPr>
    </w:p>
    <w:p w14:paraId="1539B6CE" w14:textId="77777777" w:rsidR="002348C3" w:rsidDel="00817FA7" w:rsidRDefault="002348C3" w:rsidP="0038499A">
      <w:pPr>
        <w:jc w:val="center"/>
        <w:rPr>
          <w:del w:id="2458" w:author="xujiawei" w:date="2022-08-09T16:43:00Z"/>
          <w:color w:val="FF0000"/>
          <w:sz w:val="18"/>
          <w:bdr w:val="single" w:sz="4" w:space="0" w:color="FF0000"/>
        </w:rPr>
      </w:pPr>
    </w:p>
    <w:p w14:paraId="6226B7A7" w14:textId="16459EE9" w:rsidR="002348C3" w:rsidRPr="009F1D09" w:rsidDel="00817FA7" w:rsidRDefault="002348C3">
      <w:pPr>
        <w:jc w:val="center"/>
        <w:rPr>
          <w:del w:id="2459" w:author="xujiawei" w:date="2022-08-09T16:43:00Z"/>
          <w:color w:val="000000"/>
        </w:rPr>
        <w:sectPr w:rsidR="002348C3" w:rsidRPr="009F1D09" w:rsidDel="00817FA7" w:rsidSect="004D18CF">
          <w:type w:val="continuous"/>
          <w:pgSz w:w="11906" w:h="16838" w:code="9"/>
          <w:pgMar w:top="1246" w:right="964" w:bottom="851" w:left="964" w:header="851" w:footer="992" w:gutter="0"/>
          <w:cols w:num="2" w:space="425"/>
          <w:docGrid w:type="lines" w:linePitch="312"/>
        </w:sectPr>
      </w:pPr>
    </w:p>
    <w:p w14:paraId="4DCBE835" w14:textId="77777777" w:rsidR="0059400D" w:rsidDel="00031E60" w:rsidRDefault="0059400D">
      <w:pPr>
        <w:rPr>
          <w:del w:id="2460" w:author="xujiawei" w:date="2022-09-01T16:30:00Z"/>
          <w:color w:val="000000"/>
          <w:sz w:val="18"/>
          <w:szCs w:val="18"/>
        </w:rPr>
      </w:pPr>
    </w:p>
    <w:p w14:paraId="3E553A93" w14:textId="77777777" w:rsidR="0059400D" w:rsidRDefault="0059400D">
      <w:pPr>
        <w:rPr>
          <w:color w:val="000000"/>
          <w:sz w:val="18"/>
          <w:szCs w:val="18"/>
        </w:rPr>
      </w:pPr>
    </w:p>
    <w:p w14:paraId="1A65F328" w14:textId="77777777" w:rsidR="00B67DDF" w:rsidRPr="00B67DDF" w:rsidRDefault="0059400D" w:rsidP="00B67DDF">
      <w:pPr>
        <w:pStyle w:val="EndNoteBibliography"/>
        <w:ind w:left="720" w:hanging="720"/>
      </w:pPr>
      <w:r>
        <w:rPr>
          <w:color w:val="000000"/>
          <w:sz w:val="18"/>
          <w:szCs w:val="18"/>
        </w:rPr>
        <w:fldChar w:fldCharType="begin"/>
      </w:r>
      <w:r>
        <w:rPr>
          <w:color w:val="000000"/>
          <w:sz w:val="18"/>
          <w:szCs w:val="18"/>
        </w:rPr>
        <w:instrText xml:space="preserve"> ADDIN EN.REFLIST </w:instrText>
      </w:r>
      <w:r>
        <w:rPr>
          <w:color w:val="000000"/>
          <w:sz w:val="18"/>
          <w:szCs w:val="18"/>
        </w:rPr>
        <w:fldChar w:fldCharType="separate"/>
      </w:r>
      <w:r w:rsidR="00B67DDF" w:rsidRPr="00B67DDF">
        <w:t>[1]</w:t>
      </w:r>
      <w:r w:rsidR="00B67DDF" w:rsidRPr="00B67DDF">
        <w:tab/>
        <w:t>ZHANG S, WU X, YOU Z, et al. Leaf image based cucumber disease recognition using sparse representation classification [J]. Computers and Electronics in Agriculture, 2017, 134.</w:t>
      </w:r>
    </w:p>
    <w:p w14:paraId="5C6F6306" w14:textId="77777777" w:rsidR="00B67DDF" w:rsidRPr="00B67DDF" w:rsidRDefault="00B67DDF" w:rsidP="00B67DDF">
      <w:pPr>
        <w:pStyle w:val="EndNoteBibliography"/>
        <w:ind w:left="720" w:hanging="720"/>
      </w:pPr>
      <w:r w:rsidRPr="00B67DDF">
        <w:t>[2]</w:t>
      </w:r>
      <w:r w:rsidRPr="00B67DDF">
        <w:tab/>
        <w:t>RUMPF T, MAHLEIN A-K, STEINER U, et al. Early detection and classification of plant diseases with Support Vector Machines based on hyperspectral reflectance [J]. Computers and Electronics in Agriculture, 2010, 74(1).</w:t>
      </w:r>
    </w:p>
    <w:p w14:paraId="16E713A8" w14:textId="77777777" w:rsidR="00B67DDF" w:rsidRPr="00B67DDF" w:rsidRDefault="00B67DDF" w:rsidP="00B67DDF">
      <w:pPr>
        <w:pStyle w:val="EndNoteBibliography"/>
        <w:ind w:left="720" w:hanging="720"/>
      </w:pPr>
      <w:r w:rsidRPr="00B67DDF">
        <w:t>[3]</w:t>
      </w:r>
      <w:r w:rsidRPr="00B67DDF">
        <w:tab/>
        <w:t>BASHISH D A, BRAIK M, BANI-AHMAD S. Detection and Classification of Leaf Diseases using K-means-based Segmentation and Neural-networks-based Classification [J]. Information Technology Journal, 2011, 10(2).</w:t>
      </w:r>
    </w:p>
    <w:p w14:paraId="4CB12D1D" w14:textId="77777777" w:rsidR="00B67DDF" w:rsidRPr="00B67DDF" w:rsidRDefault="00B67DDF" w:rsidP="00B67DDF">
      <w:pPr>
        <w:pStyle w:val="EndNoteBibliography"/>
        <w:ind w:left="720" w:hanging="720"/>
      </w:pPr>
      <w:r w:rsidRPr="00B67DDF">
        <w:t>[4]</w:t>
      </w:r>
      <w:r w:rsidRPr="00B67DDF">
        <w:tab/>
        <w:t>WANG X, GIRSHICK R, GUPTA A, et al. Non-local neural networks; proceedings of the Proceedings of the IEEE conference on computer vision and pattern recognition, F, 2018 [C].</w:t>
      </w:r>
    </w:p>
    <w:p w14:paraId="187D1822" w14:textId="77777777" w:rsidR="00B67DDF" w:rsidRPr="00B67DDF" w:rsidRDefault="00B67DDF" w:rsidP="00B67DDF">
      <w:pPr>
        <w:pStyle w:val="EndNoteBibliography"/>
        <w:ind w:left="720" w:hanging="720"/>
      </w:pPr>
      <w:r w:rsidRPr="00B67DDF">
        <w:t>[5]</w:t>
      </w:r>
      <w:r w:rsidRPr="00B67DDF">
        <w:tab/>
        <w:t>VASWANI A, SHAZEER N, PARMAR N, et al. Attention is all you need [J]. Advances in neural information processing systems, 2017, 30.</w:t>
      </w:r>
    </w:p>
    <w:p w14:paraId="50E8124D" w14:textId="77777777" w:rsidR="00B67DDF" w:rsidRPr="00B67DDF" w:rsidRDefault="00B67DDF" w:rsidP="00B67DDF">
      <w:pPr>
        <w:pStyle w:val="EndNoteBibliography"/>
        <w:ind w:left="720" w:hanging="720"/>
      </w:pPr>
      <w:r w:rsidRPr="00B67DDF">
        <w:t>[6]</w:t>
      </w:r>
      <w:r w:rsidRPr="00B67DDF">
        <w:tab/>
        <w:t>DOSOVITSKIY A, BEYER L, KOLESNIKOV A, et al. An image is worth 16x16 words: Transformers for image recognition at scale [J]. arXiv preprint arXiv:201011929, 2020.</w:t>
      </w:r>
    </w:p>
    <w:p w14:paraId="7845700D" w14:textId="77777777" w:rsidR="00B67DDF" w:rsidRPr="00B67DDF" w:rsidRDefault="00B67DDF" w:rsidP="00B67DDF">
      <w:pPr>
        <w:pStyle w:val="EndNoteBibliography"/>
        <w:ind w:left="720" w:hanging="720"/>
      </w:pPr>
      <w:r w:rsidRPr="00B67DDF">
        <w:t>[7]</w:t>
      </w:r>
      <w:r w:rsidRPr="00B67DDF">
        <w:tab/>
        <w:t xml:space="preserve">TOO E C, YUJIAN L, NJUKI S, et al. A comparative study of fine-tuning deep learning </w:t>
      </w:r>
      <w:r w:rsidRPr="00B67DDF">
        <w:lastRenderedPageBreak/>
        <w:t>models for plant disease identification [J]. Computers and Electronics in Agriculture, 2019, 161.</w:t>
      </w:r>
    </w:p>
    <w:p w14:paraId="683B213A" w14:textId="77777777" w:rsidR="00B67DDF" w:rsidRPr="00B67DDF" w:rsidRDefault="00B67DDF" w:rsidP="00B67DDF">
      <w:pPr>
        <w:pStyle w:val="EndNoteBibliography"/>
        <w:ind w:left="720" w:hanging="720"/>
      </w:pPr>
      <w:r w:rsidRPr="00B67DDF">
        <w:t>[8]</w:t>
      </w:r>
      <w:r w:rsidRPr="00B67DDF">
        <w:tab/>
        <w:t>ÜMIT A, MURAT U, KEMAL A, et al. Plant leaf disease classification using EfficientNet deep learning model [J]. Ecological Informatics, 2021, 61.</w:t>
      </w:r>
    </w:p>
    <w:p w14:paraId="3F1D1A5F" w14:textId="77777777" w:rsidR="00B67DDF" w:rsidRPr="00B67DDF" w:rsidRDefault="00B67DDF" w:rsidP="00B67DDF">
      <w:pPr>
        <w:pStyle w:val="EndNoteBibliography"/>
        <w:ind w:left="720" w:hanging="720"/>
      </w:pPr>
      <w:r w:rsidRPr="00B67DDF">
        <w:t>[9]</w:t>
      </w:r>
      <w:r w:rsidRPr="00B67DDF">
        <w:tab/>
        <w:t>SCHULER J P S, ROMANI S, ABDEL-NASSER M, et al. Color-Aware Two-Branch DCNN for Efficient Plant Disease Classification; proceedings of the MENDEL, F, 2022 [C].</w:t>
      </w:r>
    </w:p>
    <w:p w14:paraId="2F887D3B" w14:textId="77777777" w:rsidR="00B67DDF" w:rsidRPr="00B67DDF" w:rsidRDefault="00B67DDF" w:rsidP="00B67DDF">
      <w:pPr>
        <w:pStyle w:val="EndNoteBibliography"/>
        <w:ind w:left="720" w:hanging="720"/>
      </w:pPr>
      <w:r w:rsidRPr="00B67DDF">
        <w:t>[10]</w:t>
      </w:r>
      <w:r w:rsidRPr="00B67DDF">
        <w:tab/>
        <w:t>DUONG L T, LE N H, TRAN T B, et al. Detection of tuberculosis from chest X-ray images: boosting the performance with vision transformer and transfer learning [J]. Expert Systems with Applications, 2021, 184: 115519.</w:t>
      </w:r>
    </w:p>
    <w:p w14:paraId="0078C639" w14:textId="77777777" w:rsidR="00B67DDF" w:rsidRPr="00B67DDF" w:rsidRDefault="00B67DDF" w:rsidP="00B67DDF">
      <w:pPr>
        <w:pStyle w:val="EndNoteBibliography"/>
        <w:ind w:left="720" w:hanging="720"/>
      </w:pPr>
      <w:r w:rsidRPr="00B67DDF">
        <w:t>[11]</w:t>
      </w:r>
      <w:r w:rsidRPr="00B67DDF">
        <w:tab/>
        <w:t>TOUVRON H, CORD M, DOUZE M, et al. Training data-efficient image transformers &amp; distillation through attention; proceedings of the International Conference on Machine Learning, F, 2021 [C]. PMLR.</w:t>
      </w:r>
    </w:p>
    <w:p w14:paraId="17F38473" w14:textId="77777777" w:rsidR="00B67DDF" w:rsidRPr="00B67DDF" w:rsidRDefault="00B67DDF" w:rsidP="00B67DDF">
      <w:pPr>
        <w:pStyle w:val="EndNoteBibliography"/>
        <w:ind w:left="720" w:hanging="720"/>
      </w:pPr>
      <w:r w:rsidRPr="00B67DDF">
        <w:t>[12]</w:t>
      </w:r>
      <w:r w:rsidRPr="00B67DDF">
        <w:tab/>
        <w:t>LIU Z, LIN Y, CAO Y, et al. Swin transformer: Hierarchical vision transformer using shifted windows; proceedings of the Proceedings of the IEEE/CVF International Conference on Computer Vision, F, 2021 [C].</w:t>
      </w:r>
    </w:p>
    <w:p w14:paraId="7D46F478" w14:textId="77777777" w:rsidR="00B67DDF" w:rsidRPr="00B67DDF" w:rsidRDefault="00B67DDF" w:rsidP="00B67DDF">
      <w:pPr>
        <w:pStyle w:val="EndNoteBibliography"/>
        <w:ind w:left="720" w:hanging="720"/>
      </w:pPr>
      <w:r w:rsidRPr="00B67DDF">
        <w:t>[13]</w:t>
      </w:r>
      <w:r w:rsidRPr="00B67DDF">
        <w:tab/>
        <w:t>LI Y, ZHANG K, CAO J, et al. Localvit: Bringing locality to vision transformers [J]. arXiv preprint arXiv:210405707, 2021.</w:t>
      </w:r>
    </w:p>
    <w:p w14:paraId="57FB78B4" w14:textId="77777777" w:rsidR="00B67DDF" w:rsidRPr="00B67DDF" w:rsidRDefault="00B67DDF" w:rsidP="00B67DDF">
      <w:pPr>
        <w:pStyle w:val="EndNoteBibliography"/>
        <w:ind w:left="720" w:hanging="720"/>
      </w:pPr>
      <w:r w:rsidRPr="00B67DDF">
        <w:t>[14]</w:t>
      </w:r>
      <w:r w:rsidRPr="00B67DDF">
        <w:tab/>
        <w:t>LEE S H, LEE S, SONG B C. Vision transformer for small-size datasets [J]. arXiv preprint arXiv:211213492, 2021.</w:t>
      </w:r>
    </w:p>
    <w:p w14:paraId="19E70F87" w14:textId="77777777" w:rsidR="00B67DDF" w:rsidRPr="00B67DDF" w:rsidRDefault="00B67DDF" w:rsidP="00B67DDF">
      <w:pPr>
        <w:pStyle w:val="EndNoteBibliography"/>
        <w:ind w:left="720" w:hanging="720"/>
      </w:pPr>
      <w:r w:rsidRPr="00B67DDF">
        <w:t>[15]</w:t>
      </w:r>
      <w:r w:rsidRPr="00B67DDF">
        <w:tab/>
        <w:t>CRIMINISI A, PéREZ P, TOYAMA K. Region filling and object removal by exemplar-based image inpainting [J]. IEEE Transactions on image processing, 2004, 13(9): 1200-12.</w:t>
      </w:r>
    </w:p>
    <w:p w14:paraId="7AC010C1" w14:textId="77777777" w:rsidR="00B67DDF" w:rsidRPr="00B67DDF" w:rsidRDefault="00B67DDF" w:rsidP="00B67DDF">
      <w:pPr>
        <w:pStyle w:val="EndNoteBibliography"/>
        <w:ind w:left="720" w:hanging="720"/>
      </w:pPr>
      <w:r w:rsidRPr="00B67DDF">
        <w:t>[16]</w:t>
      </w:r>
      <w:r w:rsidRPr="00B67DDF">
        <w:tab/>
        <w:t>BA J L, KIROS J R, HINTON G E. Layer normalization [J]. arXiv preprint arXiv:160706450, 2016.</w:t>
      </w:r>
    </w:p>
    <w:p w14:paraId="481E0759" w14:textId="77777777" w:rsidR="00B67DDF" w:rsidRPr="00B67DDF" w:rsidRDefault="00B67DDF" w:rsidP="00B67DDF">
      <w:pPr>
        <w:pStyle w:val="EndNoteBibliography"/>
        <w:ind w:left="720" w:hanging="720"/>
      </w:pPr>
      <w:r w:rsidRPr="00B67DDF">
        <w:t>[17]</w:t>
      </w:r>
      <w:r w:rsidRPr="00B67DDF">
        <w:tab/>
        <w:t>KIM Y, DENTON C, HOANG L, et al. Structured attention networks [J]. arXiv preprint arXiv:170200887, 2017.</w:t>
      </w:r>
    </w:p>
    <w:p w14:paraId="5989A342" w14:textId="77777777" w:rsidR="00B67DDF" w:rsidRPr="00B67DDF" w:rsidRDefault="00B67DDF" w:rsidP="00B67DDF">
      <w:pPr>
        <w:pStyle w:val="EndNoteBibliography"/>
        <w:ind w:left="720" w:hanging="720"/>
      </w:pPr>
      <w:r w:rsidRPr="00B67DDF">
        <w:t>[18]</w:t>
      </w:r>
      <w:r w:rsidRPr="00B67DDF">
        <w:tab/>
        <w:t>HUGHES D, SALATHé M. An open access repository of images on plant health to enable the development of mobile disease diagnostics [J]. arXiv preprint arXiv:151108060, 2015.</w:t>
      </w:r>
    </w:p>
    <w:p w14:paraId="02607211" w14:textId="12EDB072" w:rsidR="00AE4490" w:rsidRPr="0038499A" w:rsidRDefault="0059400D">
      <w:pPr>
        <w:rPr>
          <w:color w:val="000000"/>
          <w:sz w:val="18"/>
          <w:szCs w:val="18"/>
        </w:rPr>
        <w:pPrChange w:id="2461" w:author="xujiawei" w:date="2022-08-09T16:43:00Z">
          <w:pPr>
            <w:jc w:val="center"/>
          </w:pPr>
        </w:pPrChange>
      </w:pPr>
      <w:r>
        <w:rPr>
          <w:color w:val="000000"/>
          <w:sz w:val="18"/>
          <w:szCs w:val="18"/>
        </w:rPr>
        <w:fldChar w:fldCharType="end"/>
      </w:r>
    </w:p>
    <w:sectPr w:rsidR="00AE4490" w:rsidRPr="0038499A" w:rsidSect="00506482">
      <w:type w:val="continuous"/>
      <w:pgSz w:w="11906" w:h="16838" w:code="9"/>
      <w:pgMar w:top="1246" w:right="964" w:bottom="851" w:left="964" w:header="851" w:footer="992" w:gutter="0"/>
      <w:cols w:num="2"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1149EE" w14:textId="77777777" w:rsidR="00331395" w:rsidRDefault="00331395">
      <w:r>
        <w:separator/>
      </w:r>
    </w:p>
  </w:endnote>
  <w:endnote w:type="continuationSeparator" w:id="0">
    <w:p w14:paraId="2804ABF8" w14:textId="77777777" w:rsidR="00331395" w:rsidRDefault="003313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00"/>
    <w:family w:val="modern"/>
    <w:pitch w:val="default"/>
    <w:sig w:usb0="00000000" w:usb1="00000000" w:usb2="00000000" w:usb3="00000000" w:csb0="0004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仿宋_GB2312">
    <w:altName w:val="微软雅黑"/>
    <w:charset w:val="86"/>
    <w:family w:val="auto"/>
    <w:pitch w:val="default"/>
    <w:sig w:usb0="00000001" w:usb1="080E0000" w:usb2="00000000" w:usb3="00000000" w:csb0="00040000" w:csb1="00000000"/>
  </w:font>
  <w:font w:name="PingFang SC">
    <w:altName w:val="Adobe 黑体 Std R"/>
    <w:charset w:val="86"/>
    <w:family w:val="swiss"/>
    <w:pitch w:val="default"/>
    <w:sig w:usb0="00000000" w:usb1="00000000" w:usb2="00000000" w:usb3="00000000" w:csb0="00160000" w:csb1="00000000"/>
  </w:font>
  <w:font w:name="Cambria Math">
    <w:panose1 w:val="02040503050406030204"/>
    <w:charset w:val="00"/>
    <w:family w:val="roman"/>
    <w:pitch w:val="variable"/>
    <w:sig w:usb0="E00006FF" w:usb1="420024FF" w:usb2="02000000" w:usb3="00000000" w:csb0="0000019F" w:csb1="00000000"/>
  </w:font>
  <w:font w:name="Euclid Math Two">
    <w:altName w:val="MT Extra"/>
    <w:panose1 w:val="02050601010101010101"/>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ED46C4" w14:textId="4C2AA513" w:rsidR="001154DE" w:rsidRPr="001A5F60" w:rsidRDefault="001154DE" w:rsidP="00C873A9">
    <w:pPr>
      <w:pStyle w:val="ab"/>
      <w:rPr>
        <w:sz w:val="16"/>
      </w:rPr>
    </w:pPr>
    <w:r w:rsidRPr="001A5F60">
      <w:rPr>
        <w:noProof/>
      </w:rPr>
      <mc:AlternateContent>
        <mc:Choice Requires="wps">
          <w:drawing>
            <wp:anchor distT="0" distB="0" distL="114300" distR="114300" simplePos="0" relativeHeight="251657728" behindDoc="0" locked="0" layoutInCell="1" allowOverlap="1" wp14:anchorId="7FA19E59" wp14:editId="7644BCE8">
              <wp:simplePos x="0" y="0"/>
              <wp:positionH relativeFrom="column">
                <wp:posOffset>0</wp:posOffset>
              </wp:positionH>
              <wp:positionV relativeFrom="paragraph">
                <wp:posOffset>1905</wp:posOffset>
              </wp:positionV>
              <wp:extent cx="1828800" cy="0"/>
              <wp:effectExtent l="9525" t="11430" r="9525" b="7620"/>
              <wp:wrapNone/>
              <wp:docPr id="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2A3BD2" id="Line 3"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pt" to="2in,.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"/>
          </w:pict>
        </mc:Fallback>
      </mc:AlternateContent>
    </w:r>
    <w:r w:rsidRPr="00E77030">
      <w:rPr>
        <w:rFonts w:hint="eastAsia"/>
        <w:b/>
        <w:sz w:val="16"/>
      </w:rPr>
      <w:t>收稿日期</w:t>
    </w:r>
    <w:r w:rsidRPr="00E77030">
      <w:rPr>
        <w:rFonts w:hint="eastAsia"/>
        <w:sz w:val="16"/>
      </w:rPr>
      <w:t>：</w:t>
    </w:r>
    <w:r w:rsidRPr="00E77030">
      <w:rPr>
        <w:rFonts w:hint="eastAsia"/>
        <w:sz w:val="16"/>
      </w:rPr>
      <w:t>20</w:t>
    </w:r>
    <w:ins w:id="172" w:author="xujiawei" w:date="2022-09-05T09:36:00Z">
      <w:r>
        <w:rPr>
          <w:rFonts w:hint="eastAsia"/>
          <w:sz w:val="16"/>
          <w:lang w:eastAsia="zh-CN"/>
        </w:rPr>
        <w:t>xx</w:t>
      </w:r>
    </w:ins>
    <w:del w:id="173" w:author="xujiawei" w:date="2022-09-05T09:36:00Z">
      <w:r w:rsidRPr="00E77030" w:rsidDel="003865BE">
        <w:rPr>
          <w:rFonts w:hint="eastAsia"/>
          <w:sz w:val="16"/>
        </w:rPr>
        <w:delText>16</w:delText>
      </w:r>
    </w:del>
    <w:r w:rsidRPr="00E77030">
      <w:rPr>
        <w:rFonts w:hint="eastAsia"/>
        <w:sz w:val="16"/>
      </w:rPr>
      <w:t>-</w:t>
    </w:r>
    <w:ins w:id="174" w:author="xujiawei" w:date="2022-09-05T09:36:00Z">
      <w:r>
        <w:rPr>
          <w:sz w:val="16"/>
        </w:rPr>
        <w:t>xx</w:t>
      </w:r>
    </w:ins>
    <w:del w:id="175" w:author="xujiawei" w:date="2022-09-05T09:36:00Z">
      <w:r w:rsidRPr="00E77030" w:rsidDel="003865BE">
        <w:rPr>
          <w:rFonts w:hint="eastAsia"/>
          <w:sz w:val="16"/>
        </w:rPr>
        <w:delText>03</w:delText>
      </w:r>
    </w:del>
    <w:r w:rsidRPr="00E77030">
      <w:rPr>
        <w:rFonts w:hint="eastAsia"/>
        <w:sz w:val="16"/>
      </w:rPr>
      <w:t>-</w:t>
    </w:r>
    <w:ins w:id="176" w:author="xujiawei" w:date="2022-09-05T09:36:00Z">
      <w:r>
        <w:rPr>
          <w:sz w:val="16"/>
        </w:rPr>
        <w:t>xx</w:t>
      </w:r>
    </w:ins>
    <w:del w:id="177" w:author="xujiawei" w:date="2022-09-05T09:36:00Z">
      <w:r w:rsidRPr="00E77030" w:rsidDel="003865BE">
        <w:rPr>
          <w:sz w:val="16"/>
        </w:rPr>
        <w:delText>1</w:delText>
      </w:r>
      <w:r w:rsidRPr="00E77030" w:rsidDel="003865BE">
        <w:rPr>
          <w:rFonts w:hint="eastAsia"/>
          <w:sz w:val="16"/>
        </w:rPr>
        <w:delText>6</w:delText>
      </w:r>
    </w:del>
    <w:r w:rsidRPr="00E77030">
      <w:rPr>
        <w:rFonts w:hint="eastAsia"/>
        <w:sz w:val="16"/>
      </w:rPr>
      <w:t>；</w:t>
    </w:r>
    <w:r w:rsidRPr="00E77030">
      <w:rPr>
        <w:rFonts w:hint="eastAsia"/>
        <w:b/>
        <w:sz w:val="16"/>
      </w:rPr>
      <w:t>修回日期</w:t>
    </w:r>
    <w:r w:rsidRPr="00E77030">
      <w:rPr>
        <w:rFonts w:hint="eastAsia"/>
        <w:sz w:val="16"/>
      </w:rPr>
      <w:t>：</w:t>
    </w:r>
    <w:r w:rsidRPr="00E77030">
      <w:rPr>
        <w:rFonts w:hint="eastAsia"/>
        <w:sz w:val="16"/>
      </w:rPr>
      <w:t>20</w:t>
    </w:r>
    <w:ins w:id="178" w:author="xujiawei" w:date="2022-09-05T09:36:00Z">
      <w:r>
        <w:rPr>
          <w:sz w:val="16"/>
        </w:rPr>
        <w:t>xx</w:t>
      </w:r>
    </w:ins>
    <w:del w:id="179" w:author="xujiawei" w:date="2022-09-05T09:36:00Z">
      <w:r w:rsidRPr="00E77030" w:rsidDel="003865BE">
        <w:rPr>
          <w:rFonts w:hint="eastAsia"/>
          <w:sz w:val="16"/>
        </w:rPr>
        <w:delText>16</w:delText>
      </w:r>
    </w:del>
    <w:r w:rsidRPr="001A5F60">
      <w:rPr>
        <w:rFonts w:hint="eastAsia"/>
        <w:sz w:val="16"/>
      </w:rPr>
      <w:t>-</w:t>
    </w:r>
    <w:ins w:id="180" w:author="xujiawei" w:date="2022-09-05T09:36:00Z">
      <w:r>
        <w:rPr>
          <w:sz w:val="16"/>
        </w:rPr>
        <w:t>xx</w:t>
      </w:r>
    </w:ins>
    <w:del w:id="181" w:author="xujiawei" w:date="2022-09-05T09:36:00Z">
      <w:r w:rsidRPr="001A5F60" w:rsidDel="003865BE">
        <w:rPr>
          <w:rFonts w:hint="eastAsia"/>
          <w:sz w:val="16"/>
        </w:rPr>
        <w:delText>04</w:delText>
      </w:r>
    </w:del>
    <w:r w:rsidRPr="001A5F60">
      <w:rPr>
        <w:rFonts w:hint="eastAsia"/>
        <w:sz w:val="16"/>
      </w:rPr>
      <w:t>-</w:t>
    </w:r>
    <w:ins w:id="182" w:author="xujiawei" w:date="2022-09-05T09:36:00Z">
      <w:r>
        <w:rPr>
          <w:sz w:val="16"/>
        </w:rPr>
        <w:t>xx</w:t>
      </w:r>
    </w:ins>
    <w:del w:id="183" w:author="xujiawei" w:date="2022-09-05T09:36:00Z">
      <w:r w:rsidRPr="001A5F60" w:rsidDel="003865BE">
        <w:rPr>
          <w:rFonts w:hint="eastAsia"/>
          <w:sz w:val="16"/>
        </w:rPr>
        <w:delText>26</w:delText>
      </w:r>
    </w:del>
    <w:r w:rsidRPr="001A5F60">
      <w:rPr>
        <w:rFonts w:hint="eastAsia"/>
        <w:sz w:val="16"/>
        <w:lang w:eastAsia="zh-CN"/>
      </w:rPr>
      <w:t xml:space="preserve">  </w:t>
    </w:r>
    <w:proofErr w:type="spellStart"/>
    <w:r w:rsidRPr="001A5F60">
      <w:rPr>
        <w:rFonts w:hint="eastAsia"/>
        <w:color w:val="FF0000"/>
        <w:sz w:val="16"/>
        <w:bdr w:val="single" w:sz="4" w:space="0" w:color="FF0000"/>
      </w:rPr>
      <w:t>六号</w:t>
    </w:r>
    <w:proofErr w:type="spellEnd"/>
  </w:p>
  <w:p w14:paraId="6CC089F8" w14:textId="77777777" w:rsidR="001154DE" w:rsidRPr="001A5F60" w:rsidDel="008F63DB" w:rsidRDefault="001154DE">
    <w:pPr>
      <w:pStyle w:val="ab"/>
      <w:ind w:left="803" w:hangingChars="500" w:hanging="803"/>
      <w:rPr>
        <w:del w:id="184" w:author="xujiawei" w:date="2022-08-09T15:28:00Z"/>
        <w:color w:val="000000"/>
        <w:sz w:val="16"/>
      </w:rPr>
    </w:pPr>
    <w:proofErr w:type="spellStart"/>
    <w:r w:rsidRPr="001A5F60">
      <w:rPr>
        <w:rFonts w:hint="eastAsia"/>
        <w:b/>
        <w:sz w:val="16"/>
      </w:rPr>
      <w:t>基金项目</w:t>
    </w:r>
    <w:proofErr w:type="spellEnd"/>
    <w:r w:rsidRPr="001A5F60">
      <w:rPr>
        <w:rFonts w:hint="eastAsia"/>
        <w:sz w:val="16"/>
      </w:rPr>
      <w:t>：</w:t>
    </w:r>
    <w:del w:id="185" w:author="xujiawei" w:date="2022-08-09T15:28:00Z">
      <w:r w:rsidRPr="001A5F60" w:rsidDel="008F63DB">
        <w:rPr>
          <w:rFonts w:hint="eastAsia"/>
          <w:color w:val="000000"/>
          <w:sz w:val="16"/>
        </w:rPr>
        <w:delText>国家自然科学基金项目（</w:delText>
      </w:r>
      <w:r w:rsidRPr="001A5F60" w:rsidDel="008F63DB">
        <w:rPr>
          <w:color w:val="000000"/>
          <w:sz w:val="16"/>
        </w:rPr>
        <w:delText>60903098</w:delText>
      </w:r>
      <w:r w:rsidRPr="001A5F60" w:rsidDel="008F63DB">
        <w:rPr>
          <w:rFonts w:hint="eastAsia"/>
          <w:color w:val="000000"/>
          <w:sz w:val="16"/>
        </w:rPr>
        <w:delText>）；吉林省</w:delText>
      </w:r>
      <w:r w:rsidRPr="001A5F60" w:rsidDel="008F63DB">
        <w:rPr>
          <w:color w:val="000000"/>
          <w:sz w:val="16"/>
        </w:rPr>
        <w:delText>工业技术研究和开发项目</w:delText>
      </w:r>
      <w:r w:rsidRPr="001A5F60" w:rsidDel="008F63DB">
        <w:rPr>
          <w:rFonts w:hint="eastAsia"/>
          <w:color w:val="000000"/>
          <w:sz w:val="16"/>
        </w:rPr>
        <w:delText>(</w:delText>
      </w:r>
      <w:r w:rsidRPr="001A5F60" w:rsidDel="008F63DB">
        <w:rPr>
          <w:color w:val="000000"/>
          <w:sz w:val="16"/>
        </w:rPr>
        <w:delText>JF2012c016-2</w:delText>
      </w:r>
      <w:r w:rsidRPr="001A5F60" w:rsidDel="008F63DB">
        <w:rPr>
          <w:rFonts w:hint="eastAsia"/>
          <w:color w:val="000000"/>
          <w:sz w:val="16"/>
        </w:rPr>
        <w:delText>)</w:delText>
      </w:r>
      <w:r w:rsidRPr="001A5F60" w:rsidDel="008F63DB">
        <w:rPr>
          <w:rFonts w:hint="eastAsia"/>
          <w:color w:val="000000"/>
          <w:sz w:val="16"/>
        </w:rPr>
        <w:delText>；吉林大学研究生创新基金项目</w:delText>
      </w:r>
      <w:r w:rsidRPr="001A5F60" w:rsidDel="008F63DB">
        <w:rPr>
          <w:rFonts w:hint="eastAsia"/>
          <w:color w:val="000000"/>
          <w:sz w:val="16"/>
        </w:rPr>
        <w:delText>(</w:delText>
      </w:r>
      <w:r w:rsidRPr="001A5F60" w:rsidDel="008F63DB">
        <w:rPr>
          <w:color w:val="000000"/>
          <w:sz w:val="16"/>
        </w:rPr>
        <w:delText>2015040</w:delText>
      </w:r>
      <w:r w:rsidRPr="001A5F60" w:rsidDel="008F63DB">
        <w:rPr>
          <w:rFonts w:hint="eastAsia"/>
          <w:color w:val="000000"/>
          <w:sz w:val="16"/>
        </w:rPr>
        <w:delText>)</w:delText>
      </w:r>
    </w:del>
  </w:p>
  <w:p w14:paraId="3179D4D9" w14:textId="77777777" w:rsidR="001154DE" w:rsidRDefault="001154DE">
    <w:pPr>
      <w:pStyle w:val="ab"/>
      <w:ind w:left="800" w:hangingChars="500" w:hanging="800"/>
      <w:rPr>
        <w:color w:val="000000"/>
        <w:sz w:val="16"/>
        <w:lang w:eastAsia="zh-CN"/>
      </w:rPr>
      <w:pPrChange w:id="186" w:author="xujiawei" w:date="2022-08-09T15:28:00Z">
        <w:pPr>
          <w:pStyle w:val="ab"/>
          <w:ind w:leftChars="405" w:left="851" w:hanging="1"/>
        </w:pPr>
      </w:pPrChange>
    </w:pPr>
    <w:del w:id="187" w:author="xujiawei" w:date="2022-08-09T15:28:00Z">
      <w:r w:rsidRPr="001A5F60" w:rsidDel="008F63DB">
        <w:rPr>
          <w:color w:val="000000"/>
          <w:sz w:val="16"/>
        </w:rPr>
        <w:delText xml:space="preserve">This work is supported by the National Natural Science Foundation of China </w:delText>
      </w:r>
      <w:r w:rsidRPr="001A5F60" w:rsidDel="008F63DB">
        <w:rPr>
          <w:rFonts w:hint="eastAsia"/>
          <w:color w:val="000000"/>
          <w:sz w:val="16"/>
        </w:rPr>
        <w:delText>(</w:delText>
      </w:r>
      <w:r w:rsidRPr="001A5F60" w:rsidDel="008F63DB">
        <w:rPr>
          <w:color w:val="000000"/>
          <w:sz w:val="16"/>
        </w:rPr>
        <w:delText>60903098), the Project of Jilin Provincial Industrial Technology Research and Development (JF2012c016-2), and the Graduate Innovation Fund of Jilin University (2015040)</w:delText>
      </w:r>
    </w:del>
    <w:r w:rsidRPr="001A5F60">
      <w:rPr>
        <w:color w:val="000000"/>
        <w:sz w:val="16"/>
      </w:rPr>
      <w:t>.</w:t>
    </w:r>
  </w:p>
  <w:p w14:paraId="29E75616" w14:textId="77777777" w:rsidR="001154DE" w:rsidRDefault="001154DE" w:rsidP="000F4DAD">
    <w:pPr>
      <w:pStyle w:val="ab"/>
      <w:ind w:leftChars="405" w:left="851" w:hanging="1"/>
      <w:rPr>
        <w:color w:val="FF0000"/>
        <w:sz w:val="16"/>
        <w:bdr w:val="single" w:sz="4" w:space="0" w:color="FF0000"/>
        <w:lang w:eastAsia="zh-CN"/>
      </w:rPr>
    </w:pPr>
    <w:r>
      <w:rPr>
        <w:rFonts w:hint="eastAsia"/>
        <w:color w:val="000000"/>
        <w:sz w:val="16"/>
        <w:lang w:eastAsia="zh-CN"/>
      </w:rPr>
      <w:t xml:space="preserve"> </w:t>
    </w:r>
    <w:del w:id="188" w:author="xujiawei" w:date="2022-08-09T15:28:00Z">
      <w:r w:rsidRPr="001A5F60" w:rsidDel="008F63DB">
        <w:rPr>
          <w:rFonts w:hint="eastAsia"/>
          <w:color w:val="FF0000"/>
          <w:sz w:val="16"/>
          <w:bdr w:val="single" w:sz="4" w:space="0" w:color="FF0000"/>
        </w:rPr>
        <w:delText>六</w:delText>
      </w:r>
      <w:r w:rsidDel="008F63DB">
        <w:rPr>
          <w:rFonts w:hint="eastAsia"/>
          <w:color w:val="FF0000"/>
          <w:sz w:val="16"/>
          <w:bdr w:val="single" w:sz="4" w:space="0" w:color="FF0000"/>
          <w:lang w:eastAsia="zh-CN"/>
        </w:rPr>
        <w:delText>号，核实准确完整的基金名称和英文翻译，用官方版本</w:delText>
      </w:r>
    </w:del>
  </w:p>
  <w:p w14:paraId="2ADE47E2" w14:textId="069DEC2A" w:rsidR="001154DE" w:rsidRPr="001A5F60" w:rsidRDefault="001154DE" w:rsidP="00994F32">
    <w:pPr>
      <w:pStyle w:val="ab"/>
      <w:rPr>
        <w:color w:val="000000"/>
        <w:sz w:val="16"/>
      </w:rPr>
    </w:pPr>
    <w:proofErr w:type="spellStart"/>
    <w:r w:rsidRPr="001A5F60">
      <w:rPr>
        <w:rFonts w:hint="eastAsia"/>
        <w:b/>
        <w:color w:val="000000"/>
        <w:sz w:val="16"/>
      </w:rPr>
      <w:t>通信</w:t>
    </w:r>
    <w:r w:rsidRPr="001A5F60">
      <w:rPr>
        <w:b/>
        <w:color w:val="000000"/>
        <w:sz w:val="16"/>
      </w:rPr>
      <w:t>作者</w:t>
    </w:r>
    <w:proofErr w:type="spellEnd"/>
    <w:r w:rsidRPr="001A5F60">
      <w:rPr>
        <w:rFonts w:hint="eastAsia"/>
        <w:color w:val="000000"/>
        <w:sz w:val="16"/>
      </w:rPr>
      <w:t>：</w:t>
    </w:r>
    <w:del w:id="189" w:author="xujiawei" w:date="2022-09-05T09:36:00Z">
      <w:r w:rsidRPr="001A5F60" w:rsidDel="005C2C43">
        <w:rPr>
          <w:color w:val="000000"/>
          <w:sz w:val="16"/>
        </w:rPr>
        <w:delText>彭涛</w:delText>
      </w:r>
      <w:r w:rsidRPr="001A5F60" w:rsidDel="005C2C43">
        <w:rPr>
          <w:rFonts w:hint="eastAsia"/>
          <w:color w:val="000000"/>
          <w:sz w:val="16"/>
        </w:rPr>
        <w:delText>（</w:delText>
      </w:r>
      <w:r w:rsidRPr="001A5F60" w:rsidDel="005C2C43">
        <w:rPr>
          <w:rFonts w:hint="eastAsia"/>
          <w:color w:val="000000"/>
          <w:sz w:val="16"/>
        </w:rPr>
        <w:delText>tpeng@jlu.edu.cn</w:delText>
      </w:r>
      <w:r w:rsidRPr="001A5F60" w:rsidDel="005C2C43">
        <w:rPr>
          <w:color w:val="000000"/>
          <w:sz w:val="16"/>
        </w:rPr>
        <w:delText>）</w:delText>
      </w:r>
    </w:del>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D4B5F5" w14:textId="77777777" w:rsidR="001154DE" w:rsidRDefault="001154DE">
    <w:pPr>
      <w:pStyle w:val="a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14DE6F" w14:textId="77777777" w:rsidR="001154DE" w:rsidRDefault="001154DE">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BAE6A3" w14:textId="77777777" w:rsidR="00331395" w:rsidRDefault="00331395">
      <w:r>
        <w:separator/>
      </w:r>
    </w:p>
  </w:footnote>
  <w:footnote w:type="continuationSeparator" w:id="0">
    <w:p w14:paraId="096ACC7C" w14:textId="77777777" w:rsidR="00331395" w:rsidRDefault="003313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991D97" w14:textId="77777777" w:rsidR="001154DE" w:rsidRPr="00C873A9" w:rsidRDefault="001154DE" w:rsidP="00C873A9">
    <w:pPr>
      <w:pStyle w:val="aa"/>
      <w:pBdr>
        <w:bottom w:val="single" w:sz="6" w:space="0" w:color="auto"/>
      </w:pBdr>
      <w:jc w:val="right"/>
    </w:pPr>
    <w:r>
      <w:rPr>
        <w:rFonts w:hint="eastAsia"/>
      </w:rPr>
      <w:t xml:space="preserve">　计　算　机　</w:t>
    </w:r>
    <w:proofErr w:type="gramStart"/>
    <w:r>
      <w:rPr>
        <w:rFonts w:hint="eastAsia"/>
      </w:rPr>
      <w:t>研</w:t>
    </w:r>
    <w:proofErr w:type="gramEnd"/>
    <w:r>
      <w:rPr>
        <w:rFonts w:hint="eastAsia"/>
      </w:rPr>
      <w:t xml:space="preserve">　究　与　发　展</w:t>
    </w:r>
    <w:proofErr w:type="gramStart"/>
    <w:r>
      <w:rPr>
        <w:rFonts w:hint="eastAsia"/>
      </w:rPr>
      <w:t xml:space="preserve">　　　　　　　　　　　　　　　　</w:t>
    </w:r>
    <w:proofErr w:type="gramEnd"/>
    <w:r>
      <w:rPr>
        <w:rFonts w:hint="eastAsia"/>
      </w:rPr>
      <w:t>201</w:t>
    </w:r>
    <w:r>
      <w:t>6</w:t>
    </w:r>
    <w:r>
      <w:rPr>
        <w:rFonts w:hint="eastAsia"/>
      </w:rPr>
      <w:t>年</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F567C2" w14:textId="77777777" w:rsidR="001154DE" w:rsidRDefault="001154DE" w:rsidP="00C873A9">
    <w:pPr>
      <w:pStyle w:val="aa"/>
      <w:jc w:val="both"/>
    </w:pPr>
    <w:del w:id="170" w:author="xujiawei" w:date="2022-09-06T16:20:00Z">
      <w:r w:rsidDel="00634CAE">
        <w:rPr>
          <w:rFonts w:hint="eastAsia"/>
        </w:rPr>
        <w:delText>计　算　机　研　究　与　发　展</w:delText>
      </w:r>
    </w:del>
    <w:r>
      <w:rPr>
        <w:rFonts w:hint="eastAsia"/>
      </w:rPr>
      <w:t xml:space="preserve">　　　　　　　　　　　　　　　</w:t>
    </w:r>
    <w:r>
      <w:rPr>
        <w:rFonts w:hint="eastAsia"/>
      </w:rPr>
      <w:t xml:space="preserve">              DOI:10.7544/issn1000-1239.</w:t>
    </w:r>
    <w:proofErr w:type="gramStart"/>
    <w:r>
      <w:rPr>
        <w:rFonts w:hint="eastAsia"/>
      </w:rPr>
      <w:t>201</w:t>
    </w:r>
    <w:r>
      <w:t>9</w:t>
    </w:r>
    <w:r>
      <w:rPr>
        <w:rFonts w:hint="eastAsia"/>
      </w:rPr>
      <w:t>.*</w:t>
    </w:r>
    <w:proofErr w:type="gramEnd"/>
    <w:r>
      <w:rPr>
        <w:rFonts w:hint="eastAsia"/>
      </w:rPr>
      <w:t>*******</w:t>
    </w:r>
  </w:p>
  <w:p w14:paraId="3B9A4C27" w14:textId="77777777" w:rsidR="001154DE" w:rsidRDefault="001154DE" w:rsidP="00C873A9">
    <w:pPr>
      <w:pStyle w:val="aa"/>
    </w:pPr>
    <w:del w:id="171" w:author="xujiawei" w:date="2022-09-06T16:21:00Z">
      <w:r w:rsidDel="00B4480A">
        <w:rPr>
          <w:rFonts w:hint="eastAsia"/>
        </w:rPr>
        <w:delText>Journal of Computer Research and Development</w:delText>
      </w:r>
    </w:del>
    <w:r>
      <w:rPr>
        <w:rFonts w:hint="eastAsia"/>
      </w:rPr>
      <w:t xml:space="preserve">                 </w:t>
    </w:r>
    <w:r>
      <w:rPr>
        <w:rFonts w:hint="eastAsia"/>
      </w:rPr>
      <w:t xml:space="preserve">　　</w:t>
    </w:r>
    <w:r>
      <w:rPr>
        <w:rFonts w:hint="eastAsia"/>
      </w:rPr>
      <w:t xml:space="preserve">                                    </w:t>
    </w:r>
    <w:r>
      <w:rPr>
        <w:rFonts w:hint="eastAsia"/>
      </w:rPr>
      <w:t>卷</w:t>
    </w:r>
    <w:r>
      <w:rPr>
        <w:rFonts w:hint="eastAsia"/>
      </w:rPr>
      <w:t>(</w:t>
    </w:r>
    <w:r>
      <w:rPr>
        <w:rFonts w:hint="eastAsia"/>
      </w:rPr>
      <w:t>期</w:t>
    </w:r>
    <w:r>
      <w:rPr>
        <w:rFonts w:hint="eastAsia"/>
      </w:rPr>
      <w:t>):</w:t>
    </w:r>
    <w:r>
      <w:rPr>
        <w:rFonts w:hint="eastAsia"/>
      </w:rPr>
      <w:t>起止页</w:t>
    </w:r>
    <w:r>
      <w:rPr>
        <w:rFonts w:hint="eastAsia"/>
      </w:rPr>
      <w:t>,</w:t>
    </w:r>
    <w:r>
      <w:rPr>
        <w:rFonts w:hint="eastAsia"/>
      </w:rPr>
      <w:t>年</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77E6E6" w14:textId="77777777" w:rsidR="001154DE" w:rsidRDefault="001154DE">
    <w:pPr>
      <w:pStyle w:val="aa"/>
      <w:jc w:val="right"/>
    </w:pPr>
    <w:r>
      <w:rPr>
        <w:rStyle w:val="ad"/>
      </w:rPr>
      <w:fldChar w:fldCharType="begin"/>
    </w:r>
    <w:r>
      <w:rPr>
        <w:rStyle w:val="ad"/>
      </w:rPr>
      <w:instrText xml:space="preserve"> PAGE </w:instrText>
    </w:r>
    <w:r>
      <w:rPr>
        <w:rStyle w:val="ad"/>
      </w:rPr>
      <w:fldChar w:fldCharType="separate"/>
    </w:r>
    <w:r>
      <w:rPr>
        <w:rStyle w:val="ad"/>
        <w:noProof/>
      </w:rPr>
      <w:t>6</w:t>
    </w:r>
    <w:r>
      <w:rPr>
        <w:rStyle w:val="ad"/>
      </w:rPr>
      <w:fldChar w:fldCharType="end"/>
    </w:r>
    <w:proofErr w:type="gramStart"/>
    <w:r>
      <w:rPr>
        <w:rFonts w:hint="eastAsia"/>
      </w:rPr>
      <w:t xml:space="preserve">　　　　　　　　　　　　　　　　　　　　</w:t>
    </w:r>
    <w:proofErr w:type="gramEnd"/>
    <w:r>
      <w:rPr>
        <w:rFonts w:hint="eastAsia"/>
      </w:rPr>
      <w:t xml:space="preserve">计　算　机　</w:t>
    </w:r>
    <w:proofErr w:type="gramStart"/>
    <w:r>
      <w:rPr>
        <w:rFonts w:hint="eastAsia"/>
      </w:rPr>
      <w:t>研</w:t>
    </w:r>
    <w:proofErr w:type="gramEnd"/>
    <w:r>
      <w:rPr>
        <w:rFonts w:hint="eastAsia"/>
      </w:rPr>
      <w:t xml:space="preserve">　究　与　发　展</w:t>
    </w:r>
    <w:proofErr w:type="gramStart"/>
    <w:r>
      <w:rPr>
        <w:rFonts w:hint="eastAsia"/>
      </w:rPr>
      <w:t xml:space="preserve">　　　　　　　　　　　　　　　　</w:t>
    </w:r>
    <w:proofErr w:type="gramEnd"/>
    <w:r>
      <w:rPr>
        <w:rFonts w:hint="eastAsia"/>
      </w:rPr>
      <w:t>201</w:t>
    </w:r>
    <w:r>
      <w:t>6</w:t>
    </w:r>
    <w:r>
      <w:rPr>
        <w:rFonts w:hint="eastAsia"/>
      </w:rPr>
      <w:t>年</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2C2C19"/>
    <w:multiLevelType w:val="hybridMultilevel"/>
    <w:tmpl w:val="EBEC5F46"/>
    <w:lvl w:ilvl="0" w:tplc="F5322252">
      <w:start w:val="1"/>
      <w:numFmt w:val="decimal"/>
      <w:lvlText w:val="%1)"/>
      <w:lvlJc w:val="left"/>
      <w:pPr>
        <w:ind w:left="719" w:hanging="360"/>
      </w:pPr>
      <w:rPr>
        <w:rFonts w:hint="default"/>
      </w:rPr>
    </w:lvl>
    <w:lvl w:ilvl="1" w:tplc="04090019" w:tentative="1">
      <w:start w:val="1"/>
      <w:numFmt w:val="lowerLetter"/>
      <w:lvlText w:val="%2)"/>
      <w:lvlJc w:val="left"/>
      <w:pPr>
        <w:ind w:left="1199" w:hanging="420"/>
      </w:pPr>
    </w:lvl>
    <w:lvl w:ilvl="2" w:tplc="0409001B" w:tentative="1">
      <w:start w:val="1"/>
      <w:numFmt w:val="lowerRoman"/>
      <w:lvlText w:val="%3."/>
      <w:lvlJc w:val="right"/>
      <w:pPr>
        <w:ind w:left="1619" w:hanging="420"/>
      </w:pPr>
    </w:lvl>
    <w:lvl w:ilvl="3" w:tplc="0409000F" w:tentative="1">
      <w:start w:val="1"/>
      <w:numFmt w:val="decimal"/>
      <w:lvlText w:val="%4."/>
      <w:lvlJc w:val="left"/>
      <w:pPr>
        <w:ind w:left="2039" w:hanging="420"/>
      </w:pPr>
    </w:lvl>
    <w:lvl w:ilvl="4" w:tplc="04090019" w:tentative="1">
      <w:start w:val="1"/>
      <w:numFmt w:val="lowerLetter"/>
      <w:lvlText w:val="%5)"/>
      <w:lvlJc w:val="left"/>
      <w:pPr>
        <w:ind w:left="2459" w:hanging="420"/>
      </w:pPr>
    </w:lvl>
    <w:lvl w:ilvl="5" w:tplc="0409001B" w:tentative="1">
      <w:start w:val="1"/>
      <w:numFmt w:val="lowerRoman"/>
      <w:lvlText w:val="%6."/>
      <w:lvlJc w:val="right"/>
      <w:pPr>
        <w:ind w:left="2879" w:hanging="420"/>
      </w:pPr>
    </w:lvl>
    <w:lvl w:ilvl="6" w:tplc="0409000F" w:tentative="1">
      <w:start w:val="1"/>
      <w:numFmt w:val="decimal"/>
      <w:lvlText w:val="%7."/>
      <w:lvlJc w:val="left"/>
      <w:pPr>
        <w:ind w:left="3299" w:hanging="420"/>
      </w:pPr>
    </w:lvl>
    <w:lvl w:ilvl="7" w:tplc="04090019" w:tentative="1">
      <w:start w:val="1"/>
      <w:numFmt w:val="lowerLetter"/>
      <w:lvlText w:val="%8)"/>
      <w:lvlJc w:val="left"/>
      <w:pPr>
        <w:ind w:left="3719" w:hanging="420"/>
      </w:pPr>
    </w:lvl>
    <w:lvl w:ilvl="8" w:tplc="0409001B" w:tentative="1">
      <w:start w:val="1"/>
      <w:numFmt w:val="lowerRoman"/>
      <w:lvlText w:val="%9."/>
      <w:lvlJc w:val="right"/>
      <w:pPr>
        <w:ind w:left="4139" w:hanging="420"/>
      </w:pPr>
    </w:lvl>
  </w:abstractNum>
  <w:abstractNum w:abstractNumId="1" w15:restartNumberingAfterBreak="0">
    <w:nsid w:val="26861EC2"/>
    <w:multiLevelType w:val="multilevel"/>
    <w:tmpl w:val="0406C632"/>
    <w:lvl w:ilvl="0">
      <w:start w:val="1"/>
      <w:numFmt w:val="decimal"/>
      <w:lvlText w:val="%1."/>
      <w:lvlJc w:val="left"/>
      <w:pPr>
        <w:tabs>
          <w:tab w:val="num" w:pos="360"/>
        </w:tabs>
        <w:ind w:left="360" w:hanging="360"/>
      </w:pPr>
      <w:rPr>
        <w:rFonts w:hint="eastAsia"/>
      </w:rPr>
    </w:lvl>
    <w:lvl w:ilvl="1">
      <w:numFmt w:val="none"/>
      <w:lvlText w:val=""/>
      <w:lvlJc w:val="left"/>
      <w:pPr>
        <w:tabs>
          <w:tab w:val="num" w:pos="360"/>
        </w:tabs>
      </w:pPr>
    </w:lvl>
    <w:lvl w:ilvl="2">
      <w:numFmt w:val="none"/>
      <w:lvlText w:val=""/>
      <w:lvlJc w:val="left"/>
      <w:pPr>
        <w:tabs>
          <w:tab w:val="num" w:pos="360"/>
        </w:tabs>
      </w:pPr>
    </w:lvl>
    <w:lvl w:ilvl="3">
      <w:numFmt w:val="none"/>
      <w:lvlText w:val=""/>
      <w:lvlJc w:val="left"/>
      <w:pPr>
        <w:tabs>
          <w:tab w:val="num" w:pos="360"/>
        </w:tabs>
      </w:pPr>
    </w:lvl>
    <w:lvl w:ilvl="4">
      <w:numFmt w:val="none"/>
      <w:lvlText w:val=""/>
      <w:lvlJc w:val="left"/>
      <w:pPr>
        <w:tabs>
          <w:tab w:val="num" w:pos="360"/>
        </w:tabs>
      </w:pPr>
    </w:lvl>
    <w:lvl w:ilvl="5">
      <w:numFmt w:val="none"/>
      <w:lvlText w:val=""/>
      <w:lvlJc w:val="left"/>
      <w:pPr>
        <w:tabs>
          <w:tab w:val="num" w:pos="360"/>
        </w:tabs>
      </w:pPr>
    </w:lvl>
    <w:lvl w:ilvl="6">
      <w:numFmt w:val="none"/>
      <w:lvlText w:val=""/>
      <w:lvlJc w:val="left"/>
      <w:pPr>
        <w:tabs>
          <w:tab w:val="num" w:pos="360"/>
        </w:tabs>
      </w:pPr>
    </w:lvl>
    <w:lvl w:ilvl="7">
      <w:numFmt w:val="none"/>
      <w:lvlText w:val=""/>
      <w:lvlJc w:val="left"/>
      <w:pPr>
        <w:tabs>
          <w:tab w:val="num" w:pos="360"/>
        </w:tabs>
      </w:pPr>
    </w:lvl>
    <w:lvl w:ilvl="8">
      <w:start w:val="1"/>
      <w:numFmt w:val="decimal"/>
      <w:isLgl/>
      <w:lvlText w:val="%3.%4.%5.%6.%7.%8.%9."/>
      <w:lvlJc w:val="left"/>
      <w:pPr>
        <w:tabs>
          <w:tab w:val="num" w:pos="1440"/>
        </w:tabs>
        <w:ind w:left="1440" w:hanging="1440"/>
      </w:pPr>
      <w:rPr>
        <w:rFonts w:hint="eastAsia"/>
      </w:rPr>
    </w:lvl>
  </w:abstractNum>
  <w:abstractNum w:abstractNumId="2" w15:restartNumberingAfterBreak="0">
    <w:nsid w:val="2A8A3A0B"/>
    <w:multiLevelType w:val="hybridMultilevel"/>
    <w:tmpl w:val="3EBE9368"/>
    <w:lvl w:ilvl="0" w:tplc="FE9C52F6">
      <w:start w:val="2"/>
      <w:numFmt w:val="decimalEnclosedCircle"/>
      <w:lvlText w:val="%1"/>
      <w:lvlJc w:val="left"/>
      <w:pPr>
        <w:ind w:left="780" w:hanging="360"/>
      </w:pPr>
      <w:rPr>
        <w:rFonts w:ascii="宋体" w:hAnsi="宋体" w:hint="default"/>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1746A74"/>
    <w:multiLevelType w:val="hybridMultilevel"/>
    <w:tmpl w:val="940AA8BC"/>
    <w:lvl w:ilvl="0" w:tplc="3F647298">
      <w:start w:val="2"/>
      <w:numFmt w:val="decimalEnclosedCircle"/>
      <w:lvlText w:val="%1"/>
      <w:lvlJc w:val="left"/>
      <w:pPr>
        <w:ind w:left="720" w:hanging="360"/>
      </w:pPr>
      <w:rPr>
        <w:rFonts w:ascii="宋体" w:hAnsi="宋体" w:hint="default"/>
        <w:sz w:val="21"/>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3BCF35E3"/>
    <w:multiLevelType w:val="hybridMultilevel"/>
    <w:tmpl w:val="F950F332"/>
    <w:lvl w:ilvl="0" w:tplc="DBCCE0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EBF4A92"/>
    <w:multiLevelType w:val="hybridMultilevel"/>
    <w:tmpl w:val="0AE4506A"/>
    <w:lvl w:ilvl="0" w:tplc="C0E4739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FFB0C62"/>
    <w:multiLevelType w:val="multilevel"/>
    <w:tmpl w:val="9A54FE94"/>
    <w:lvl w:ilvl="0">
      <w:start w:val="4"/>
      <w:numFmt w:val="decimal"/>
      <w:lvlText w:val="%1"/>
      <w:lvlJc w:val="left"/>
      <w:pPr>
        <w:tabs>
          <w:tab w:val="num" w:pos="360"/>
        </w:tabs>
        <w:ind w:left="360" w:hanging="360"/>
      </w:pPr>
      <w:rPr>
        <w:rFonts w:hint="eastAsia"/>
      </w:rPr>
    </w:lvl>
    <w:lvl w:ilvl="1">
      <w:start w:val="2"/>
      <w:numFmt w:val="decimal"/>
      <w:lvlText w:val="%1.%2"/>
      <w:lvlJc w:val="left"/>
      <w:pPr>
        <w:tabs>
          <w:tab w:val="num" w:pos="360"/>
        </w:tabs>
        <w:ind w:left="360" w:hanging="360"/>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720"/>
        </w:tabs>
        <w:ind w:left="720" w:hanging="720"/>
      </w:pPr>
      <w:rPr>
        <w:rFonts w:hint="eastAsia"/>
      </w:rPr>
    </w:lvl>
    <w:lvl w:ilvl="4">
      <w:start w:val="1"/>
      <w:numFmt w:val="decimal"/>
      <w:lvlText w:val="%1.%2.%3.%4.%5"/>
      <w:lvlJc w:val="left"/>
      <w:pPr>
        <w:tabs>
          <w:tab w:val="num" w:pos="1080"/>
        </w:tabs>
        <w:ind w:left="1080" w:hanging="1080"/>
      </w:pPr>
      <w:rPr>
        <w:rFonts w:hint="eastAsia"/>
      </w:rPr>
    </w:lvl>
    <w:lvl w:ilvl="5">
      <w:start w:val="1"/>
      <w:numFmt w:val="decimal"/>
      <w:lvlText w:val="%1.%2.%3.%4.%5.%6"/>
      <w:lvlJc w:val="left"/>
      <w:pPr>
        <w:tabs>
          <w:tab w:val="num" w:pos="1080"/>
        </w:tabs>
        <w:ind w:left="1080" w:hanging="1080"/>
      </w:pPr>
      <w:rPr>
        <w:rFonts w:hint="eastAsia"/>
      </w:rPr>
    </w:lvl>
    <w:lvl w:ilvl="6">
      <w:start w:val="1"/>
      <w:numFmt w:val="decimal"/>
      <w:lvlText w:val="%1.%2.%3.%4.%5.%6.%7"/>
      <w:lvlJc w:val="left"/>
      <w:pPr>
        <w:tabs>
          <w:tab w:val="num" w:pos="1080"/>
        </w:tabs>
        <w:ind w:left="1080" w:hanging="1080"/>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440"/>
        </w:tabs>
        <w:ind w:left="1440" w:hanging="1440"/>
      </w:pPr>
      <w:rPr>
        <w:rFonts w:hint="eastAsia"/>
      </w:rPr>
    </w:lvl>
  </w:abstractNum>
  <w:abstractNum w:abstractNumId="7" w15:restartNumberingAfterBreak="0">
    <w:nsid w:val="550855F3"/>
    <w:multiLevelType w:val="hybridMultilevel"/>
    <w:tmpl w:val="441443DA"/>
    <w:lvl w:ilvl="0" w:tplc="E8DCCBC0">
      <w:start w:val="3"/>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5D5F4FFE"/>
    <w:multiLevelType w:val="hybridMultilevel"/>
    <w:tmpl w:val="2E2A58F6"/>
    <w:lvl w:ilvl="0" w:tplc="68B8B802">
      <w:start w:val="1"/>
      <w:numFmt w:val="decimal"/>
      <w:lvlText w:val="%1."/>
      <w:lvlJc w:val="right"/>
      <w:pPr>
        <w:ind w:left="170" w:hanging="57"/>
      </w:pPr>
      <w:rPr>
        <w:rFonts w:ascii="Times New Roman" w:hAnsi="Times New Roman" w:cs="Times New Roman"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EC03CB7"/>
    <w:multiLevelType w:val="hybridMultilevel"/>
    <w:tmpl w:val="19FE7EE0"/>
    <w:lvl w:ilvl="0" w:tplc="B59E0550">
      <w:start w:val="1"/>
      <w:numFmt w:val="decimalEnclosedCircle"/>
      <w:lvlText w:val="%1"/>
      <w:lvlJc w:val="left"/>
      <w:pPr>
        <w:ind w:left="780" w:hanging="360"/>
      </w:pPr>
      <w:rPr>
        <w:rFonts w:ascii="宋体" w:hAnsi="宋体" w:hint="default"/>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656E7614"/>
    <w:multiLevelType w:val="hybridMultilevel"/>
    <w:tmpl w:val="70587652"/>
    <w:lvl w:ilvl="0" w:tplc="C99AC95C">
      <w:start w:val="5"/>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67D64FAB"/>
    <w:multiLevelType w:val="hybridMultilevel"/>
    <w:tmpl w:val="74D0CD08"/>
    <w:lvl w:ilvl="0" w:tplc="41467C98">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68611A87"/>
    <w:multiLevelType w:val="hybridMultilevel"/>
    <w:tmpl w:val="EC10EA64"/>
    <w:lvl w:ilvl="0" w:tplc="D8F6F1BA">
      <w:start w:val="1"/>
      <w:numFmt w:val="decimal"/>
      <w:lvlText w:val="(%1)"/>
      <w:lvlJc w:val="left"/>
      <w:pPr>
        <w:ind w:left="340" w:hanging="34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BB67F40"/>
    <w:multiLevelType w:val="hybridMultilevel"/>
    <w:tmpl w:val="907081F0"/>
    <w:lvl w:ilvl="0" w:tplc="8D8804B2">
      <w:start w:val="1"/>
      <w:numFmt w:val="decimal"/>
      <w:lvlText w:val="[%1]"/>
      <w:lvlJc w:val="right"/>
      <w:pPr>
        <w:ind w:left="227" w:hanging="57"/>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CF013A0"/>
    <w:multiLevelType w:val="hybridMultilevel"/>
    <w:tmpl w:val="73E0CA12"/>
    <w:lvl w:ilvl="0" w:tplc="A864B60E">
      <w:start w:val="1"/>
      <w:numFmt w:val="decimalEnclosedCircle"/>
      <w:lvlText w:val="%1"/>
      <w:lvlJc w:val="left"/>
      <w:pPr>
        <w:ind w:left="720" w:hanging="360"/>
      </w:pPr>
      <w:rPr>
        <w:rFonts w:ascii="宋体" w:hint="default"/>
        <w:sz w:val="21"/>
        <w:szCs w:val="21"/>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6F240548"/>
    <w:multiLevelType w:val="hybridMultilevel"/>
    <w:tmpl w:val="52E0F18E"/>
    <w:lvl w:ilvl="0" w:tplc="41467C98">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6F653914"/>
    <w:multiLevelType w:val="hybridMultilevel"/>
    <w:tmpl w:val="CFE05854"/>
    <w:lvl w:ilvl="0" w:tplc="B3C0435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0872891"/>
    <w:multiLevelType w:val="hybridMultilevel"/>
    <w:tmpl w:val="A1969FD2"/>
    <w:lvl w:ilvl="0" w:tplc="F7480B36">
      <w:start w:val="1"/>
      <w:numFmt w:val="decimal"/>
      <w:lvlText w:val="%1．"/>
      <w:lvlJc w:val="left"/>
      <w:pPr>
        <w:tabs>
          <w:tab w:val="num" w:pos="360"/>
        </w:tabs>
        <w:ind w:left="360" w:hanging="360"/>
      </w:pPr>
      <w:rPr>
        <w:rFonts w:hint="eastAsia"/>
      </w:rPr>
    </w:lvl>
    <w:lvl w:ilvl="1" w:tplc="B29819E6">
      <w:start w:val="1"/>
      <w:numFmt w:val="decimal"/>
      <w:lvlText w:val="%2."/>
      <w:lvlJc w:val="left"/>
      <w:pPr>
        <w:tabs>
          <w:tab w:val="num" w:pos="780"/>
        </w:tabs>
        <w:ind w:left="780" w:hanging="36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1"/>
  </w:num>
  <w:num w:numId="2">
    <w:abstractNumId w:val="17"/>
  </w:num>
  <w:num w:numId="3">
    <w:abstractNumId w:val="11"/>
  </w:num>
  <w:num w:numId="4">
    <w:abstractNumId w:val="15"/>
  </w:num>
  <w:num w:numId="5">
    <w:abstractNumId w:val="10"/>
  </w:num>
  <w:num w:numId="6">
    <w:abstractNumId w:val="6"/>
  </w:num>
  <w:num w:numId="7">
    <w:abstractNumId w:val="7"/>
  </w:num>
  <w:num w:numId="8">
    <w:abstractNumId w:val="12"/>
  </w:num>
  <w:num w:numId="9">
    <w:abstractNumId w:val="4"/>
  </w:num>
  <w:num w:numId="10">
    <w:abstractNumId w:val="13"/>
  </w:num>
  <w:num w:numId="11">
    <w:abstractNumId w:val="8"/>
  </w:num>
  <w:num w:numId="12">
    <w:abstractNumId w:val="5"/>
  </w:num>
  <w:num w:numId="13">
    <w:abstractNumId w:val="14"/>
  </w:num>
  <w:num w:numId="14">
    <w:abstractNumId w:val="3"/>
  </w:num>
  <w:num w:numId="15">
    <w:abstractNumId w:val="9"/>
  </w:num>
  <w:num w:numId="16">
    <w:abstractNumId w:val="2"/>
  </w:num>
  <w:num w:numId="17">
    <w:abstractNumId w:val="16"/>
  </w:num>
  <w:num w:numId="1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xujiawei">
    <w15:presenceInfo w15:providerId="Windows Live" w15:userId="0ee7f967c4cc6fbd"/>
  </w15:person>
  <w15:person w15:author="许佳炜">
    <w15:presenceInfo w15:providerId="Windows Live" w15:userId="0ee7f967c4cc6fb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trackRevision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dxpsrdro0a2z7e9ta95tfx4erzzav090dft&quot;&gt;My EndNote Library&lt;record-ids&gt;&lt;item&gt;3&lt;/item&gt;&lt;item&gt;7&lt;/item&gt;&lt;item&gt;25&lt;/item&gt;&lt;item&gt;26&lt;/item&gt;&lt;item&gt;27&lt;/item&gt;&lt;item&gt;30&lt;/item&gt;&lt;item&gt;31&lt;/item&gt;&lt;item&gt;32&lt;/item&gt;&lt;item&gt;33&lt;/item&gt;&lt;item&gt;34&lt;/item&gt;&lt;item&gt;35&lt;/item&gt;&lt;item&gt;36&lt;/item&gt;&lt;item&gt;37&lt;/item&gt;&lt;item&gt;38&lt;/item&gt;&lt;item&gt;39&lt;/item&gt;&lt;item&gt;40&lt;/item&gt;&lt;item&gt;41&lt;/item&gt;&lt;item&gt;42&lt;/item&gt;&lt;/record-ids&gt;&lt;/item&gt;&lt;/Libraries&gt;"/>
  </w:docVars>
  <w:rsids>
    <w:rsidRoot w:val="00D04369"/>
    <w:rsid w:val="00000037"/>
    <w:rsid w:val="000010F5"/>
    <w:rsid w:val="00002556"/>
    <w:rsid w:val="000025DC"/>
    <w:rsid w:val="0000296C"/>
    <w:rsid w:val="0000301B"/>
    <w:rsid w:val="000030EE"/>
    <w:rsid w:val="000031FB"/>
    <w:rsid w:val="00003DE3"/>
    <w:rsid w:val="00004FDA"/>
    <w:rsid w:val="00005188"/>
    <w:rsid w:val="0000554A"/>
    <w:rsid w:val="00005F90"/>
    <w:rsid w:val="000122D8"/>
    <w:rsid w:val="0001266F"/>
    <w:rsid w:val="00013692"/>
    <w:rsid w:val="000144FA"/>
    <w:rsid w:val="00014916"/>
    <w:rsid w:val="000154E4"/>
    <w:rsid w:val="0001662B"/>
    <w:rsid w:val="00017F57"/>
    <w:rsid w:val="00020AFE"/>
    <w:rsid w:val="00022BE5"/>
    <w:rsid w:val="00022D46"/>
    <w:rsid w:val="00022F07"/>
    <w:rsid w:val="00023843"/>
    <w:rsid w:val="00024D01"/>
    <w:rsid w:val="000263FD"/>
    <w:rsid w:val="00026A25"/>
    <w:rsid w:val="00030A47"/>
    <w:rsid w:val="00030EC2"/>
    <w:rsid w:val="00031E60"/>
    <w:rsid w:val="000323B1"/>
    <w:rsid w:val="00032ABC"/>
    <w:rsid w:val="00032B91"/>
    <w:rsid w:val="00033ACC"/>
    <w:rsid w:val="0003698D"/>
    <w:rsid w:val="00040D40"/>
    <w:rsid w:val="00041C79"/>
    <w:rsid w:val="00041C90"/>
    <w:rsid w:val="00041CFC"/>
    <w:rsid w:val="00042878"/>
    <w:rsid w:val="00042D86"/>
    <w:rsid w:val="00042F26"/>
    <w:rsid w:val="0004372C"/>
    <w:rsid w:val="00044106"/>
    <w:rsid w:val="00044213"/>
    <w:rsid w:val="00044413"/>
    <w:rsid w:val="00044A55"/>
    <w:rsid w:val="00044B8C"/>
    <w:rsid w:val="00045AAA"/>
    <w:rsid w:val="00045F6A"/>
    <w:rsid w:val="00046222"/>
    <w:rsid w:val="00050703"/>
    <w:rsid w:val="00050E3E"/>
    <w:rsid w:val="000511A6"/>
    <w:rsid w:val="00051AC8"/>
    <w:rsid w:val="000534B1"/>
    <w:rsid w:val="00053B72"/>
    <w:rsid w:val="00053D0B"/>
    <w:rsid w:val="00056815"/>
    <w:rsid w:val="0005687D"/>
    <w:rsid w:val="00056B68"/>
    <w:rsid w:val="00061357"/>
    <w:rsid w:val="000633AD"/>
    <w:rsid w:val="00064407"/>
    <w:rsid w:val="000648C9"/>
    <w:rsid w:val="000662DB"/>
    <w:rsid w:val="000677AE"/>
    <w:rsid w:val="000701E6"/>
    <w:rsid w:val="00071B6D"/>
    <w:rsid w:val="0007217A"/>
    <w:rsid w:val="0007406D"/>
    <w:rsid w:val="00074BEB"/>
    <w:rsid w:val="000773DC"/>
    <w:rsid w:val="00077B90"/>
    <w:rsid w:val="00080E6C"/>
    <w:rsid w:val="00080EEA"/>
    <w:rsid w:val="0008148B"/>
    <w:rsid w:val="000840EB"/>
    <w:rsid w:val="00084145"/>
    <w:rsid w:val="00084528"/>
    <w:rsid w:val="0008531F"/>
    <w:rsid w:val="00085476"/>
    <w:rsid w:val="0008548F"/>
    <w:rsid w:val="00086120"/>
    <w:rsid w:val="0008630D"/>
    <w:rsid w:val="00090210"/>
    <w:rsid w:val="0009041C"/>
    <w:rsid w:val="00090D22"/>
    <w:rsid w:val="00091650"/>
    <w:rsid w:val="00092333"/>
    <w:rsid w:val="00093BC4"/>
    <w:rsid w:val="000955E0"/>
    <w:rsid w:val="00095DDA"/>
    <w:rsid w:val="00096038"/>
    <w:rsid w:val="000967B3"/>
    <w:rsid w:val="00097ED5"/>
    <w:rsid w:val="000A09E3"/>
    <w:rsid w:val="000A189A"/>
    <w:rsid w:val="000A1B7A"/>
    <w:rsid w:val="000A38A5"/>
    <w:rsid w:val="000A4C1F"/>
    <w:rsid w:val="000A4F90"/>
    <w:rsid w:val="000A5245"/>
    <w:rsid w:val="000B1521"/>
    <w:rsid w:val="000B1643"/>
    <w:rsid w:val="000B1FDC"/>
    <w:rsid w:val="000B2479"/>
    <w:rsid w:val="000B3887"/>
    <w:rsid w:val="000B39E3"/>
    <w:rsid w:val="000B48C1"/>
    <w:rsid w:val="000B4DD6"/>
    <w:rsid w:val="000B4EB4"/>
    <w:rsid w:val="000B5765"/>
    <w:rsid w:val="000B5D1E"/>
    <w:rsid w:val="000B5D40"/>
    <w:rsid w:val="000B6CF9"/>
    <w:rsid w:val="000B7A3F"/>
    <w:rsid w:val="000C0290"/>
    <w:rsid w:val="000C07F4"/>
    <w:rsid w:val="000C2D29"/>
    <w:rsid w:val="000C357C"/>
    <w:rsid w:val="000C4736"/>
    <w:rsid w:val="000C4810"/>
    <w:rsid w:val="000C4E81"/>
    <w:rsid w:val="000C644A"/>
    <w:rsid w:val="000C7156"/>
    <w:rsid w:val="000C76EF"/>
    <w:rsid w:val="000C7709"/>
    <w:rsid w:val="000C78E8"/>
    <w:rsid w:val="000C7961"/>
    <w:rsid w:val="000C7A70"/>
    <w:rsid w:val="000C7E05"/>
    <w:rsid w:val="000D0035"/>
    <w:rsid w:val="000D2774"/>
    <w:rsid w:val="000D36A3"/>
    <w:rsid w:val="000D4C98"/>
    <w:rsid w:val="000D5A4D"/>
    <w:rsid w:val="000D656F"/>
    <w:rsid w:val="000D77A8"/>
    <w:rsid w:val="000D77D9"/>
    <w:rsid w:val="000E05FE"/>
    <w:rsid w:val="000E147E"/>
    <w:rsid w:val="000E21F7"/>
    <w:rsid w:val="000E230E"/>
    <w:rsid w:val="000E256D"/>
    <w:rsid w:val="000E2F00"/>
    <w:rsid w:val="000E2F33"/>
    <w:rsid w:val="000E41EE"/>
    <w:rsid w:val="000E4322"/>
    <w:rsid w:val="000E5371"/>
    <w:rsid w:val="000E5E56"/>
    <w:rsid w:val="000E6712"/>
    <w:rsid w:val="000E7101"/>
    <w:rsid w:val="000E7629"/>
    <w:rsid w:val="000E7A43"/>
    <w:rsid w:val="000F1A05"/>
    <w:rsid w:val="000F1A69"/>
    <w:rsid w:val="000F1B5B"/>
    <w:rsid w:val="000F3129"/>
    <w:rsid w:val="000F3C8E"/>
    <w:rsid w:val="000F3FFA"/>
    <w:rsid w:val="000F4606"/>
    <w:rsid w:val="000F4DAD"/>
    <w:rsid w:val="00101212"/>
    <w:rsid w:val="0010141B"/>
    <w:rsid w:val="0010183B"/>
    <w:rsid w:val="00104ECB"/>
    <w:rsid w:val="00106CD0"/>
    <w:rsid w:val="00107B13"/>
    <w:rsid w:val="00110096"/>
    <w:rsid w:val="00111548"/>
    <w:rsid w:val="00112B1A"/>
    <w:rsid w:val="001132FC"/>
    <w:rsid w:val="001141E2"/>
    <w:rsid w:val="001143B9"/>
    <w:rsid w:val="001144A4"/>
    <w:rsid w:val="0011502F"/>
    <w:rsid w:val="001154DE"/>
    <w:rsid w:val="00115507"/>
    <w:rsid w:val="001169E9"/>
    <w:rsid w:val="001179EA"/>
    <w:rsid w:val="00120538"/>
    <w:rsid w:val="00121024"/>
    <w:rsid w:val="001213A8"/>
    <w:rsid w:val="0012143E"/>
    <w:rsid w:val="00121BFA"/>
    <w:rsid w:val="00123D19"/>
    <w:rsid w:val="00123F4B"/>
    <w:rsid w:val="001276B3"/>
    <w:rsid w:val="001309BD"/>
    <w:rsid w:val="001314A6"/>
    <w:rsid w:val="0013181B"/>
    <w:rsid w:val="001323E0"/>
    <w:rsid w:val="001327FC"/>
    <w:rsid w:val="00132ABE"/>
    <w:rsid w:val="0013326F"/>
    <w:rsid w:val="00134056"/>
    <w:rsid w:val="00134FDA"/>
    <w:rsid w:val="00136384"/>
    <w:rsid w:val="00136558"/>
    <w:rsid w:val="0014059C"/>
    <w:rsid w:val="001425B8"/>
    <w:rsid w:val="0014498E"/>
    <w:rsid w:val="00144A41"/>
    <w:rsid w:val="00144AC1"/>
    <w:rsid w:val="001451F9"/>
    <w:rsid w:val="001464C7"/>
    <w:rsid w:val="00146A0E"/>
    <w:rsid w:val="00147136"/>
    <w:rsid w:val="001471C8"/>
    <w:rsid w:val="0014760A"/>
    <w:rsid w:val="00147B56"/>
    <w:rsid w:val="001509D2"/>
    <w:rsid w:val="00150CC0"/>
    <w:rsid w:val="00152B11"/>
    <w:rsid w:val="00152C93"/>
    <w:rsid w:val="00153688"/>
    <w:rsid w:val="00153F9A"/>
    <w:rsid w:val="00154906"/>
    <w:rsid w:val="00154FAB"/>
    <w:rsid w:val="001566EB"/>
    <w:rsid w:val="00160A14"/>
    <w:rsid w:val="0016141F"/>
    <w:rsid w:val="00163320"/>
    <w:rsid w:val="00163326"/>
    <w:rsid w:val="001634F8"/>
    <w:rsid w:val="00163C54"/>
    <w:rsid w:val="00163E3C"/>
    <w:rsid w:val="00164025"/>
    <w:rsid w:val="00165275"/>
    <w:rsid w:val="001652D9"/>
    <w:rsid w:val="00165F30"/>
    <w:rsid w:val="00166006"/>
    <w:rsid w:val="00166176"/>
    <w:rsid w:val="00166D77"/>
    <w:rsid w:val="00167F3D"/>
    <w:rsid w:val="00170036"/>
    <w:rsid w:val="00170123"/>
    <w:rsid w:val="00170AC6"/>
    <w:rsid w:val="00171513"/>
    <w:rsid w:val="00171530"/>
    <w:rsid w:val="00171763"/>
    <w:rsid w:val="00171884"/>
    <w:rsid w:val="00172869"/>
    <w:rsid w:val="001753C3"/>
    <w:rsid w:val="00177170"/>
    <w:rsid w:val="0017792C"/>
    <w:rsid w:val="0018178A"/>
    <w:rsid w:val="001818D3"/>
    <w:rsid w:val="001830BF"/>
    <w:rsid w:val="00183195"/>
    <w:rsid w:val="00183BED"/>
    <w:rsid w:val="00183CE6"/>
    <w:rsid w:val="0018423E"/>
    <w:rsid w:val="00186C8D"/>
    <w:rsid w:val="00186FAD"/>
    <w:rsid w:val="00187E9D"/>
    <w:rsid w:val="0019019F"/>
    <w:rsid w:val="00190423"/>
    <w:rsid w:val="00191302"/>
    <w:rsid w:val="001913E2"/>
    <w:rsid w:val="00192A3C"/>
    <w:rsid w:val="001939D5"/>
    <w:rsid w:val="00194332"/>
    <w:rsid w:val="001944D2"/>
    <w:rsid w:val="00195C77"/>
    <w:rsid w:val="00195DD8"/>
    <w:rsid w:val="00195DDB"/>
    <w:rsid w:val="00195F37"/>
    <w:rsid w:val="00196617"/>
    <w:rsid w:val="001971C0"/>
    <w:rsid w:val="00197D39"/>
    <w:rsid w:val="001A130A"/>
    <w:rsid w:val="001A2E88"/>
    <w:rsid w:val="001A3582"/>
    <w:rsid w:val="001A4AA1"/>
    <w:rsid w:val="001A4F83"/>
    <w:rsid w:val="001A56FE"/>
    <w:rsid w:val="001A5F60"/>
    <w:rsid w:val="001A7B70"/>
    <w:rsid w:val="001B07D6"/>
    <w:rsid w:val="001B14A4"/>
    <w:rsid w:val="001B477B"/>
    <w:rsid w:val="001B548A"/>
    <w:rsid w:val="001B5512"/>
    <w:rsid w:val="001B5F44"/>
    <w:rsid w:val="001B604C"/>
    <w:rsid w:val="001B6074"/>
    <w:rsid w:val="001B7FEC"/>
    <w:rsid w:val="001C0561"/>
    <w:rsid w:val="001C0C9A"/>
    <w:rsid w:val="001C2988"/>
    <w:rsid w:val="001C376E"/>
    <w:rsid w:val="001C37A5"/>
    <w:rsid w:val="001C3EBC"/>
    <w:rsid w:val="001C4198"/>
    <w:rsid w:val="001C6833"/>
    <w:rsid w:val="001C68C8"/>
    <w:rsid w:val="001D10F1"/>
    <w:rsid w:val="001D1AB1"/>
    <w:rsid w:val="001D20A5"/>
    <w:rsid w:val="001D2576"/>
    <w:rsid w:val="001D28B5"/>
    <w:rsid w:val="001D2DD1"/>
    <w:rsid w:val="001D2FDA"/>
    <w:rsid w:val="001D31EF"/>
    <w:rsid w:val="001D347D"/>
    <w:rsid w:val="001D3741"/>
    <w:rsid w:val="001D43AB"/>
    <w:rsid w:val="001D5111"/>
    <w:rsid w:val="001D6DAE"/>
    <w:rsid w:val="001E09CF"/>
    <w:rsid w:val="001E33E7"/>
    <w:rsid w:val="001E33F4"/>
    <w:rsid w:val="001E345A"/>
    <w:rsid w:val="001E6CAC"/>
    <w:rsid w:val="001E7074"/>
    <w:rsid w:val="001E7387"/>
    <w:rsid w:val="001E7C25"/>
    <w:rsid w:val="001E7DB9"/>
    <w:rsid w:val="001F0A9D"/>
    <w:rsid w:val="001F0AA9"/>
    <w:rsid w:val="001F2B7B"/>
    <w:rsid w:val="001F3370"/>
    <w:rsid w:val="001F46FF"/>
    <w:rsid w:val="001F4EDD"/>
    <w:rsid w:val="001F4FF9"/>
    <w:rsid w:val="001F585C"/>
    <w:rsid w:val="002000F6"/>
    <w:rsid w:val="00200265"/>
    <w:rsid w:val="002011C0"/>
    <w:rsid w:val="002028C1"/>
    <w:rsid w:val="00203310"/>
    <w:rsid w:val="00203346"/>
    <w:rsid w:val="00203F7E"/>
    <w:rsid w:val="00205A42"/>
    <w:rsid w:val="00206379"/>
    <w:rsid w:val="002068DC"/>
    <w:rsid w:val="00207F7B"/>
    <w:rsid w:val="00210096"/>
    <w:rsid w:val="00210CD6"/>
    <w:rsid w:val="0021127F"/>
    <w:rsid w:val="00211E4D"/>
    <w:rsid w:val="00211EA2"/>
    <w:rsid w:val="002127C2"/>
    <w:rsid w:val="002134C2"/>
    <w:rsid w:val="00214347"/>
    <w:rsid w:val="00214AFB"/>
    <w:rsid w:val="0021765E"/>
    <w:rsid w:val="00221C40"/>
    <w:rsid w:val="00222B5B"/>
    <w:rsid w:val="00223147"/>
    <w:rsid w:val="002235E4"/>
    <w:rsid w:val="0022366D"/>
    <w:rsid w:val="00224EE8"/>
    <w:rsid w:val="002250EF"/>
    <w:rsid w:val="0022527C"/>
    <w:rsid w:val="00225BA9"/>
    <w:rsid w:val="0022608B"/>
    <w:rsid w:val="002277BB"/>
    <w:rsid w:val="00230A0D"/>
    <w:rsid w:val="00231208"/>
    <w:rsid w:val="00231904"/>
    <w:rsid w:val="0023290D"/>
    <w:rsid w:val="002340D5"/>
    <w:rsid w:val="002348C3"/>
    <w:rsid w:val="00234C8A"/>
    <w:rsid w:val="00236CBA"/>
    <w:rsid w:val="002400D1"/>
    <w:rsid w:val="0024051E"/>
    <w:rsid w:val="002420F2"/>
    <w:rsid w:val="00244F04"/>
    <w:rsid w:val="00244F30"/>
    <w:rsid w:val="002450ED"/>
    <w:rsid w:val="00245290"/>
    <w:rsid w:val="00246E27"/>
    <w:rsid w:val="0025087D"/>
    <w:rsid w:val="0025132E"/>
    <w:rsid w:val="00251EFB"/>
    <w:rsid w:val="00252051"/>
    <w:rsid w:val="00253618"/>
    <w:rsid w:val="00254EEB"/>
    <w:rsid w:val="00255100"/>
    <w:rsid w:val="002553F8"/>
    <w:rsid w:val="002554D0"/>
    <w:rsid w:val="00256965"/>
    <w:rsid w:val="0025796A"/>
    <w:rsid w:val="00257FD7"/>
    <w:rsid w:val="002641E4"/>
    <w:rsid w:val="00264998"/>
    <w:rsid w:val="00265180"/>
    <w:rsid w:val="002654D3"/>
    <w:rsid w:val="00267A93"/>
    <w:rsid w:val="00267B59"/>
    <w:rsid w:val="00270C6F"/>
    <w:rsid w:val="00271000"/>
    <w:rsid w:val="0027324C"/>
    <w:rsid w:val="00273E73"/>
    <w:rsid w:val="00275847"/>
    <w:rsid w:val="002758B7"/>
    <w:rsid w:val="0027599A"/>
    <w:rsid w:val="00275DE3"/>
    <w:rsid w:val="00275F14"/>
    <w:rsid w:val="0027609D"/>
    <w:rsid w:val="0027748E"/>
    <w:rsid w:val="00277617"/>
    <w:rsid w:val="00277B64"/>
    <w:rsid w:val="0028009E"/>
    <w:rsid w:val="00281151"/>
    <w:rsid w:val="00281156"/>
    <w:rsid w:val="00281627"/>
    <w:rsid w:val="0028366E"/>
    <w:rsid w:val="00286C5C"/>
    <w:rsid w:val="00286FCA"/>
    <w:rsid w:val="00287DB3"/>
    <w:rsid w:val="00291B55"/>
    <w:rsid w:val="00292605"/>
    <w:rsid w:val="0029324B"/>
    <w:rsid w:val="0029365C"/>
    <w:rsid w:val="0029481C"/>
    <w:rsid w:val="0029483B"/>
    <w:rsid w:val="00294E29"/>
    <w:rsid w:val="002958EE"/>
    <w:rsid w:val="002967BA"/>
    <w:rsid w:val="00296B3F"/>
    <w:rsid w:val="00296C75"/>
    <w:rsid w:val="00296E2E"/>
    <w:rsid w:val="00297F35"/>
    <w:rsid w:val="002A0175"/>
    <w:rsid w:val="002A0AF9"/>
    <w:rsid w:val="002A17AA"/>
    <w:rsid w:val="002A2243"/>
    <w:rsid w:val="002A2900"/>
    <w:rsid w:val="002A30BB"/>
    <w:rsid w:val="002A3542"/>
    <w:rsid w:val="002A4B8D"/>
    <w:rsid w:val="002A57B1"/>
    <w:rsid w:val="002A58D0"/>
    <w:rsid w:val="002A5C36"/>
    <w:rsid w:val="002A7FD9"/>
    <w:rsid w:val="002B037C"/>
    <w:rsid w:val="002B0409"/>
    <w:rsid w:val="002B10B1"/>
    <w:rsid w:val="002B11B2"/>
    <w:rsid w:val="002B1516"/>
    <w:rsid w:val="002B3549"/>
    <w:rsid w:val="002B5275"/>
    <w:rsid w:val="002B5B14"/>
    <w:rsid w:val="002B5BFB"/>
    <w:rsid w:val="002B7171"/>
    <w:rsid w:val="002C0A39"/>
    <w:rsid w:val="002C0A61"/>
    <w:rsid w:val="002C1CEB"/>
    <w:rsid w:val="002C3937"/>
    <w:rsid w:val="002C3B5E"/>
    <w:rsid w:val="002C446F"/>
    <w:rsid w:val="002C4F02"/>
    <w:rsid w:val="002C5403"/>
    <w:rsid w:val="002C55A7"/>
    <w:rsid w:val="002D152F"/>
    <w:rsid w:val="002D2ADE"/>
    <w:rsid w:val="002D30DD"/>
    <w:rsid w:val="002D3B4E"/>
    <w:rsid w:val="002D59E6"/>
    <w:rsid w:val="002D5DF6"/>
    <w:rsid w:val="002D5F16"/>
    <w:rsid w:val="002D6460"/>
    <w:rsid w:val="002D656D"/>
    <w:rsid w:val="002D6E40"/>
    <w:rsid w:val="002E01D5"/>
    <w:rsid w:val="002E0341"/>
    <w:rsid w:val="002E04C5"/>
    <w:rsid w:val="002E0B94"/>
    <w:rsid w:val="002E32F8"/>
    <w:rsid w:val="002E5A14"/>
    <w:rsid w:val="002E7937"/>
    <w:rsid w:val="002E7CA7"/>
    <w:rsid w:val="002F068E"/>
    <w:rsid w:val="002F0F72"/>
    <w:rsid w:val="002F10E3"/>
    <w:rsid w:val="002F2944"/>
    <w:rsid w:val="002F3879"/>
    <w:rsid w:val="002F48FD"/>
    <w:rsid w:val="002F526B"/>
    <w:rsid w:val="002F5F39"/>
    <w:rsid w:val="002F7764"/>
    <w:rsid w:val="003017AF"/>
    <w:rsid w:val="0030292A"/>
    <w:rsid w:val="00303BE3"/>
    <w:rsid w:val="0030526A"/>
    <w:rsid w:val="00306173"/>
    <w:rsid w:val="003100D9"/>
    <w:rsid w:val="003126C2"/>
    <w:rsid w:val="003129D2"/>
    <w:rsid w:val="00314317"/>
    <w:rsid w:val="00316D5F"/>
    <w:rsid w:val="00316F5C"/>
    <w:rsid w:val="00320234"/>
    <w:rsid w:val="003207FC"/>
    <w:rsid w:val="00320AD9"/>
    <w:rsid w:val="00322AD1"/>
    <w:rsid w:val="00322B06"/>
    <w:rsid w:val="00323121"/>
    <w:rsid w:val="003235CB"/>
    <w:rsid w:val="003243CC"/>
    <w:rsid w:val="0032451C"/>
    <w:rsid w:val="00324CF5"/>
    <w:rsid w:val="00325949"/>
    <w:rsid w:val="00325E17"/>
    <w:rsid w:val="003278DA"/>
    <w:rsid w:val="00327F19"/>
    <w:rsid w:val="003301A5"/>
    <w:rsid w:val="0033099D"/>
    <w:rsid w:val="00330EFA"/>
    <w:rsid w:val="00331395"/>
    <w:rsid w:val="00331D0C"/>
    <w:rsid w:val="00332670"/>
    <w:rsid w:val="00333A25"/>
    <w:rsid w:val="00333D39"/>
    <w:rsid w:val="00334079"/>
    <w:rsid w:val="003360B5"/>
    <w:rsid w:val="003361FD"/>
    <w:rsid w:val="00336F37"/>
    <w:rsid w:val="00337433"/>
    <w:rsid w:val="0033749D"/>
    <w:rsid w:val="00341129"/>
    <w:rsid w:val="0034124C"/>
    <w:rsid w:val="00342FC3"/>
    <w:rsid w:val="00344B74"/>
    <w:rsid w:val="003457F2"/>
    <w:rsid w:val="00347304"/>
    <w:rsid w:val="00347E30"/>
    <w:rsid w:val="00350921"/>
    <w:rsid w:val="00351026"/>
    <w:rsid w:val="00352CDF"/>
    <w:rsid w:val="00353427"/>
    <w:rsid w:val="00353B81"/>
    <w:rsid w:val="0035500F"/>
    <w:rsid w:val="00355785"/>
    <w:rsid w:val="00355795"/>
    <w:rsid w:val="00355DB2"/>
    <w:rsid w:val="00357146"/>
    <w:rsid w:val="003572BE"/>
    <w:rsid w:val="003574C3"/>
    <w:rsid w:val="0036050D"/>
    <w:rsid w:val="0036143E"/>
    <w:rsid w:val="003617E1"/>
    <w:rsid w:val="00361F72"/>
    <w:rsid w:val="003625A2"/>
    <w:rsid w:val="003629CD"/>
    <w:rsid w:val="00363B31"/>
    <w:rsid w:val="00363C69"/>
    <w:rsid w:val="00364F86"/>
    <w:rsid w:val="00365A99"/>
    <w:rsid w:val="00366431"/>
    <w:rsid w:val="0036682E"/>
    <w:rsid w:val="003669C3"/>
    <w:rsid w:val="0036783D"/>
    <w:rsid w:val="00367BBF"/>
    <w:rsid w:val="00370FFA"/>
    <w:rsid w:val="003714AF"/>
    <w:rsid w:val="00371538"/>
    <w:rsid w:val="003724F4"/>
    <w:rsid w:val="00372620"/>
    <w:rsid w:val="003727AA"/>
    <w:rsid w:val="0037442E"/>
    <w:rsid w:val="003802DA"/>
    <w:rsid w:val="0038031E"/>
    <w:rsid w:val="003805CA"/>
    <w:rsid w:val="00380611"/>
    <w:rsid w:val="00380679"/>
    <w:rsid w:val="00380B86"/>
    <w:rsid w:val="00381053"/>
    <w:rsid w:val="003810B7"/>
    <w:rsid w:val="003817CF"/>
    <w:rsid w:val="003833F1"/>
    <w:rsid w:val="0038499A"/>
    <w:rsid w:val="00384D97"/>
    <w:rsid w:val="00385714"/>
    <w:rsid w:val="0038573E"/>
    <w:rsid w:val="00385C06"/>
    <w:rsid w:val="003865BE"/>
    <w:rsid w:val="00386705"/>
    <w:rsid w:val="0038690F"/>
    <w:rsid w:val="00386B9F"/>
    <w:rsid w:val="00386E34"/>
    <w:rsid w:val="00387D0C"/>
    <w:rsid w:val="0039029D"/>
    <w:rsid w:val="00390A90"/>
    <w:rsid w:val="00392DC0"/>
    <w:rsid w:val="003940A3"/>
    <w:rsid w:val="0039423F"/>
    <w:rsid w:val="00394BAC"/>
    <w:rsid w:val="003958F9"/>
    <w:rsid w:val="0039602A"/>
    <w:rsid w:val="00396E8D"/>
    <w:rsid w:val="0039722F"/>
    <w:rsid w:val="003A05D7"/>
    <w:rsid w:val="003A0624"/>
    <w:rsid w:val="003A3728"/>
    <w:rsid w:val="003A3B3B"/>
    <w:rsid w:val="003A41C9"/>
    <w:rsid w:val="003A4608"/>
    <w:rsid w:val="003A55E8"/>
    <w:rsid w:val="003A56D6"/>
    <w:rsid w:val="003A605E"/>
    <w:rsid w:val="003A65D2"/>
    <w:rsid w:val="003A70C4"/>
    <w:rsid w:val="003A7128"/>
    <w:rsid w:val="003A777F"/>
    <w:rsid w:val="003B1086"/>
    <w:rsid w:val="003B259A"/>
    <w:rsid w:val="003B355F"/>
    <w:rsid w:val="003B3C75"/>
    <w:rsid w:val="003B3D60"/>
    <w:rsid w:val="003B44CD"/>
    <w:rsid w:val="003B46E2"/>
    <w:rsid w:val="003B54E0"/>
    <w:rsid w:val="003B6734"/>
    <w:rsid w:val="003B6D48"/>
    <w:rsid w:val="003B7139"/>
    <w:rsid w:val="003C01F1"/>
    <w:rsid w:val="003C2384"/>
    <w:rsid w:val="003C245D"/>
    <w:rsid w:val="003C27C7"/>
    <w:rsid w:val="003C2D20"/>
    <w:rsid w:val="003C35BE"/>
    <w:rsid w:val="003C3BF9"/>
    <w:rsid w:val="003C416E"/>
    <w:rsid w:val="003C4CAD"/>
    <w:rsid w:val="003C6369"/>
    <w:rsid w:val="003D01BD"/>
    <w:rsid w:val="003D0382"/>
    <w:rsid w:val="003D1629"/>
    <w:rsid w:val="003D18EB"/>
    <w:rsid w:val="003D1BB0"/>
    <w:rsid w:val="003D1E04"/>
    <w:rsid w:val="003D37C6"/>
    <w:rsid w:val="003D4713"/>
    <w:rsid w:val="003D480B"/>
    <w:rsid w:val="003D57E9"/>
    <w:rsid w:val="003D5938"/>
    <w:rsid w:val="003D6AA0"/>
    <w:rsid w:val="003E06F1"/>
    <w:rsid w:val="003E0CBD"/>
    <w:rsid w:val="003E0CC8"/>
    <w:rsid w:val="003E0F00"/>
    <w:rsid w:val="003E13DC"/>
    <w:rsid w:val="003E215E"/>
    <w:rsid w:val="003E2D24"/>
    <w:rsid w:val="003E3051"/>
    <w:rsid w:val="003E315A"/>
    <w:rsid w:val="003E37E8"/>
    <w:rsid w:val="003E4702"/>
    <w:rsid w:val="003E6763"/>
    <w:rsid w:val="003E7051"/>
    <w:rsid w:val="003F04D3"/>
    <w:rsid w:val="003F06CA"/>
    <w:rsid w:val="003F07ED"/>
    <w:rsid w:val="003F0856"/>
    <w:rsid w:val="003F24E4"/>
    <w:rsid w:val="003F307E"/>
    <w:rsid w:val="003F3E7A"/>
    <w:rsid w:val="003F579C"/>
    <w:rsid w:val="003F5B89"/>
    <w:rsid w:val="003F5C71"/>
    <w:rsid w:val="003F639E"/>
    <w:rsid w:val="003F6CC9"/>
    <w:rsid w:val="003F79C3"/>
    <w:rsid w:val="0040226B"/>
    <w:rsid w:val="004029D0"/>
    <w:rsid w:val="00402EA8"/>
    <w:rsid w:val="00402F49"/>
    <w:rsid w:val="004030A8"/>
    <w:rsid w:val="004032B7"/>
    <w:rsid w:val="004042CD"/>
    <w:rsid w:val="004057DA"/>
    <w:rsid w:val="00406279"/>
    <w:rsid w:val="00407FE0"/>
    <w:rsid w:val="00410A17"/>
    <w:rsid w:val="00411A8E"/>
    <w:rsid w:val="00411ADD"/>
    <w:rsid w:val="004125D6"/>
    <w:rsid w:val="00412A54"/>
    <w:rsid w:val="00412E35"/>
    <w:rsid w:val="00413F00"/>
    <w:rsid w:val="00414347"/>
    <w:rsid w:val="00414DE8"/>
    <w:rsid w:val="00414E49"/>
    <w:rsid w:val="00416712"/>
    <w:rsid w:val="0041716B"/>
    <w:rsid w:val="00417489"/>
    <w:rsid w:val="00417D7E"/>
    <w:rsid w:val="004201F6"/>
    <w:rsid w:val="0042045D"/>
    <w:rsid w:val="00420726"/>
    <w:rsid w:val="00420AC2"/>
    <w:rsid w:val="00421375"/>
    <w:rsid w:val="00421848"/>
    <w:rsid w:val="00423E2D"/>
    <w:rsid w:val="0042437B"/>
    <w:rsid w:val="00425F59"/>
    <w:rsid w:val="00426E9D"/>
    <w:rsid w:val="00427FEF"/>
    <w:rsid w:val="004301A6"/>
    <w:rsid w:val="0043029B"/>
    <w:rsid w:val="004305B1"/>
    <w:rsid w:val="00430F6D"/>
    <w:rsid w:val="00432AC9"/>
    <w:rsid w:val="00432C76"/>
    <w:rsid w:val="00433AA0"/>
    <w:rsid w:val="004358E7"/>
    <w:rsid w:val="00437126"/>
    <w:rsid w:val="004375E2"/>
    <w:rsid w:val="004425D9"/>
    <w:rsid w:val="004438B3"/>
    <w:rsid w:val="004444BA"/>
    <w:rsid w:val="00446D37"/>
    <w:rsid w:val="00446E40"/>
    <w:rsid w:val="004472E3"/>
    <w:rsid w:val="0044779A"/>
    <w:rsid w:val="0045064A"/>
    <w:rsid w:val="004514F8"/>
    <w:rsid w:val="004515AD"/>
    <w:rsid w:val="00452907"/>
    <w:rsid w:val="00453A35"/>
    <w:rsid w:val="00454072"/>
    <w:rsid w:val="004551A6"/>
    <w:rsid w:val="00455217"/>
    <w:rsid w:val="00455224"/>
    <w:rsid w:val="004553D9"/>
    <w:rsid w:val="0045685A"/>
    <w:rsid w:val="00457472"/>
    <w:rsid w:val="0045765F"/>
    <w:rsid w:val="00460803"/>
    <w:rsid w:val="004633D8"/>
    <w:rsid w:val="004636D9"/>
    <w:rsid w:val="0046589C"/>
    <w:rsid w:val="00465AFF"/>
    <w:rsid w:val="00465F22"/>
    <w:rsid w:val="00467835"/>
    <w:rsid w:val="00471310"/>
    <w:rsid w:val="00471B9E"/>
    <w:rsid w:val="00471FBD"/>
    <w:rsid w:val="004737FA"/>
    <w:rsid w:val="0047380F"/>
    <w:rsid w:val="00473829"/>
    <w:rsid w:val="004774F0"/>
    <w:rsid w:val="00477F6A"/>
    <w:rsid w:val="00482246"/>
    <w:rsid w:val="00482CBD"/>
    <w:rsid w:val="004833B9"/>
    <w:rsid w:val="00483DD4"/>
    <w:rsid w:val="004849AB"/>
    <w:rsid w:val="00485EB9"/>
    <w:rsid w:val="00485F2D"/>
    <w:rsid w:val="00487202"/>
    <w:rsid w:val="0048792B"/>
    <w:rsid w:val="00490C1B"/>
    <w:rsid w:val="0049129B"/>
    <w:rsid w:val="0049146B"/>
    <w:rsid w:val="00491D55"/>
    <w:rsid w:val="00491EA0"/>
    <w:rsid w:val="00493161"/>
    <w:rsid w:val="004931F3"/>
    <w:rsid w:val="00494EA6"/>
    <w:rsid w:val="00495E7D"/>
    <w:rsid w:val="004977CE"/>
    <w:rsid w:val="004A2267"/>
    <w:rsid w:val="004A28C8"/>
    <w:rsid w:val="004A2937"/>
    <w:rsid w:val="004A36CE"/>
    <w:rsid w:val="004A3FF7"/>
    <w:rsid w:val="004A44C9"/>
    <w:rsid w:val="004A44D5"/>
    <w:rsid w:val="004A4AEB"/>
    <w:rsid w:val="004A4C2A"/>
    <w:rsid w:val="004A53C6"/>
    <w:rsid w:val="004A53C7"/>
    <w:rsid w:val="004A55B8"/>
    <w:rsid w:val="004A5F4A"/>
    <w:rsid w:val="004A6C6A"/>
    <w:rsid w:val="004A7447"/>
    <w:rsid w:val="004B0CAC"/>
    <w:rsid w:val="004B0F54"/>
    <w:rsid w:val="004B0F77"/>
    <w:rsid w:val="004B1368"/>
    <w:rsid w:val="004B20FC"/>
    <w:rsid w:val="004B2306"/>
    <w:rsid w:val="004B46D6"/>
    <w:rsid w:val="004B54AB"/>
    <w:rsid w:val="004B7AB1"/>
    <w:rsid w:val="004C08EA"/>
    <w:rsid w:val="004C0C9F"/>
    <w:rsid w:val="004C20CF"/>
    <w:rsid w:val="004C3C9B"/>
    <w:rsid w:val="004C3D8D"/>
    <w:rsid w:val="004C57F4"/>
    <w:rsid w:val="004C638E"/>
    <w:rsid w:val="004C647D"/>
    <w:rsid w:val="004C7FF9"/>
    <w:rsid w:val="004D0D2C"/>
    <w:rsid w:val="004D18CF"/>
    <w:rsid w:val="004D28DE"/>
    <w:rsid w:val="004D33D4"/>
    <w:rsid w:val="004D4773"/>
    <w:rsid w:val="004D4D5F"/>
    <w:rsid w:val="004D6143"/>
    <w:rsid w:val="004D624F"/>
    <w:rsid w:val="004D63BA"/>
    <w:rsid w:val="004D7F19"/>
    <w:rsid w:val="004E0529"/>
    <w:rsid w:val="004E15BF"/>
    <w:rsid w:val="004E16B5"/>
    <w:rsid w:val="004E208E"/>
    <w:rsid w:val="004E262D"/>
    <w:rsid w:val="004E29D5"/>
    <w:rsid w:val="004E35B7"/>
    <w:rsid w:val="004E3631"/>
    <w:rsid w:val="004E5B3A"/>
    <w:rsid w:val="004E7918"/>
    <w:rsid w:val="004F0B0F"/>
    <w:rsid w:val="004F120B"/>
    <w:rsid w:val="004F2E20"/>
    <w:rsid w:val="004F3E5B"/>
    <w:rsid w:val="004F4E6D"/>
    <w:rsid w:val="004F5AD1"/>
    <w:rsid w:val="004F6218"/>
    <w:rsid w:val="004F6438"/>
    <w:rsid w:val="004F7A77"/>
    <w:rsid w:val="00502204"/>
    <w:rsid w:val="005022CC"/>
    <w:rsid w:val="005023A2"/>
    <w:rsid w:val="00502E0C"/>
    <w:rsid w:val="00504037"/>
    <w:rsid w:val="005041D4"/>
    <w:rsid w:val="00504804"/>
    <w:rsid w:val="005049E0"/>
    <w:rsid w:val="00505278"/>
    <w:rsid w:val="00505DD7"/>
    <w:rsid w:val="00506482"/>
    <w:rsid w:val="00507D2E"/>
    <w:rsid w:val="005116E7"/>
    <w:rsid w:val="00512630"/>
    <w:rsid w:val="0051266E"/>
    <w:rsid w:val="00512835"/>
    <w:rsid w:val="00512958"/>
    <w:rsid w:val="00512EE5"/>
    <w:rsid w:val="00512EEC"/>
    <w:rsid w:val="00513E3A"/>
    <w:rsid w:val="00515FA5"/>
    <w:rsid w:val="005173F7"/>
    <w:rsid w:val="00520112"/>
    <w:rsid w:val="0052067A"/>
    <w:rsid w:val="00521C92"/>
    <w:rsid w:val="00522DCE"/>
    <w:rsid w:val="00523588"/>
    <w:rsid w:val="005244D0"/>
    <w:rsid w:val="0052481E"/>
    <w:rsid w:val="00524CFB"/>
    <w:rsid w:val="0052519B"/>
    <w:rsid w:val="00525A90"/>
    <w:rsid w:val="005264FE"/>
    <w:rsid w:val="00526808"/>
    <w:rsid w:val="00526BDF"/>
    <w:rsid w:val="00526C21"/>
    <w:rsid w:val="005274BF"/>
    <w:rsid w:val="005305BA"/>
    <w:rsid w:val="00530F76"/>
    <w:rsid w:val="0053125E"/>
    <w:rsid w:val="005320A0"/>
    <w:rsid w:val="0053493A"/>
    <w:rsid w:val="00534B8B"/>
    <w:rsid w:val="0053537D"/>
    <w:rsid w:val="0053679B"/>
    <w:rsid w:val="00536DF5"/>
    <w:rsid w:val="00540157"/>
    <w:rsid w:val="005411FB"/>
    <w:rsid w:val="00541419"/>
    <w:rsid w:val="005417CA"/>
    <w:rsid w:val="00544A57"/>
    <w:rsid w:val="0054579A"/>
    <w:rsid w:val="005503DA"/>
    <w:rsid w:val="005525C9"/>
    <w:rsid w:val="00554544"/>
    <w:rsid w:val="005547B6"/>
    <w:rsid w:val="00554D99"/>
    <w:rsid w:val="00555603"/>
    <w:rsid w:val="00556204"/>
    <w:rsid w:val="00556F42"/>
    <w:rsid w:val="00556FBB"/>
    <w:rsid w:val="0055782D"/>
    <w:rsid w:val="00560C10"/>
    <w:rsid w:val="005621E4"/>
    <w:rsid w:val="00562533"/>
    <w:rsid w:val="00564A58"/>
    <w:rsid w:val="00564DA1"/>
    <w:rsid w:val="00564EB5"/>
    <w:rsid w:val="00564FC5"/>
    <w:rsid w:val="00566D47"/>
    <w:rsid w:val="00566FB8"/>
    <w:rsid w:val="005675E9"/>
    <w:rsid w:val="0057044C"/>
    <w:rsid w:val="00570465"/>
    <w:rsid w:val="005705F8"/>
    <w:rsid w:val="005706D9"/>
    <w:rsid w:val="0057095A"/>
    <w:rsid w:val="00571CDA"/>
    <w:rsid w:val="00573316"/>
    <w:rsid w:val="00577353"/>
    <w:rsid w:val="0057794D"/>
    <w:rsid w:val="00577A87"/>
    <w:rsid w:val="00577E3B"/>
    <w:rsid w:val="00580A79"/>
    <w:rsid w:val="005839DB"/>
    <w:rsid w:val="00585096"/>
    <w:rsid w:val="0058563E"/>
    <w:rsid w:val="005871A0"/>
    <w:rsid w:val="00587C27"/>
    <w:rsid w:val="005901DF"/>
    <w:rsid w:val="0059094C"/>
    <w:rsid w:val="0059197B"/>
    <w:rsid w:val="00592159"/>
    <w:rsid w:val="0059400D"/>
    <w:rsid w:val="00594D70"/>
    <w:rsid w:val="00595979"/>
    <w:rsid w:val="00596005"/>
    <w:rsid w:val="005977C7"/>
    <w:rsid w:val="005A1CD8"/>
    <w:rsid w:val="005A3591"/>
    <w:rsid w:val="005A5821"/>
    <w:rsid w:val="005A61BE"/>
    <w:rsid w:val="005A6536"/>
    <w:rsid w:val="005A6D95"/>
    <w:rsid w:val="005A79B0"/>
    <w:rsid w:val="005B0796"/>
    <w:rsid w:val="005B1B18"/>
    <w:rsid w:val="005B2D79"/>
    <w:rsid w:val="005B566C"/>
    <w:rsid w:val="005B5841"/>
    <w:rsid w:val="005B7318"/>
    <w:rsid w:val="005B7591"/>
    <w:rsid w:val="005C191C"/>
    <w:rsid w:val="005C244E"/>
    <w:rsid w:val="005C2C43"/>
    <w:rsid w:val="005C5111"/>
    <w:rsid w:val="005C674B"/>
    <w:rsid w:val="005C6824"/>
    <w:rsid w:val="005C71AB"/>
    <w:rsid w:val="005C76B2"/>
    <w:rsid w:val="005C7C6B"/>
    <w:rsid w:val="005C7FA7"/>
    <w:rsid w:val="005D0735"/>
    <w:rsid w:val="005D088F"/>
    <w:rsid w:val="005D1FDC"/>
    <w:rsid w:val="005D5106"/>
    <w:rsid w:val="005D5301"/>
    <w:rsid w:val="005D5355"/>
    <w:rsid w:val="005D5490"/>
    <w:rsid w:val="005D5D07"/>
    <w:rsid w:val="005D6E67"/>
    <w:rsid w:val="005D6F63"/>
    <w:rsid w:val="005D76FE"/>
    <w:rsid w:val="005E2BFC"/>
    <w:rsid w:val="005E34CC"/>
    <w:rsid w:val="005E3818"/>
    <w:rsid w:val="005E3E5C"/>
    <w:rsid w:val="005E3FEF"/>
    <w:rsid w:val="005E41F2"/>
    <w:rsid w:val="005E54DD"/>
    <w:rsid w:val="005E559E"/>
    <w:rsid w:val="005E56B6"/>
    <w:rsid w:val="005E5EBA"/>
    <w:rsid w:val="005E6D21"/>
    <w:rsid w:val="005F2CB8"/>
    <w:rsid w:val="005F306F"/>
    <w:rsid w:val="005F4DA7"/>
    <w:rsid w:val="005F5426"/>
    <w:rsid w:val="005F5503"/>
    <w:rsid w:val="005F7038"/>
    <w:rsid w:val="005F7277"/>
    <w:rsid w:val="005F72DC"/>
    <w:rsid w:val="005F7FCA"/>
    <w:rsid w:val="00600501"/>
    <w:rsid w:val="0060131B"/>
    <w:rsid w:val="00602885"/>
    <w:rsid w:val="006028F3"/>
    <w:rsid w:val="00603498"/>
    <w:rsid w:val="00604976"/>
    <w:rsid w:val="00605040"/>
    <w:rsid w:val="00606A35"/>
    <w:rsid w:val="006073B1"/>
    <w:rsid w:val="0061026A"/>
    <w:rsid w:val="00611245"/>
    <w:rsid w:val="00611442"/>
    <w:rsid w:val="00611F41"/>
    <w:rsid w:val="00612456"/>
    <w:rsid w:val="0061274D"/>
    <w:rsid w:val="00613508"/>
    <w:rsid w:val="0061353A"/>
    <w:rsid w:val="006149CF"/>
    <w:rsid w:val="00616531"/>
    <w:rsid w:val="00616C8C"/>
    <w:rsid w:val="00616ECE"/>
    <w:rsid w:val="00617A38"/>
    <w:rsid w:val="00620122"/>
    <w:rsid w:val="006206D4"/>
    <w:rsid w:val="00621FFC"/>
    <w:rsid w:val="006228C8"/>
    <w:rsid w:val="00622E8C"/>
    <w:rsid w:val="00623FD3"/>
    <w:rsid w:val="006242AC"/>
    <w:rsid w:val="00624F93"/>
    <w:rsid w:val="00625173"/>
    <w:rsid w:val="00625459"/>
    <w:rsid w:val="00625537"/>
    <w:rsid w:val="00625EB6"/>
    <w:rsid w:val="00626BAF"/>
    <w:rsid w:val="00627678"/>
    <w:rsid w:val="00627914"/>
    <w:rsid w:val="0063013E"/>
    <w:rsid w:val="0063029B"/>
    <w:rsid w:val="006309EE"/>
    <w:rsid w:val="006323FB"/>
    <w:rsid w:val="006338F4"/>
    <w:rsid w:val="00633FAE"/>
    <w:rsid w:val="00634CAE"/>
    <w:rsid w:val="00635438"/>
    <w:rsid w:val="006378D5"/>
    <w:rsid w:val="00640034"/>
    <w:rsid w:val="00640350"/>
    <w:rsid w:val="00642715"/>
    <w:rsid w:val="00643A79"/>
    <w:rsid w:val="00643EE8"/>
    <w:rsid w:val="006441F3"/>
    <w:rsid w:val="00645AD8"/>
    <w:rsid w:val="00646B07"/>
    <w:rsid w:val="00647238"/>
    <w:rsid w:val="0064731C"/>
    <w:rsid w:val="00647D68"/>
    <w:rsid w:val="0065087F"/>
    <w:rsid w:val="00650ECC"/>
    <w:rsid w:val="006513C9"/>
    <w:rsid w:val="00653014"/>
    <w:rsid w:val="00653347"/>
    <w:rsid w:val="00653B67"/>
    <w:rsid w:val="0065424D"/>
    <w:rsid w:val="006542C1"/>
    <w:rsid w:val="00656344"/>
    <w:rsid w:val="00660164"/>
    <w:rsid w:val="006603F7"/>
    <w:rsid w:val="00660780"/>
    <w:rsid w:val="00660A6F"/>
    <w:rsid w:val="00660AA5"/>
    <w:rsid w:val="00660EBA"/>
    <w:rsid w:val="0066213D"/>
    <w:rsid w:val="00662140"/>
    <w:rsid w:val="00662270"/>
    <w:rsid w:val="00663742"/>
    <w:rsid w:val="00663AE4"/>
    <w:rsid w:val="00663DA0"/>
    <w:rsid w:val="00665134"/>
    <w:rsid w:val="00665660"/>
    <w:rsid w:val="00670A63"/>
    <w:rsid w:val="00671740"/>
    <w:rsid w:val="00671B3E"/>
    <w:rsid w:val="00671B90"/>
    <w:rsid w:val="0067524B"/>
    <w:rsid w:val="00676C2D"/>
    <w:rsid w:val="00676D0A"/>
    <w:rsid w:val="00676D3C"/>
    <w:rsid w:val="006771E1"/>
    <w:rsid w:val="00677805"/>
    <w:rsid w:val="00677E87"/>
    <w:rsid w:val="00680037"/>
    <w:rsid w:val="0068162F"/>
    <w:rsid w:val="00683473"/>
    <w:rsid w:val="00684273"/>
    <w:rsid w:val="006851CC"/>
    <w:rsid w:val="006869E8"/>
    <w:rsid w:val="00691E8F"/>
    <w:rsid w:val="00691F21"/>
    <w:rsid w:val="00693BDD"/>
    <w:rsid w:val="00694A3E"/>
    <w:rsid w:val="00694C13"/>
    <w:rsid w:val="00696986"/>
    <w:rsid w:val="00697339"/>
    <w:rsid w:val="006A0E92"/>
    <w:rsid w:val="006A1046"/>
    <w:rsid w:val="006A1634"/>
    <w:rsid w:val="006A19F8"/>
    <w:rsid w:val="006A2631"/>
    <w:rsid w:val="006A2C73"/>
    <w:rsid w:val="006A2DFA"/>
    <w:rsid w:val="006A3CDE"/>
    <w:rsid w:val="006A4792"/>
    <w:rsid w:val="006A5983"/>
    <w:rsid w:val="006A5EAA"/>
    <w:rsid w:val="006A6891"/>
    <w:rsid w:val="006A71ED"/>
    <w:rsid w:val="006A73DA"/>
    <w:rsid w:val="006A7560"/>
    <w:rsid w:val="006A7963"/>
    <w:rsid w:val="006A7B55"/>
    <w:rsid w:val="006B0236"/>
    <w:rsid w:val="006B0337"/>
    <w:rsid w:val="006B0ED4"/>
    <w:rsid w:val="006B1DEE"/>
    <w:rsid w:val="006B30AE"/>
    <w:rsid w:val="006B3B78"/>
    <w:rsid w:val="006B3C49"/>
    <w:rsid w:val="006B4206"/>
    <w:rsid w:val="006B45EF"/>
    <w:rsid w:val="006B6CB8"/>
    <w:rsid w:val="006C1739"/>
    <w:rsid w:val="006C177F"/>
    <w:rsid w:val="006C1A5D"/>
    <w:rsid w:val="006C2451"/>
    <w:rsid w:val="006C2905"/>
    <w:rsid w:val="006C34AD"/>
    <w:rsid w:val="006C45C4"/>
    <w:rsid w:val="006C4D0A"/>
    <w:rsid w:val="006C5271"/>
    <w:rsid w:val="006C68CC"/>
    <w:rsid w:val="006D04ED"/>
    <w:rsid w:val="006D0EAC"/>
    <w:rsid w:val="006D2392"/>
    <w:rsid w:val="006D4EDF"/>
    <w:rsid w:val="006D52C4"/>
    <w:rsid w:val="006D540E"/>
    <w:rsid w:val="006D5565"/>
    <w:rsid w:val="006D6049"/>
    <w:rsid w:val="006D62EF"/>
    <w:rsid w:val="006D6CD8"/>
    <w:rsid w:val="006D6F7B"/>
    <w:rsid w:val="006D7A0A"/>
    <w:rsid w:val="006E0C19"/>
    <w:rsid w:val="006E1164"/>
    <w:rsid w:val="006E1A66"/>
    <w:rsid w:val="006E226D"/>
    <w:rsid w:val="006E29F0"/>
    <w:rsid w:val="006E3BCE"/>
    <w:rsid w:val="006E4DC9"/>
    <w:rsid w:val="006E5790"/>
    <w:rsid w:val="006E6650"/>
    <w:rsid w:val="006E6C51"/>
    <w:rsid w:val="006E7FDC"/>
    <w:rsid w:val="006F05C4"/>
    <w:rsid w:val="006F1B62"/>
    <w:rsid w:val="006F2553"/>
    <w:rsid w:val="006F2A11"/>
    <w:rsid w:val="006F2C4A"/>
    <w:rsid w:val="006F2CDC"/>
    <w:rsid w:val="006F3573"/>
    <w:rsid w:val="006F3F04"/>
    <w:rsid w:val="006F4B12"/>
    <w:rsid w:val="006F5045"/>
    <w:rsid w:val="006F56DE"/>
    <w:rsid w:val="006F5D2C"/>
    <w:rsid w:val="006F65AC"/>
    <w:rsid w:val="006F7A1A"/>
    <w:rsid w:val="006F7F49"/>
    <w:rsid w:val="00700EE1"/>
    <w:rsid w:val="00701681"/>
    <w:rsid w:val="0070170E"/>
    <w:rsid w:val="007017F1"/>
    <w:rsid w:val="00701F3E"/>
    <w:rsid w:val="0070314B"/>
    <w:rsid w:val="007035E1"/>
    <w:rsid w:val="00704BDF"/>
    <w:rsid w:val="00705658"/>
    <w:rsid w:val="00705BAA"/>
    <w:rsid w:val="00705E15"/>
    <w:rsid w:val="007134F3"/>
    <w:rsid w:val="00714481"/>
    <w:rsid w:val="007148B9"/>
    <w:rsid w:val="00717397"/>
    <w:rsid w:val="00717981"/>
    <w:rsid w:val="00720475"/>
    <w:rsid w:val="00720F1C"/>
    <w:rsid w:val="0072127D"/>
    <w:rsid w:val="007217B9"/>
    <w:rsid w:val="00721835"/>
    <w:rsid w:val="007235F2"/>
    <w:rsid w:val="00723E35"/>
    <w:rsid w:val="0072426D"/>
    <w:rsid w:val="0072476B"/>
    <w:rsid w:val="00725B39"/>
    <w:rsid w:val="007268CA"/>
    <w:rsid w:val="00726950"/>
    <w:rsid w:val="007273DE"/>
    <w:rsid w:val="0073018D"/>
    <w:rsid w:val="00730373"/>
    <w:rsid w:val="00730ECF"/>
    <w:rsid w:val="007310AB"/>
    <w:rsid w:val="00732635"/>
    <w:rsid w:val="00734E37"/>
    <w:rsid w:val="00735450"/>
    <w:rsid w:val="00735B45"/>
    <w:rsid w:val="00736657"/>
    <w:rsid w:val="007366B5"/>
    <w:rsid w:val="007368F4"/>
    <w:rsid w:val="00736E74"/>
    <w:rsid w:val="00740A9D"/>
    <w:rsid w:val="00741683"/>
    <w:rsid w:val="007418A4"/>
    <w:rsid w:val="00743A5D"/>
    <w:rsid w:val="0074709E"/>
    <w:rsid w:val="007475ED"/>
    <w:rsid w:val="007478E9"/>
    <w:rsid w:val="00750A80"/>
    <w:rsid w:val="0075113D"/>
    <w:rsid w:val="00751BC0"/>
    <w:rsid w:val="00754540"/>
    <w:rsid w:val="0075517F"/>
    <w:rsid w:val="007558DF"/>
    <w:rsid w:val="0075598B"/>
    <w:rsid w:val="00755AEA"/>
    <w:rsid w:val="0075685F"/>
    <w:rsid w:val="0075799A"/>
    <w:rsid w:val="00761321"/>
    <w:rsid w:val="007629C5"/>
    <w:rsid w:val="0076328D"/>
    <w:rsid w:val="00763EE6"/>
    <w:rsid w:val="00765279"/>
    <w:rsid w:val="007654F1"/>
    <w:rsid w:val="007669EB"/>
    <w:rsid w:val="00766BE9"/>
    <w:rsid w:val="00766DB0"/>
    <w:rsid w:val="0077009F"/>
    <w:rsid w:val="007701A9"/>
    <w:rsid w:val="00771EB6"/>
    <w:rsid w:val="007724F8"/>
    <w:rsid w:val="00772872"/>
    <w:rsid w:val="00772C96"/>
    <w:rsid w:val="00773F54"/>
    <w:rsid w:val="00775651"/>
    <w:rsid w:val="007757CC"/>
    <w:rsid w:val="0077648F"/>
    <w:rsid w:val="00776A04"/>
    <w:rsid w:val="00776AA0"/>
    <w:rsid w:val="00780659"/>
    <w:rsid w:val="00780AAD"/>
    <w:rsid w:val="00782FD1"/>
    <w:rsid w:val="007843E5"/>
    <w:rsid w:val="00784574"/>
    <w:rsid w:val="007845BD"/>
    <w:rsid w:val="007847BF"/>
    <w:rsid w:val="0078589B"/>
    <w:rsid w:val="00786A40"/>
    <w:rsid w:val="00787531"/>
    <w:rsid w:val="00787D62"/>
    <w:rsid w:val="007913E2"/>
    <w:rsid w:val="007917F7"/>
    <w:rsid w:val="007919DC"/>
    <w:rsid w:val="00791FF7"/>
    <w:rsid w:val="00792E52"/>
    <w:rsid w:val="00793574"/>
    <w:rsid w:val="0079632B"/>
    <w:rsid w:val="007968DB"/>
    <w:rsid w:val="00796CB0"/>
    <w:rsid w:val="00797E32"/>
    <w:rsid w:val="007A05D1"/>
    <w:rsid w:val="007A13CC"/>
    <w:rsid w:val="007A2AFA"/>
    <w:rsid w:val="007A40B3"/>
    <w:rsid w:val="007A51B8"/>
    <w:rsid w:val="007A5B00"/>
    <w:rsid w:val="007A5B62"/>
    <w:rsid w:val="007A650B"/>
    <w:rsid w:val="007A6B5B"/>
    <w:rsid w:val="007A6E4F"/>
    <w:rsid w:val="007A6E5B"/>
    <w:rsid w:val="007A730F"/>
    <w:rsid w:val="007B0E64"/>
    <w:rsid w:val="007B3609"/>
    <w:rsid w:val="007B3C9E"/>
    <w:rsid w:val="007B4231"/>
    <w:rsid w:val="007B467B"/>
    <w:rsid w:val="007B545D"/>
    <w:rsid w:val="007B565F"/>
    <w:rsid w:val="007B584A"/>
    <w:rsid w:val="007B6103"/>
    <w:rsid w:val="007B7E74"/>
    <w:rsid w:val="007C05D2"/>
    <w:rsid w:val="007C0934"/>
    <w:rsid w:val="007C225F"/>
    <w:rsid w:val="007C2F3A"/>
    <w:rsid w:val="007C7121"/>
    <w:rsid w:val="007C7F22"/>
    <w:rsid w:val="007D0B57"/>
    <w:rsid w:val="007D3425"/>
    <w:rsid w:val="007D3B76"/>
    <w:rsid w:val="007D43A3"/>
    <w:rsid w:val="007D56DD"/>
    <w:rsid w:val="007D664B"/>
    <w:rsid w:val="007D66A0"/>
    <w:rsid w:val="007D6C54"/>
    <w:rsid w:val="007D7391"/>
    <w:rsid w:val="007E1AA6"/>
    <w:rsid w:val="007E28A9"/>
    <w:rsid w:val="007E4C6E"/>
    <w:rsid w:val="007E5817"/>
    <w:rsid w:val="007F0191"/>
    <w:rsid w:val="007F030F"/>
    <w:rsid w:val="007F08D7"/>
    <w:rsid w:val="007F091E"/>
    <w:rsid w:val="007F0AC1"/>
    <w:rsid w:val="007F0AE3"/>
    <w:rsid w:val="007F1171"/>
    <w:rsid w:val="007F2432"/>
    <w:rsid w:val="007F46D3"/>
    <w:rsid w:val="007F59F7"/>
    <w:rsid w:val="007F7886"/>
    <w:rsid w:val="00801450"/>
    <w:rsid w:val="00801D13"/>
    <w:rsid w:val="008022F8"/>
    <w:rsid w:val="00802D8B"/>
    <w:rsid w:val="00802FA4"/>
    <w:rsid w:val="008042B1"/>
    <w:rsid w:val="00804918"/>
    <w:rsid w:val="0080597C"/>
    <w:rsid w:val="008059DA"/>
    <w:rsid w:val="0080608B"/>
    <w:rsid w:val="0080626A"/>
    <w:rsid w:val="00806DBD"/>
    <w:rsid w:val="00806EB2"/>
    <w:rsid w:val="00807443"/>
    <w:rsid w:val="00807B2E"/>
    <w:rsid w:val="00810D4C"/>
    <w:rsid w:val="00811FA5"/>
    <w:rsid w:val="00813972"/>
    <w:rsid w:val="008153AB"/>
    <w:rsid w:val="00815D03"/>
    <w:rsid w:val="008166DF"/>
    <w:rsid w:val="00817495"/>
    <w:rsid w:val="008177F1"/>
    <w:rsid w:val="00817FA7"/>
    <w:rsid w:val="0082015F"/>
    <w:rsid w:val="00820781"/>
    <w:rsid w:val="00820863"/>
    <w:rsid w:val="00820F09"/>
    <w:rsid w:val="008215DC"/>
    <w:rsid w:val="00822321"/>
    <w:rsid w:val="0082238C"/>
    <w:rsid w:val="00822C9C"/>
    <w:rsid w:val="00822E8F"/>
    <w:rsid w:val="00823488"/>
    <w:rsid w:val="00823F5E"/>
    <w:rsid w:val="008246FB"/>
    <w:rsid w:val="00824D57"/>
    <w:rsid w:val="00824EAA"/>
    <w:rsid w:val="00825149"/>
    <w:rsid w:val="00825637"/>
    <w:rsid w:val="00826120"/>
    <w:rsid w:val="0082630F"/>
    <w:rsid w:val="00827E2D"/>
    <w:rsid w:val="00830BDB"/>
    <w:rsid w:val="00830EAE"/>
    <w:rsid w:val="008314BA"/>
    <w:rsid w:val="00831539"/>
    <w:rsid w:val="00833526"/>
    <w:rsid w:val="00833A7E"/>
    <w:rsid w:val="0083480B"/>
    <w:rsid w:val="00835168"/>
    <w:rsid w:val="00835337"/>
    <w:rsid w:val="00835621"/>
    <w:rsid w:val="00837C66"/>
    <w:rsid w:val="008406F1"/>
    <w:rsid w:val="00841359"/>
    <w:rsid w:val="00841390"/>
    <w:rsid w:val="008418DA"/>
    <w:rsid w:val="00842625"/>
    <w:rsid w:val="00844C73"/>
    <w:rsid w:val="0084627E"/>
    <w:rsid w:val="00847C96"/>
    <w:rsid w:val="0085024D"/>
    <w:rsid w:val="008523DD"/>
    <w:rsid w:val="00852E09"/>
    <w:rsid w:val="008530FC"/>
    <w:rsid w:val="00857C98"/>
    <w:rsid w:val="00860AD1"/>
    <w:rsid w:val="00860AFA"/>
    <w:rsid w:val="008622DE"/>
    <w:rsid w:val="00862880"/>
    <w:rsid w:val="0086380C"/>
    <w:rsid w:val="00863D19"/>
    <w:rsid w:val="0086426F"/>
    <w:rsid w:val="00864AB6"/>
    <w:rsid w:val="008666E2"/>
    <w:rsid w:val="00866FAA"/>
    <w:rsid w:val="00867BD8"/>
    <w:rsid w:val="00867E6E"/>
    <w:rsid w:val="008701E9"/>
    <w:rsid w:val="008706B3"/>
    <w:rsid w:val="00870850"/>
    <w:rsid w:val="00870F0F"/>
    <w:rsid w:val="008723E8"/>
    <w:rsid w:val="00872959"/>
    <w:rsid w:val="00872B72"/>
    <w:rsid w:val="00874AB6"/>
    <w:rsid w:val="00877964"/>
    <w:rsid w:val="00880D56"/>
    <w:rsid w:val="0088174A"/>
    <w:rsid w:val="00881B0F"/>
    <w:rsid w:val="00882EA5"/>
    <w:rsid w:val="00884D44"/>
    <w:rsid w:val="00885398"/>
    <w:rsid w:val="00887096"/>
    <w:rsid w:val="00890F8A"/>
    <w:rsid w:val="0089150F"/>
    <w:rsid w:val="00891D59"/>
    <w:rsid w:val="008920D3"/>
    <w:rsid w:val="00893CA2"/>
    <w:rsid w:val="00893D17"/>
    <w:rsid w:val="00894E9B"/>
    <w:rsid w:val="0089611B"/>
    <w:rsid w:val="008972B3"/>
    <w:rsid w:val="008972F4"/>
    <w:rsid w:val="008A16AE"/>
    <w:rsid w:val="008A2358"/>
    <w:rsid w:val="008A33F4"/>
    <w:rsid w:val="008A353D"/>
    <w:rsid w:val="008A41B9"/>
    <w:rsid w:val="008A43DE"/>
    <w:rsid w:val="008A48DC"/>
    <w:rsid w:val="008A61FF"/>
    <w:rsid w:val="008B20BF"/>
    <w:rsid w:val="008B22CD"/>
    <w:rsid w:val="008B29CD"/>
    <w:rsid w:val="008B4377"/>
    <w:rsid w:val="008B46C8"/>
    <w:rsid w:val="008B4BF5"/>
    <w:rsid w:val="008B4CA8"/>
    <w:rsid w:val="008B4F47"/>
    <w:rsid w:val="008B57D4"/>
    <w:rsid w:val="008B6BB4"/>
    <w:rsid w:val="008B6F8D"/>
    <w:rsid w:val="008C0958"/>
    <w:rsid w:val="008C2B3F"/>
    <w:rsid w:val="008C4444"/>
    <w:rsid w:val="008C76BA"/>
    <w:rsid w:val="008C7977"/>
    <w:rsid w:val="008C7B2D"/>
    <w:rsid w:val="008C7B47"/>
    <w:rsid w:val="008D0758"/>
    <w:rsid w:val="008D08DB"/>
    <w:rsid w:val="008D283E"/>
    <w:rsid w:val="008D2B3F"/>
    <w:rsid w:val="008D2C8E"/>
    <w:rsid w:val="008D3EA5"/>
    <w:rsid w:val="008D463E"/>
    <w:rsid w:val="008D4838"/>
    <w:rsid w:val="008D55C8"/>
    <w:rsid w:val="008D7E36"/>
    <w:rsid w:val="008E112B"/>
    <w:rsid w:val="008E3897"/>
    <w:rsid w:val="008E5A53"/>
    <w:rsid w:val="008E61BC"/>
    <w:rsid w:val="008E73CF"/>
    <w:rsid w:val="008F1AD9"/>
    <w:rsid w:val="008F1F14"/>
    <w:rsid w:val="008F5117"/>
    <w:rsid w:val="008F517C"/>
    <w:rsid w:val="008F51BE"/>
    <w:rsid w:val="008F63DB"/>
    <w:rsid w:val="008F6AFF"/>
    <w:rsid w:val="009011BA"/>
    <w:rsid w:val="00901D52"/>
    <w:rsid w:val="009023A6"/>
    <w:rsid w:val="00902634"/>
    <w:rsid w:val="00903829"/>
    <w:rsid w:val="009038CD"/>
    <w:rsid w:val="0090475B"/>
    <w:rsid w:val="00905258"/>
    <w:rsid w:val="009053BC"/>
    <w:rsid w:val="00906166"/>
    <w:rsid w:val="00906984"/>
    <w:rsid w:val="00906B3A"/>
    <w:rsid w:val="00906D6F"/>
    <w:rsid w:val="009101AF"/>
    <w:rsid w:val="00910D1A"/>
    <w:rsid w:val="00911058"/>
    <w:rsid w:val="009127D9"/>
    <w:rsid w:val="00913A91"/>
    <w:rsid w:val="00914AA8"/>
    <w:rsid w:val="00915E2F"/>
    <w:rsid w:val="00916324"/>
    <w:rsid w:val="00916701"/>
    <w:rsid w:val="009173D4"/>
    <w:rsid w:val="00917682"/>
    <w:rsid w:val="00917B3A"/>
    <w:rsid w:val="00920DF4"/>
    <w:rsid w:val="00920EE9"/>
    <w:rsid w:val="009211B0"/>
    <w:rsid w:val="00921DEE"/>
    <w:rsid w:val="0092277F"/>
    <w:rsid w:val="00923673"/>
    <w:rsid w:val="009238BA"/>
    <w:rsid w:val="00924002"/>
    <w:rsid w:val="009252D5"/>
    <w:rsid w:val="00926482"/>
    <w:rsid w:val="0093160E"/>
    <w:rsid w:val="00931960"/>
    <w:rsid w:val="00931E3A"/>
    <w:rsid w:val="00932775"/>
    <w:rsid w:val="00932A45"/>
    <w:rsid w:val="009330B7"/>
    <w:rsid w:val="00933E02"/>
    <w:rsid w:val="009347D3"/>
    <w:rsid w:val="00934C38"/>
    <w:rsid w:val="00935BEC"/>
    <w:rsid w:val="009360E5"/>
    <w:rsid w:val="00936DFE"/>
    <w:rsid w:val="00937C79"/>
    <w:rsid w:val="0094190E"/>
    <w:rsid w:val="009465DF"/>
    <w:rsid w:val="00946728"/>
    <w:rsid w:val="00947FB5"/>
    <w:rsid w:val="009505D3"/>
    <w:rsid w:val="009515C9"/>
    <w:rsid w:val="00953AEC"/>
    <w:rsid w:val="00953E48"/>
    <w:rsid w:val="00954587"/>
    <w:rsid w:val="00954AA0"/>
    <w:rsid w:val="00955123"/>
    <w:rsid w:val="0095519F"/>
    <w:rsid w:val="0095581C"/>
    <w:rsid w:val="0095591D"/>
    <w:rsid w:val="0095637A"/>
    <w:rsid w:val="00960071"/>
    <w:rsid w:val="00960132"/>
    <w:rsid w:val="009609A4"/>
    <w:rsid w:val="00960FA2"/>
    <w:rsid w:val="009614D1"/>
    <w:rsid w:val="009616A7"/>
    <w:rsid w:val="00961C84"/>
    <w:rsid w:val="00961E46"/>
    <w:rsid w:val="009626BC"/>
    <w:rsid w:val="00962A11"/>
    <w:rsid w:val="0096304B"/>
    <w:rsid w:val="00963241"/>
    <w:rsid w:val="009643FF"/>
    <w:rsid w:val="009648CA"/>
    <w:rsid w:val="00967715"/>
    <w:rsid w:val="009677A9"/>
    <w:rsid w:val="00970F82"/>
    <w:rsid w:val="00972471"/>
    <w:rsid w:val="00972E0C"/>
    <w:rsid w:val="009744B0"/>
    <w:rsid w:val="00976574"/>
    <w:rsid w:val="009768D9"/>
    <w:rsid w:val="009774CD"/>
    <w:rsid w:val="00977A8F"/>
    <w:rsid w:val="00980C62"/>
    <w:rsid w:val="00981A06"/>
    <w:rsid w:val="00981B1B"/>
    <w:rsid w:val="00984052"/>
    <w:rsid w:val="009850A8"/>
    <w:rsid w:val="009856D4"/>
    <w:rsid w:val="00985A61"/>
    <w:rsid w:val="00985AF8"/>
    <w:rsid w:val="00986127"/>
    <w:rsid w:val="009867CA"/>
    <w:rsid w:val="00987505"/>
    <w:rsid w:val="0099204E"/>
    <w:rsid w:val="00993B1E"/>
    <w:rsid w:val="00993E37"/>
    <w:rsid w:val="00994F32"/>
    <w:rsid w:val="00995066"/>
    <w:rsid w:val="00995C28"/>
    <w:rsid w:val="009966A2"/>
    <w:rsid w:val="009A032F"/>
    <w:rsid w:val="009A0AED"/>
    <w:rsid w:val="009A0B16"/>
    <w:rsid w:val="009A13B4"/>
    <w:rsid w:val="009A43CA"/>
    <w:rsid w:val="009A5382"/>
    <w:rsid w:val="009A636D"/>
    <w:rsid w:val="009A6596"/>
    <w:rsid w:val="009A6897"/>
    <w:rsid w:val="009A748F"/>
    <w:rsid w:val="009A7F32"/>
    <w:rsid w:val="009B0B50"/>
    <w:rsid w:val="009B183D"/>
    <w:rsid w:val="009B1C52"/>
    <w:rsid w:val="009B2227"/>
    <w:rsid w:val="009B2E95"/>
    <w:rsid w:val="009B5B27"/>
    <w:rsid w:val="009B6533"/>
    <w:rsid w:val="009C1067"/>
    <w:rsid w:val="009C179A"/>
    <w:rsid w:val="009C28E9"/>
    <w:rsid w:val="009C37FE"/>
    <w:rsid w:val="009C3960"/>
    <w:rsid w:val="009C45A8"/>
    <w:rsid w:val="009C7C01"/>
    <w:rsid w:val="009D0059"/>
    <w:rsid w:val="009D0775"/>
    <w:rsid w:val="009D0F80"/>
    <w:rsid w:val="009D1418"/>
    <w:rsid w:val="009D1A49"/>
    <w:rsid w:val="009D2856"/>
    <w:rsid w:val="009D36AC"/>
    <w:rsid w:val="009D4EF1"/>
    <w:rsid w:val="009D5582"/>
    <w:rsid w:val="009D5B34"/>
    <w:rsid w:val="009D68E2"/>
    <w:rsid w:val="009D6AAD"/>
    <w:rsid w:val="009D6BDD"/>
    <w:rsid w:val="009D7887"/>
    <w:rsid w:val="009E1F54"/>
    <w:rsid w:val="009E30BA"/>
    <w:rsid w:val="009E3257"/>
    <w:rsid w:val="009E3767"/>
    <w:rsid w:val="009E4118"/>
    <w:rsid w:val="009E4271"/>
    <w:rsid w:val="009E50B6"/>
    <w:rsid w:val="009E5EB0"/>
    <w:rsid w:val="009E60C0"/>
    <w:rsid w:val="009E640D"/>
    <w:rsid w:val="009E7015"/>
    <w:rsid w:val="009E70E1"/>
    <w:rsid w:val="009E7C91"/>
    <w:rsid w:val="009E7D96"/>
    <w:rsid w:val="009E7EB3"/>
    <w:rsid w:val="009E7F56"/>
    <w:rsid w:val="009F01B6"/>
    <w:rsid w:val="009F0216"/>
    <w:rsid w:val="009F05A8"/>
    <w:rsid w:val="009F1B95"/>
    <w:rsid w:val="009F1D09"/>
    <w:rsid w:val="009F529A"/>
    <w:rsid w:val="009F68CD"/>
    <w:rsid w:val="00A0007A"/>
    <w:rsid w:val="00A004E7"/>
    <w:rsid w:val="00A01BC7"/>
    <w:rsid w:val="00A0290A"/>
    <w:rsid w:val="00A02D32"/>
    <w:rsid w:val="00A02F87"/>
    <w:rsid w:val="00A03F1A"/>
    <w:rsid w:val="00A05195"/>
    <w:rsid w:val="00A05238"/>
    <w:rsid w:val="00A106D2"/>
    <w:rsid w:val="00A10C9D"/>
    <w:rsid w:val="00A11A06"/>
    <w:rsid w:val="00A1267F"/>
    <w:rsid w:val="00A12813"/>
    <w:rsid w:val="00A14D32"/>
    <w:rsid w:val="00A158A6"/>
    <w:rsid w:val="00A15A25"/>
    <w:rsid w:val="00A20412"/>
    <w:rsid w:val="00A209D0"/>
    <w:rsid w:val="00A214DB"/>
    <w:rsid w:val="00A21749"/>
    <w:rsid w:val="00A23D2F"/>
    <w:rsid w:val="00A24376"/>
    <w:rsid w:val="00A24AEA"/>
    <w:rsid w:val="00A257B0"/>
    <w:rsid w:val="00A26FF0"/>
    <w:rsid w:val="00A2719F"/>
    <w:rsid w:val="00A27A25"/>
    <w:rsid w:val="00A27F9E"/>
    <w:rsid w:val="00A313AD"/>
    <w:rsid w:val="00A31BBE"/>
    <w:rsid w:val="00A326E7"/>
    <w:rsid w:val="00A3271D"/>
    <w:rsid w:val="00A32E4B"/>
    <w:rsid w:val="00A33072"/>
    <w:rsid w:val="00A3379B"/>
    <w:rsid w:val="00A34E7A"/>
    <w:rsid w:val="00A372F6"/>
    <w:rsid w:val="00A378B8"/>
    <w:rsid w:val="00A37BF9"/>
    <w:rsid w:val="00A37C10"/>
    <w:rsid w:val="00A43A27"/>
    <w:rsid w:val="00A45809"/>
    <w:rsid w:val="00A47E1C"/>
    <w:rsid w:val="00A47F01"/>
    <w:rsid w:val="00A47FA6"/>
    <w:rsid w:val="00A51728"/>
    <w:rsid w:val="00A51D7E"/>
    <w:rsid w:val="00A52D1F"/>
    <w:rsid w:val="00A52D40"/>
    <w:rsid w:val="00A539CE"/>
    <w:rsid w:val="00A5418E"/>
    <w:rsid w:val="00A54539"/>
    <w:rsid w:val="00A5566B"/>
    <w:rsid w:val="00A570E5"/>
    <w:rsid w:val="00A5713D"/>
    <w:rsid w:val="00A571AB"/>
    <w:rsid w:val="00A573A2"/>
    <w:rsid w:val="00A579E2"/>
    <w:rsid w:val="00A57BFE"/>
    <w:rsid w:val="00A57F55"/>
    <w:rsid w:val="00A61096"/>
    <w:rsid w:val="00A61327"/>
    <w:rsid w:val="00A624E7"/>
    <w:rsid w:val="00A626A3"/>
    <w:rsid w:val="00A64014"/>
    <w:rsid w:val="00A64026"/>
    <w:rsid w:val="00A64648"/>
    <w:rsid w:val="00A647CE"/>
    <w:rsid w:val="00A65355"/>
    <w:rsid w:val="00A65941"/>
    <w:rsid w:val="00A65F87"/>
    <w:rsid w:val="00A66922"/>
    <w:rsid w:val="00A66991"/>
    <w:rsid w:val="00A66B28"/>
    <w:rsid w:val="00A66BE7"/>
    <w:rsid w:val="00A676BE"/>
    <w:rsid w:val="00A676DB"/>
    <w:rsid w:val="00A74155"/>
    <w:rsid w:val="00A7594E"/>
    <w:rsid w:val="00A76629"/>
    <w:rsid w:val="00A772C2"/>
    <w:rsid w:val="00A77BD4"/>
    <w:rsid w:val="00A805B9"/>
    <w:rsid w:val="00A81181"/>
    <w:rsid w:val="00A81F7B"/>
    <w:rsid w:val="00A833F5"/>
    <w:rsid w:val="00A83D67"/>
    <w:rsid w:val="00A84170"/>
    <w:rsid w:val="00A87854"/>
    <w:rsid w:val="00A87A47"/>
    <w:rsid w:val="00A90038"/>
    <w:rsid w:val="00A931BA"/>
    <w:rsid w:val="00A934D6"/>
    <w:rsid w:val="00A95121"/>
    <w:rsid w:val="00A953F1"/>
    <w:rsid w:val="00A95BB6"/>
    <w:rsid w:val="00A97D92"/>
    <w:rsid w:val="00AA1B50"/>
    <w:rsid w:val="00AA1E29"/>
    <w:rsid w:val="00AA28F7"/>
    <w:rsid w:val="00AA332A"/>
    <w:rsid w:val="00AA3607"/>
    <w:rsid w:val="00AA37B3"/>
    <w:rsid w:val="00AA3864"/>
    <w:rsid w:val="00AA3A78"/>
    <w:rsid w:val="00AA6437"/>
    <w:rsid w:val="00AA6ABA"/>
    <w:rsid w:val="00AA767B"/>
    <w:rsid w:val="00AA7DA0"/>
    <w:rsid w:val="00AB0D28"/>
    <w:rsid w:val="00AB1A56"/>
    <w:rsid w:val="00AB1B84"/>
    <w:rsid w:val="00AB2A62"/>
    <w:rsid w:val="00AB2CEC"/>
    <w:rsid w:val="00AB4498"/>
    <w:rsid w:val="00AB5247"/>
    <w:rsid w:val="00AB562C"/>
    <w:rsid w:val="00AB5E81"/>
    <w:rsid w:val="00AB6618"/>
    <w:rsid w:val="00AC0883"/>
    <w:rsid w:val="00AC15E7"/>
    <w:rsid w:val="00AC17AA"/>
    <w:rsid w:val="00AC1FFC"/>
    <w:rsid w:val="00AC3263"/>
    <w:rsid w:val="00AC5B2D"/>
    <w:rsid w:val="00AC5E29"/>
    <w:rsid w:val="00AC65E5"/>
    <w:rsid w:val="00AD0F1A"/>
    <w:rsid w:val="00AD1D0A"/>
    <w:rsid w:val="00AD1F95"/>
    <w:rsid w:val="00AD2854"/>
    <w:rsid w:val="00AD287C"/>
    <w:rsid w:val="00AD2BFE"/>
    <w:rsid w:val="00AD3AB1"/>
    <w:rsid w:val="00AD3C2A"/>
    <w:rsid w:val="00AD3D5A"/>
    <w:rsid w:val="00AD5148"/>
    <w:rsid w:val="00AD5738"/>
    <w:rsid w:val="00AD61A6"/>
    <w:rsid w:val="00AD7013"/>
    <w:rsid w:val="00AD7738"/>
    <w:rsid w:val="00AD79E2"/>
    <w:rsid w:val="00AE0B75"/>
    <w:rsid w:val="00AE2E8C"/>
    <w:rsid w:val="00AE3741"/>
    <w:rsid w:val="00AE3BE0"/>
    <w:rsid w:val="00AE4490"/>
    <w:rsid w:val="00AE4DE2"/>
    <w:rsid w:val="00AE51AA"/>
    <w:rsid w:val="00AE552B"/>
    <w:rsid w:val="00AE5C53"/>
    <w:rsid w:val="00AE6796"/>
    <w:rsid w:val="00AE6E2E"/>
    <w:rsid w:val="00AF2033"/>
    <w:rsid w:val="00AF2B79"/>
    <w:rsid w:val="00AF55C5"/>
    <w:rsid w:val="00AF67CF"/>
    <w:rsid w:val="00AF7E9B"/>
    <w:rsid w:val="00B01059"/>
    <w:rsid w:val="00B0272F"/>
    <w:rsid w:val="00B02D0E"/>
    <w:rsid w:val="00B02E49"/>
    <w:rsid w:val="00B03F22"/>
    <w:rsid w:val="00B04A84"/>
    <w:rsid w:val="00B04D6B"/>
    <w:rsid w:val="00B0666E"/>
    <w:rsid w:val="00B068E9"/>
    <w:rsid w:val="00B0703E"/>
    <w:rsid w:val="00B072BB"/>
    <w:rsid w:val="00B078A7"/>
    <w:rsid w:val="00B07977"/>
    <w:rsid w:val="00B122A6"/>
    <w:rsid w:val="00B13860"/>
    <w:rsid w:val="00B146E6"/>
    <w:rsid w:val="00B166C5"/>
    <w:rsid w:val="00B16DF5"/>
    <w:rsid w:val="00B178E9"/>
    <w:rsid w:val="00B20343"/>
    <w:rsid w:val="00B23F1A"/>
    <w:rsid w:val="00B24830"/>
    <w:rsid w:val="00B24A67"/>
    <w:rsid w:val="00B25383"/>
    <w:rsid w:val="00B2677B"/>
    <w:rsid w:val="00B268A9"/>
    <w:rsid w:val="00B271F1"/>
    <w:rsid w:val="00B27B32"/>
    <w:rsid w:val="00B314D0"/>
    <w:rsid w:val="00B317F3"/>
    <w:rsid w:val="00B32708"/>
    <w:rsid w:val="00B33339"/>
    <w:rsid w:val="00B357DA"/>
    <w:rsid w:val="00B36432"/>
    <w:rsid w:val="00B36DE2"/>
    <w:rsid w:val="00B41451"/>
    <w:rsid w:val="00B4269D"/>
    <w:rsid w:val="00B427F9"/>
    <w:rsid w:val="00B42CB2"/>
    <w:rsid w:val="00B43ACF"/>
    <w:rsid w:val="00B4480A"/>
    <w:rsid w:val="00B452DE"/>
    <w:rsid w:val="00B468A1"/>
    <w:rsid w:val="00B4700F"/>
    <w:rsid w:val="00B5007E"/>
    <w:rsid w:val="00B5053E"/>
    <w:rsid w:val="00B524F3"/>
    <w:rsid w:val="00B525C8"/>
    <w:rsid w:val="00B52C55"/>
    <w:rsid w:val="00B53645"/>
    <w:rsid w:val="00B53A13"/>
    <w:rsid w:val="00B544B2"/>
    <w:rsid w:val="00B54807"/>
    <w:rsid w:val="00B56463"/>
    <w:rsid w:val="00B5691B"/>
    <w:rsid w:val="00B573FE"/>
    <w:rsid w:val="00B575A0"/>
    <w:rsid w:val="00B602C8"/>
    <w:rsid w:val="00B602EB"/>
    <w:rsid w:val="00B60B84"/>
    <w:rsid w:val="00B619F7"/>
    <w:rsid w:val="00B63437"/>
    <w:rsid w:val="00B64794"/>
    <w:rsid w:val="00B65887"/>
    <w:rsid w:val="00B65C52"/>
    <w:rsid w:val="00B66E2F"/>
    <w:rsid w:val="00B66F18"/>
    <w:rsid w:val="00B6712C"/>
    <w:rsid w:val="00B67C3F"/>
    <w:rsid w:val="00B67D2B"/>
    <w:rsid w:val="00B67DDF"/>
    <w:rsid w:val="00B700B8"/>
    <w:rsid w:val="00B70496"/>
    <w:rsid w:val="00B70890"/>
    <w:rsid w:val="00B70CFE"/>
    <w:rsid w:val="00B70F65"/>
    <w:rsid w:val="00B71122"/>
    <w:rsid w:val="00B71B6E"/>
    <w:rsid w:val="00B72A38"/>
    <w:rsid w:val="00B73598"/>
    <w:rsid w:val="00B73746"/>
    <w:rsid w:val="00B73ECC"/>
    <w:rsid w:val="00B762D7"/>
    <w:rsid w:val="00B7792E"/>
    <w:rsid w:val="00B77ABF"/>
    <w:rsid w:val="00B77DE1"/>
    <w:rsid w:val="00B81591"/>
    <w:rsid w:val="00B81AEA"/>
    <w:rsid w:val="00B81DAC"/>
    <w:rsid w:val="00B81F5F"/>
    <w:rsid w:val="00B8428E"/>
    <w:rsid w:val="00B85A13"/>
    <w:rsid w:val="00B86CA7"/>
    <w:rsid w:val="00B872C1"/>
    <w:rsid w:val="00B87811"/>
    <w:rsid w:val="00B87E6C"/>
    <w:rsid w:val="00B919B5"/>
    <w:rsid w:val="00B93203"/>
    <w:rsid w:val="00B93512"/>
    <w:rsid w:val="00B93678"/>
    <w:rsid w:val="00B93916"/>
    <w:rsid w:val="00B942E2"/>
    <w:rsid w:val="00B94CD1"/>
    <w:rsid w:val="00B9534E"/>
    <w:rsid w:val="00B961ED"/>
    <w:rsid w:val="00B97FC6"/>
    <w:rsid w:val="00BA03A5"/>
    <w:rsid w:val="00BA0843"/>
    <w:rsid w:val="00BA152A"/>
    <w:rsid w:val="00BA15B3"/>
    <w:rsid w:val="00BA161D"/>
    <w:rsid w:val="00BA21FF"/>
    <w:rsid w:val="00BA26D7"/>
    <w:rsid w:val="00BA4C6B"/>
    <w:rsid w:val="00BA51D4"/>
    <w:rsid w:val="00BA540E"/>
    <w:rsid w:val="00BA5F33"/>
    <w:rsid w:val="00BA741C"/>
    <w:rsid w:val="00BB0601"/>
    <w:rsid w:val="00BB063A"/>
    <w:rsid w:val="00BB111D"/>
    <w:rsid w:val="00BB119B"/>
    <w:rsid w:val="00BB16BA"/>
    <w:rsid w:val="00BB27BF"/>
    <w:rsid w:val="00BB348C"/>
    <w:rsid w:val="00BB3522"/>
    <w:rsid w:val="00BB3A6F"/>
    <w:rsid w:val="00BB40CD"/>
    <w:rsid w:val="00BB5D45"/>
    <w:rsid w:val="00BB64B9"/>
    <w:rsid w:val="00BC0624"/>
    <w:rsid w:val="00BC22D2"/>
    <w:rsid w:val="00BC4590"/>
    <w:rsid w:val="00BC46C2"/>
    <w:rsid w:val="00BC5DB4"/>
    <w:rsid w:val="00BC5FAF"/>
    <w:rsid w:val="00BC643F"/>
    <w:rsid w:val="00BC68D9"/>
    <w:rsid w:val="00BC6FEF"/>
    <w:rsid w:val="00BC738D"/>
    <w:rsid w:val="00BD043C"/>
    <w:rsid w:val="00BD0C86"/>
    <w:rsid w:val="00BD2E70"/>
    <w:rsid w:val="00BD34A8"/>
    <w:rsid w:val="00BD4174"/>
    <w:rsid w:val="00BD4BFC"/>
    <w:rsid w:val="00BD54F4"/>
    <w:rsid w:val="00BD569D"/>
    <w:rsid w:val="00BD676F"/>
    <w:rsid w:val="00BD7329"/>
    <w:rsid w:val="00BE14B1"/>
    <w:rsid w:val="00BE2910"/>
    <w:rsid w:val="00BE373F"/>
    <w:rsid w:val="00BE4506"/>
    <w:rsid w:val="00BE5A4A"/>
    <w:rsid w:val="00BE5BB6"/>
    <w:rsid w:val="00BE686D"/>
    <w:rsid w:val="00BF1405"/>
    <w:rsid w:val="00BF2AE5"/>
    <w:rsid w:val="00BF3C97"/>
    <w:rsid w:val="00BF45C9"/>
    <w:rsid w:val="00BF5121"/>
    <w:rsid w:val="00BF74CF"/>
    <w:rsid w:val="00BF7F53"/>
    <w:rsid w:val="00C0023A"/>
    <w:rsid w:val="00C0054B"/>
    <w:rsid w:val="00C00DD1"/>
    <w:rsid w:val="00C013AF"/>
    <w:rsid w:val="00C0271B"/>
    <w:rsid w:val="00C04284"/>
    <w:rsid w:val="00C0538D"/>
    <w:rsid w:val="00C05607"/>
    <w:rsid w:val="00C06926"/>
    <w:rsid w:val="00C06E0D"/>
    <w:rsid w:val="00C06F47"/>
    <w:rsid w:val="00C0743C"/>
    <w:rsid w:val="00C07C5A"/>
    <w:rsid w:val="00C10D52"/>
    <w:rsid w:val="00C11944"/>
    <w:rsid w:val="00C12E25"/>
    <w:rsid w:val="00C131D4"/>
    <w:rsid w:val="00C141F0"/>
    <w:rsid w:val="00C15996"/>
    <w:rsid w:val="00C15C7D"/>
    <w:rsid w:val="00C20154"/>
    <w:rsid w:val="00C219F6"/>
    <w:rsid w:val="00C2268A"/>
    <w:rsid w:val="00C22B38"/>
    <w:rsid w:val="00C22DD7"/>
    <w:rsid w:val="00C237D7"/>
    <w:rsid w:val="00C2394F"/>
    <w:rsid w:val="00C253C1"/>
    <w:rsid w:val="00C25AD2"/>
    <w:rsid w:val="00C26EF8"/>
    <w:rsid w:val="00C27657"/>
    <w:rsid w:val="00C27E30"/>
    <w:rsid w:val="00C27F15"/>
    <w:rsid w:val="00C3050F"/>
    <w:rsid w:val="00C306C9"/>
    <w:rsid w:val="00C30A33"/>
    <w:rsid w:val="00C3321C"/>
    <w:rsid w:val="00C33741"/>
    <w:rsid w:val="00C339BE"/>
    <w:rsid w:val="00C33A7C"/>
    <w:rsid w:val="00C35D6E"/>
    <w:rsid w:val="00C363B8"/>
    <w:rsid w:val="00C409FB"/>
    <w:rsid w:val="00C40A67"/>
    <w:rsid w:val="00C4180A"/>
    <w:rsid w:val="00C41C9B"/>
    <w:rsid w:val="00C435F6"/>
    <w:rsid w:val="00C43887"/>
    <w:rsid w:val="00C44D2C"/>
    <w:rsid w:val="00C450FC"/>
    <w:rsid w:val="00C508FC"/>
    <w:rsid w:val="00C53DAF"/>
    <w:rsid w:val="00C541A0"/>
    <w:rsid w:val="00C54F55"/>
    <w:rsid w:val="00C55F06"/>
    <w:rsid w:val="00C56010"/>
    <w:rsid w:val="00C56850"/>
    <w:rsid w:val="00C5688C"/>
    <w:rsid w:val="00C56C02"/>
    <w:rsid w:val="00C57156"/>
    <w:rsid w:val="00C573FF"/>
    <w:rsid w:val="00C57916"/>
    <w:rsid w:val="00C61917"/>
    <w:rsid w:val="00C622CC"/>
    <w:rsid w:val="00C62B9D"/>
    <w:rsid w:val="00C63471"/>
    <w:rsid w:val="00C635E2"/>
    <w:rsid w:val="00C63DBE"/>
    <w:rsid w:val="00C63EB5"/>
    <w:rsid w:val="00C65C60"/>
    <w:rsid w:val="00C66020"/>
    <w:rsid w:val="00C66406"/>
    <w:rsid w:val="00C668BB"/>
    <w:rsid w:val="00C66FB3"/>
    <w:rsid w:val="00C67409"/>
    <w:rsid w:val="00C70A78"/>
    <w:rsid w:val="00C71A62"/>
    <w:rsid w:val="00C71CD1"/>
    <w:rsid w:val="00C72D73"/>
    <w:rsid w:val="00C73948"/>
    <w:rsid w:val="00C742B7"/>
    <w:rsid w:val="00C76164"/>
    <w:rsid w:val="00C76D33"/>
    <w:rsid w:val="00C77DB5"/>
    <w:rsid w:val="00C80094"/>
    <w:rsid w:val="00C80BA2"/>
    <w:rsid w:val="00C826A8"/>
    <w:rsid w:val="00C84105"/>
    <w:rsid w:val="00C845A4"/>
    <w:rsid w:val="00C84A10"/>
    <w:rsid w:val="00C85642"/>
    <w:rsid w:val="00C861F4"/>
    <w:rsid w:val="00C864EF"/>
    <w:rsid w:val="00C86B6B"/>
    <w:rsid w:val="00C86CA6"/>
    <w:rsid w:val="00C873A9"/>
    <w:rsid w:val="00C87D90"/>
    <w:rsid w:val="00C90894"/>
    <w:rsid w:val="00C90B87"/>
    <w:rsid w:val="00C90CA6"/>
    <w:rsid w:val="00C91360"/>
    <w:rsid w:val="00C93881"/>
    <w:rsid w:val="00C93AC8"/>
    <w:rsid w:val="00C93D63"/>
    <w:rsid w:val="00C9470E"/>
    <w:rsid w:val="00C95887"/>
    <w:rsid w:val="00C965BF"/>
    <w:rsid w:val="00C975F1"/>
    <w:rsid w:val="00C97D7F"/>
    <w:rsid w:val="00CA140C"/>
    <w:rsid w:val="00CA1AEF"/>
    <w:rsid w:val="00CA25D1"/>
    <w:rsid w:val="00CA3B82"/>
    <w:rsid w:val="00CA482A"/>
    <w:rsid w:val="00CA5901"/>
    <w:rsid w:val="00CA61A1"/>
    <w:rsid w:val="00CA6689"/>
    <w:rsid w:val="00CA70FF"/>
    <w:rsid w:val="00CA71B0"/>
    <w:rsid w:val="00CA7CA3"/>
    <w:rsid w:val="00CB0405"/>
    <w:rsid w:val="00CB0C28"/>
    <w:rsid w:val="00CB19F5"/>
    <w:rsid w:val="00CB1EC7"/>
    <w:rsid w:val="00CB26FD"/>
    <w:rsid w:val="00CB50F6"/>
    <w:rsid w:val="00CB5E84"/>
    <w:rsid w:val="00CB6760"/>
    <w:rsid w:val="00CB722E"/>
    <w:rsid w:val="00CB7575"/>
    <w:rsid w:val="00CC049B"/>
    <w:rsid w:val="00CC0E81"/>
    <w:rsid w:val="00CC122A"/>
    <w:rsid w:val="00CC218F"/>
    <w:rsid w:val="00CC23E5"/>
    <w:rsid w:val="00CC29A3"/>
    <w:rsid w:val="00CC4835"/>
    <w:rsid w:val="00CC62E4"/>
    <w:rsid w:val="00CC77C9"/>
    <w:rsid w:val="00CC7893"/>
    <w:rsid w:val="00CD05E4"/>
    <w:rsid w:val="00CD099E"/>
    <w:rsid w:val="00CD0CBE"/>
    <w:rsid w:val="00CD1CE1"/>
    <w:rsid w:val="00CD27C2"/>
    <w:rsid w:val="00CD2B56"/>
    <w:rsid w:val="00CD2D4A"/>
    <w:rsid w:val="00CD3301"/>
    <w:rsid w:val="00CD35CA"/>
    <w:rsid w:val="00CD3FE2"/>
    <w:rsid w:val="00CD5760"/>
    <w:rsid w:val="00CD6350"/>
    <w:rsid w:val="00CD6578"/>
    <w:rsid w:val="00CD684D"/>
    <w:rsid w:val="00CD68B9"/>
    <w:rsid w:val="00CD7E65"/>
    <w:rsid w:val="00CE06F3"/>
    <w:rsid w:val="00CE169A"/>
    <w:rsid w:val="00CE1910"/>
    <w:rsid w:val="00CE1B67"/>
    <w:rsid w:val="00CE216C"/>
    <w:rsid w:val="00CE27D7"/>
    <w:rsid w:val="00CE2DC2"/>
    <w:rsid w:val="00CE2F97"/>
    <w:rsid w:val="00CE3706"/>
    <w:rsid w:val="00CE42E0"/>
    <w:rsid w:val="00CE570D"/>
    <w:rsid w:val="00CE58E7"/>
    <w:rsid w:val="00CE5CD6"/>
    <w:rsid w:val="00CE6220"/>
    <w:rsid w:val="00CE63F1"/>
    <w:rsid w:val="00CE780B"/>
    <w:rsid w:val="00CE7A10"/>
    <w:rsid w:val="00CF0113"/>
    <w:rsid w:val="00CF0492"/>
    <w:rsid w:val="00CF1485"/>
    <w:rsid w:val="00CF193D"/>
    <w:rsid w:val="00CF1E4D"/>
    <w:rsid w:val="00CF20D4"/>
    <w:rsid w:val="00CF292D"/>
    <w:rsid w:val="00CF33A3"/>
    <w:rsid w:val="00CF3A78"/>
    <w:rsid w:val="00CF3E4E"/>
    <w:rsid w:val="00CF48A2"/>
    <w:rsid w:val="00CF6EF2"/>
    <w:rsid w:val="00CF79C0"/>
    <w:rsid w:val="00D00204"/>
    <w:rsid w:val="00D01FDA"/>
    <w:rsid w:val="00D02A47"/>
    <w:rsid w:val="00D04369"/>
    <w:rsid w:val="00D04412"/>
    <w:rsid w:val="00D04981"/>
    <w:rsid w:val="00D054C0"/>
    <w:rsid w:val="00D06AFC"/>
    <w:rsid w:val="00D06C85"/>
    <w:rsid w:val="00D108ED"/>
    <w:rsid w:val="00D122D2"/>
    <w:rsid w:val="00D12D42"/>
    <w:rsid w:val="00D145C2"/>
    <w:rsid w:val="00D15CE0"/>
    <w:rsid w:val="00D1622B"/>
    <w:rsid w:val="00D16CD9"/>
    <w:rsid w:val="00D21CE4"/>
    <w:rsid w:val="00D22D24"/>
    <w:rsid w:val="00D233D5"/>
    <w:rsid w:val="00D25059"/>
    <w:rsid w:val="00D25685"/>
    <w:rsid w:val="00D25F3A"/>
    <w:rsid w:val="00D2614E"/>
    <w:rsid w:val="00D27341"/>
    <w:rsid w:val="00D305A7"/>
    <w:rsid w:val="00D30B95"/>
    <w:rsid w:val="00D30DD1"/>
    <w:rsid w:val="00D30E48"/>
    <w:rsid w:val="00D3217F"/>
    <w:rsid w:val="00D3268D"/>
    <w:rsid w:val="00D342B1"/>
    <w:rsid w:val="00D34615"/>
    <w:rsid w:val="00D34901"/>
    <w:rsid w:val="00D35602"/>
    <w:rsid w:val="00D35B8B"/>
    <w:rsid w:val="00D36012"/>
    <w:rsid w:val="00D3734F"/>
    <w:rsid w:val="00D41163"/>
    <w:rsid w:val="00D41CCA"/>
    <w:rsid w:val="00D4434B"/>
    <w:rsid w:val="00D4444D"/>
    <w:rsid w:val="00D466C9"/>
    <w:rsid w:val="00D46A07"/>
    <w:rsid w:val="00D472E6"/>
    <w:rsid w:val="00D477E4"/>
    <w:rsid w:val="00D47934"/>
    <w:rsid w:val="00D526BD"/>
    <w:rsid w:val="00D52D0A"/>
    <w:rsid w:val="00D537A2"/>
    <w:rsid w:val="00D53C1D"/>
    <w:rsid w:val="00D53EAF"/>
    <w:rsid w:val="00D540F2"/>
    <w:rsid w:val="00D54A9D"/>
    <w:rsid w:val="00D56CB5"/>
    <w:rsid w:val="00D600A1"/>
    <w:rsid w:val="00D606DB"/>
    <w:rsid w:val="00D61616"/>
    <w:rsid w:val="00D61EED"/>
    <w:rsid w:val="00D6234A"/>
    <w:rsid w:val="00D6375A"/>
    <w:rsid w:val="00D64BB6"/>
    <w:rsid w:val="00D67BC0"/>
    <w:rsid w:val="00D67E35"/>
    <w:rsid w:val="00D70D2E"/>
    <w:rsid w:val="00D71FFB"/>
    <w:rsid w:val="00D722EB"/>
    <w:rsid w:val="00D72345"/>
    <w:rsid w:val="00D72750"/>
    <w:rsid w:val="00D7329D"/>
    <w:rsid w:val="00D73D5B"/>
    <w:rsid w:val="00D73D94"/>
    <w:rsid w:val="00D74A0C"/>
    <w:rsid w:val="00D74A61"/>
    <w:rsid w:val="00D74B6F"/>
    <w:rsid w:val="00D7599C"/>
    <w:rsid w:val="00D76505"/>
    <w:rsid w:val="00D772C2"/>
    <w:rsid w:val="00D7741C"/>
    <w:rsid w:val="00D77E1A"/>
    <w:rsid w:val="00D81AB0"/>
    <w:rsid w:val="00D81EA5"/>
    <w:rsid w:val="00D84805"/>
    <w:rsid w:val="00D8571D"/>
    <w:rsid w:val="00D8572B"/>
    <w:rsid w:val="00D90C47"/>
    <w:rsid w:val="00D90CAB"/>
    <w:rsid w:val="00D90DCC"/>
    <w:rsid w:val="00D9245F"/>
    <w:rsid w:val="00D92B22"/>
    <w:rsid w:val="00D92CDC"/>
    <w:rsid w:val="00D92CFA"/>
    <w:rsid w:val="00D930EA"/>
    <w:rsid w:val="00D93730"/>
    <w:rsid w:val="00D937D6"/>
    <w:rsid w:val="00D943F0"/>
    <w:rsid w:val="00D95F07"/>
    <w:rsid w:val="00D977D1"/>
    <w:rsid w:val="00DA1B1F"/>
    <w:rsid w:val="00DA2DCA"/>
    <w:rsid w:val="00DA3869"/>
    <w:rsid w:val="00DA3967"/>
    <w:rsid w:val="00DA4E6C"/>
    <w:rsid w:val="00DA5171"/>
    <w:rsid w:val="00DA521C"/>
    <w:rsid w:val="00DA52ED"/>
    <w:rsid w:val="00DA609A"/>
    <w:rsid w:val="00DA7CD1"/>
    <w:rsid w:val="00DA7E68"/>
    <w:rsid w:val="00DA7F94"/>
    <w:rsid w:val="00DB053A"/>
    <w:rsid w:val="00DB081F"/>
    <w:rsid w:val="00DB12F1"/>
    <w:rsid w:val="00DB23C3"/>
    <w:rsid w:val="00DB2498"/>
    <w:rsid w:val="00DB278D"/>
    <w:rsid w:val="00DB39D8"/>
    <w:rsid w:val="00DB4B17"/>
    <w:rsid w:val="00DB4CC7"/>
    <w:rsid w:val="00DB5AA7"/>
    <w:rsid w:val="00DB6FE4"/>
    <w:rsid w:val="00DB74D3"/>
    <w:rsid w:val="00DC0E6D"/>
    <w:rsid w:val="00DC159A"/>
    <w:rsid w:val="00DC22FE"/>
    <w:rsid w:val="00DC2954"/>
    <w:rsid w:val="00DC2BDF"/>
    <w:rsid w:val="00DC2E13"/>
    <w:rsid w:val="00DC3590"/>
    <w:rsid w:val="00DC366C"/>
    <w:rsid w:val="00DC3CD2"/>
    <w:rsid w:val="00DC4EF6"/>
    <w:rsid w:val="00DC60BF"/>
    <w:rsid w:val="00DC7F04"/>
    <w:rsid w:val="00DD0D44"/>
    <w:rsid w:val="00DD3147"/>
    <w:rsid w:val="00DD32B1"/>
    <w:rsid w:val="00DD3347"/>
    <w:rsid w:val="00DD4372"/>
    <w:rsid w:val="00DD452B"/>
    <w:rsid w:val="00DD539A"/>
    <w:rsid w:val="00DD5FFA"/>
    <w:rsid w:val="00DD68D5"/>
    <w:rsid w:val="00DD6A07"/>
    <w:rsid w:val="00DD6A6E"/>
    <w:rsid w:val="00DD6F8A"/>
    <w:rsid w:val="00DD7292"/>
    <w:rsid w:val="00DE1259"/>
    <w:rsid w:val="00DE25EB"/>
    <w:rsid w:val="00DE29AB"/>
    <w:rsid w:val="00DE3954"/>
    <w:rsid w:val="00DE4112"/>
    <w:rsid w:val="00DE6B7C"/>
    <w:rsid w:val="00DE7EC7"/>
    <w:rsid w:val="00DF0A07"/>
    <w:rsid w:val="00DF1FD4"/>
    <w:rsid w:val="00DF24AC"/>
    <w:rsid w:val="00DF4D13"/>
    <w:rsid w:val="00DF6E04"/>
    <w:rsid w:val="00E00210"/>
    <w:rsid w:val="00E010F8"/>
    <w:rsid w:val="00E012D5"/>
    <w:rsid w:val="00E0163D"/>
    <w:rsid w:val="00E016E7"/>
    <w:rsid w:val="00E01BD6"/>
    <w:rsid w:val="00E01C6D"/>
    <w:rsid w:val="00E02077"/>
    <w:rsid w:val="00E04AA2"/>
    <w:rsid w:val="00E04F4A"/>
    <w:rsid w:val="00E05135"/>
    <w:rsid w:val="00E05A10"/>
    <w:rsid w:val="00E05D8C"/>
    <w:rsid w:val="00E05F80"/>
    <w:rsid w:val="00E10554"/>
    <w:rsid w:val="00E110FE"/>
    <w:rsid w:val="00E11B20"/>
    <w:rsid w:val="00E13DD9"/>
    <w:rsid w:val="00E148A2"/>
    <w:rsid w:val="00E1629C"/>
    <w:rsid w:val="00E1703E"/>
    <w:rsid w:val="00E17112"/>
    <w:rsid w:val="00E216E1"/>
    <w:rsid w:val="00E21B1E"/>
    <w:rsid w:val="00E226A0"/>
    <w:rsid w:val="00E23583"/>
    <w:rsid w:val="00E235BE"/>
    <w:rsid w:val="00E24289"/>
    <w:rsid w:val="00E2434B"/>
    <w:rsid w:val="00E24F04"/>
    <w:rsid w:val="00E25107"/>
    <w:rsid w:val="00E254D4"/>
    <w:rsid w:val="00E25911"/>
    <w:rsid w:val="00E25BB7"/>
    <w:rsid w:val="00E264D9"/>
    <w:rsid w:val="00E27DAC"/>
    <w:rsid w:val="00E3016E"/>
    <w:rsid w:val="00E30C44"/>
    <w:rsid w:val="00E31E84"/>
    <w:rsid w:val="00E326CB"/>
    <w:rsid w:val="00E34CA9"/>
    <w:rsid w:val="00E3650E"/>
    <w:rsid w:val="00E374BE"/>
    <w:rsid w:val="00E3750B"/>
    <w:rsid w:val="00E379DD"/>
    <w:rsid w:val="00E413CE"/>
    <w:rsid w:val="00E41F84"/>
    <w:rsid w:val="00E423F4"/>
    <w:rsid w:val="00E429C0"/>
    <w:rsid w:val="00E43688"/>
    <w:rsid w:val="00E44049"/>
    <w:rsid w:val="00E44CDC"/>
    <w:rsid w:val="00E4544A"/>
    <w:rsid w:val="00E45A61"/>
    <w:rsid w:val="00E45B7F"/>
    <w:rsid w:val="00E46019"/>
    <w:rsid w:val="00E46B5A"/>
    <w:rsid w:val="00E47B4C"/>
    <w:rsid w:val="00E47ED5"/>
    <w:rsid w:val="00E508D7"/>
    <w:rsid w:val="00E519B3"/>
    <w:rsid w:val="00E51B2F"/>
    <w:rsid w:val="00E524C9"/>
    <w:rsid w:val="00E535A9"/>
    <w:rsid w:val="00E54BA5"/>
    <w:rsid w:val="00E5504C"/>
    <w:rsid w:val="00E5527D"/>
    <w:rsid w:val="00E57B59"/>
    <w:rsid w:val="00E60606"/>
    <w:rsid w:val="00E60934"/>
    <w:rsid w:val="00E61499"/>
    <w:rsid w:val="00E62525"/>
    <w:rsid w:val="00E62CCD"/>
    <w:rsid w:val="00E62D15"/>
    <w:rsid w:val="00E64650"/>
    <w:rsid w:val="00E651F9"/>
    <w:rsid w:val="00E656E3"/>
    <w:rsid w:val="00E65DFE"/>
    <w:rsid w:val="00E662DA"/>
    <w:rsid w:val="00E6648C"/>
    <w:rsid w:val="00E6712E"/>
    <w:rsid w:val="00E674D1"/>
    <w:rsid w:val="00E71B3C"/>
    <w:rsid w:val="00E730C8"/>
    <w:rsid w:val="00E73437"/>
    <w:rsid w:val="00E77030"/>
    <w:rsid w:val="00E84155"/>
    <w:rsid w:val="00E856B3"/>
    <w:rsid w:val="00E860B0"/>
    <w:rsid w:val="00E860EF"/>
    <w:rsid w:val="00E86462"/>
    <w:rsid w:val="00E864F0"/>
    <w:rsid w:val="00E8784C"/>
    <w:rsid w:val="00E8786D"/>
    <w:rsid w:val="00E9071B"/>
    <w:rsid w:val="00E911A9"/>
    <w:rsid w:val="00E9327A"/>
    <w:rsid w:val="00E93DD8"/>
    <w:rsid w:val="00E93ED6"/>
    <w:rsid w:val="00E94509"/>
    <w:rsid w:val="00E94D56"/>
    <w:rsid w:val="00E95FA8"/>
    <w:rsid w:val="00E9605D"/>
    <w:rsid w:val="00E96339"/>
    <w:rsid w:val="00E96D4B"/>
    <w:rsid w:val="00E9727B"/>
    <w:rsid w:val="00E97B91"/>
    <w:rsid w:val="00EA19D2"/>
    <w:rsid w:val="00EA41D6"/>
    <w:rsid w:val="00EA4B67"/>
    <w:rsid w:val="00EA5371"/>
    <w:rsid w:val="00EA6093"/>
    <w:rsid w:val="00EA6481"/>
    <w:rsid w:val="00EA693A"/>
    <w:rsid w:val="00EB128E"/>
    <w:rsid w:val="00EB150D"/>
    <w:rsid w:val="00EB1712"/>
    <w:rsid w:val="00EB2270"/>
    <w:rsid w:val="00EB3271"/>
    <w:rsid w:val="00EB3450"/>
    <w:rsid w:val="00EB35DC"/>
    <w:rsid w:val="00EB486F"/>
    <w:rsid w:val="00EB616C"/>
    <w:rsid w:val="00EB676A"/>
    <w:rsid w:val="00EB7336"/>
    <w:rsid w:val="00EB7524"/>
    <w:rsid w:val="00EB75BE"/>
    <w:rsid w:val="00EB7838"/>
    <w:rsid w:val="00EC04FE"/>
    <w:rsid w:val="00EC0C75"/>
    <w:rsid w:val="00EC0D2A"/>
    <w:rsid w:val="00EC11C0"/>
    <w:rsid w:val="00EC12A8"/>
    <w:rsid w:val="00EC1759"/>
    <w:rsid w:val="00EC1ED1"/>
    <w:rsid w:val="00EC29F7"/>
    <w:rsid w:val="00EC2A44"/>
    <w:rsid w:val="00EC2B83"/>
    <w:rsid w:val="00EC2BB8"/>
    <w:rsid w:val="00EC3898"/>
    <w:rsid w:val="00EC40E8"/>
    <w:rsid w:val="00EC51E1"/>
    <w:rsid w:val="00EC5E92"/>
    <w:rsid w:val="00EC635F"/>
    <w:rsid w:val="00EC6D62"/>
    <w:rsid w:val="00EC721C"/>
    <w:rsid w:val="00EC77F9"/>
    <w:rsid w:val="00ED0002"/>
    <w:rsid w:val="00ED0444"/>
    <w:rsid w:val="00ED0A02"/>
    <w:rsid w:val="00ED0AC4"/>
    <w:rsid w:val="00ED2894"/>
    <w:rsid w:val="00ED36D1"/>
    <w:rsid w:val="00ED3FC7"/>
    <w:rsid w:val="00ED4BA7"/>
    <w:rsid w:val="00ED542F"/>
    <w:rsid w:val="00ED5C11"/>
    <w:rsid w:val="00ED687A"/>
    <w:rsid w:val="00EE014E"/>
    <w:rsid w:val="00EE0586"/>
    <w:rsid w:val="00EE1591"/>
    <w:rsid w:val="00EE2E92"/>
    <w:rsid w:val="00EE41CF"/>
    <w:rsid w:val="00EE46F8"/>
    <w:rsid w:val="00EE4FA0"/>
    <w:rsid w:val="00EE510A"/>
    <w:rsid w:val="00EE702E"/>
    <w:rsid w:val="00EE7723"/>
    <w:rsid w:val="00EE7990"/>
    <w:rsid w:val="00EF0100"/>
    <w:rsid w:val="00EF163D"/>
    <w:rsid w:val="00EF1813"/>
    <w:rsid w:val="00EF19F1"/>
    <w:rsid w:val="00EF1CE1"/>
    <w:rsid w:val="00EF1CEE"/>
    <w:rsid w:val="00EF300F"/>
    <w:rsid w:val="00EF492F"/>
    <w:rsid w:val="00EF4DE6"/>
    <w:rsid w:val="00EF4FE5"/>
    <w:rsid w:val="00EF5334"/>
    <w:rsid w:val="00EF59E2"/>
    <w:rsid w:val="00EF79F9"/>
    <w:rsid w:val="00F00CA2"/>
    <w:rsid w:val="00F01EF1"/>
    <w:rsid w:val="00F06531"/>
    <w:rsid w:val="00F10103"/>
    <w:rsid w:val="00F1072F"/>
    <w:rsid w:val="00F108D6"/>
    <w:rsid w:val="00F1105C"/>
    <w:rsid w:val="00F125F0"/>
    <w:rsid w:val="00F12C1B"/>
    <w:rsid w:val="00F12C1D"/>
    <w:rsid w:val="00F131C3"/>
    <w:rsid w:val="00F16C81"/>
    <w:rsid w:val="00F16FE4"/>
    <w:rsid w:val="00F2011C"/>
    <w:rsid w:val="00F22EAC"/>
    <w:rsid w:val="00F242AA"/>
    <w:rsid w:val="00F2440B"/>
    <w:rsid w:val="00F2443E"/>
    <w:rsid w:val="00F2476E"/>
    <w:rsid w:val="00F262C9"/>
    <w:rsid w:val="00F2634D"/>
    <w:rsid w:val="00F26CB0"/>
    <w:rsid w:val="00F26EAF"/>
    <w:rsid w:val="00F271F2"/>
    <w:rsid w:val="00F27F7F"/>
    <w:rsid w:val="00F301CA"/>
    <w:rsid w:val="00F32CCA"/>
    <w:rsid w:val="00F333F6"/>
    <w:rsid w:val="00F37951"/>
    <w:rsid w:val="00F400E4"/>
    <w:rsid w:val="00F40448"/>
    <w:rsid w:val="00F40682"/>
    <w:rsid w:val="00F40AA4"/>
    <w:rsid w:val="00F41DB9"/>
    <w:rsid w:val="00F41EE2"/>
    <w:rsid w:val="00F4240A"/>
    <w:rsid w:val="00F4259C"/>
    <w:rsid w:val="00F427B4"/>
    <w:rsid w:val="00F43EA0"/>
    <w:rsid w:val="00F45902"/>
    <w:rsid w:val="00F46C78"/>
    <w:rsid w:val="00F46FCF"/>
    <w:rsid w:val="00F47468"/>
    <w:rsid w:val="00F47DD7"/>
    <w:rsid w:val="00F503FB"/>
    <w:rsid w:val="00F50602"/>
    <w:rsid w:val="00F50827"/>
    <w:rsid w:val="00F52972"/>
    <w:rsid w:val="00F52B02"/>
    <w:rsid w:val="00F52CE4"/>
    <w:rsid w:val="00F53651"/>
    <w:rsid w:val="00F5386E"/>
    <w:rsid w:val="00F5470B"/>
    <w:rsid w:val="00F54E59"/>
    <w:rsid w:val="00F55FB2"/>
    <w:rsid w:val="00F5635B"/>
    <w:rsid w:val="00F5695E"/>
    <w:rsid w:val="00F56BEF"/>
    <w:rsid w:val="00F57290"/>
    <w:rsid w:val="00F605F2"/>
    <w:rsid w:val="00F60AF6"/>
    <w:rsid w:val="00F61578"/>
    <w:rsid w:val="00F62617"/>
    <w:rsid w:val="00F637C8"/>
    <w:rsid w:val="00F63CDE"/>
    <w:rsid w:val="00F63E99"/>
    <w:rsid w:val="00F645CC"/>
    <w:rsid w:val="00F6492E"/>
    <w:rsid w:val="00F65B01"/>
    <w:rsid w:val="00F664A5"/>
    <w:rsid w:val="00F664D7"/>
    <w:rsid w:val="00F67F8F"/>
    <w:rsid w:val="00F7004F"/>
    <w:rsid w:val="00F70A74"/>
    <w:rsid w:val="00F730F3"/>
    <w:rsid w:val="00F7411E"/>
    <w:rsid w:val="00F746C1"/>
    <w:rsid w:val="00F753F5"/>
    <w:rsid w:val="00F7561A"/>
    <w:rsid w:val="00F772EE"/>
    <w:rsid w:val="00F8208C"/>
    <w:rsid w:val="00F828B8"/>
    <w:rsid w:val="00F82DD6"/>
    <w:rsid w:val="00F82ED0"/>
    <w:rsid w:val="00F83AE2"/>
    <w:rsid w:val="00F83D9C"/>
    <w:rsid w:val="00F84846"/>
    <w:rsid w:val="00F85F3E"/>
    <w:rsid w:val="00F87197"/>
    <w:rsid w:val="00F872E9"/>
    <w:rsid w:val="00F91224"/>
    <w:rsid w:val="00F913CA"/>
    <w:rsid w:val="00F92698"/>
    <w:rsid w:val="00F928F8"/>
    <w:rsid w:val="00F9341D"/>
    <w:rsid w:val="00F9356D"/>
    <w:rsid w:val="00F936D0"/>
    <w:rsid w:val="00F938FB"/>
    <w:rsid w:val="00F93F36"/>
    <w:rsid w:val="00F941C1"/>
    <w:rsid w:val="00F942BD"/>
    <w:rsid w:val="00F950FE"/>
    <w:rsid w:val="00F9578F"/>
    <w:rsid w:val="00F96827"/>
    <w:rsid w:val="00F9770F"/>
    <w:rsid w:val="00FA012E"/>
    <w:rsid w:val="00FA10DD"/>
    <w:rsid w:val="00FA1F73"/>
    <w:rsid w:val="00FA266A"/>
    <w:rsid w:val="00FA47D6"/>
    <w:rsid w:val="00FA4E40"/>
    <w:rsid w:val="00FA57AB"/>
    <w:rsid w:val="00FA6F61"/>
    <w:rsid w:val="00FA7037"/>
    <w:rsid w:val="00FA7440"/>
    <w:rsid w:val="00FA7B21"/>
    <w:rsid w:val="00FB0C80"/>
    <w:rsid w:val="00FB2257"/>
    <w:rsid w:val="00FB3E12"/>
    <w:rsid w:val="00FB44B4"/>
    <w:rsid w:val="00FB4808"/>
    <w:rsid w:val="00FB4D71"/>
    <w:rsid w:val="00FB568A"/>
    <w:rsid w:val="00FB6042"/>
    <w:rsid w:val="00FB6F19"/>
    <w:rsid w:val="00FB7E88"/>
    <w:rsid w:val="00FC047D"/>
    <w:rsid w:val="00FC19E0"/>
    <w:rsid w:val="00FC2C21"/>
    <w:rsid w:val="00FC2D95"/>
    <w:rsid w:val="00FC3382"/>
    <w:rsid w:val="00FC4174"/>
    <w:rsid w:val="00FC512E"/>
    <w:rsid w:val="00FC57CC"/>
    <w:rsid w:val="00FC57CD"/>
    <w:rsid w:val="00FC6278"/>
    <w:rsid w:val="00FC65D0"/>
    <w:rsid w:val="00FC7108"/>
    <w:rsid w:val="00FC73CA"/>
    <w:rsid w:val="00FD0020"/>
    <w:rsid w:val="00FD1A10"/>
    <w:rsid w:val="00FD2788"/>
    <w:rsid w:val="00FD2EBC"/>
    <w:rsid w:val="00FD383A"/>
    <w:rsid w:val="00FD5772"/>
    <w:rsid w:val="00FD627D"/>
    <w:rsid w:val="00FD71A5"/>
    <w:rsid w:val="00FD7757"/>
    <w:rsid w:val="00FD7D49"/>
    <w:rsid w:val="00FD7E9C"/>
    <w:rsid w:val="00FE02D3"/>
    <w:rsid w:val="00FE0FA9"/>
    <w:rsid w:val="00FE11B1"/>
    <w:rsid w:val="00FE30BE"/>
    <w:rsid w:val="00FE3348"/>
    <w:rsid w:val="00FE385F"/>
    <w:rsid w:val="00FE7A16"/>
    <w:rsid w:val="00FE7F7C"/>
    <w:rsid w:val="00FF0614"/>
    <w:rsid w:val="00FF2819"/>
    <w:rsid w:val="00FF2A4E"/>
    <w:rsid w:val="00FF445C"/>
    <w:rsid w:val="00FF454F"/>
    <w:rsid w:val="00FF57A4"/>
    <w:rsid w:val="00FF6978"/>
    <w:rsid w:val="00FF7E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357F86F"/>
  <w15:chartTrackingRefBased/>
  <w15:docId w15:val="{8419DDB1-B48F-4C80-A2AD-85D581EB1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475ED"/>
    <w:pPr>
      <w:widowControl w:val="0"/>
      <w:jc w:val="both"/>
    </w:pPr>
    <w:rPr>
      <w:kern w:val="2"/>
      <w:sz w:val="21"/>
      <w:szCs w:val="24"/>
    </w:rPr>
  </w:style>
  <w:style w:type="paragraph" w:styleId="1">
    <w:name w:val="heading 1"/>
    <w:basedOn w:val="a"/>
    <w:next w:val="a"/>
    <w:qFormat/>
    <w:pPr>
      <w:keepNext/>
      <w:outlineLvl w:val="0"/>
    </w:pPr>
    <w:rPr>
      <w:b/>
      <w:bCs/>
    </w:rPr>
  </w:style>
  <w:style w:type="paragraph" w:styleId="2">
    <w:name w:val="heading 2"/>
    <w:basedOn w:val="a"/>
    <w:next w:val="a"/>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6" w:lineRule="auto"/>
      <w:outlineLvl w:val="2"/>
    </w:pPr>
    <w:rPr>
      <w:b/>
      <w:bCs/>
      <w:sz w:val="32"/>
      <w:szCs w:val="32"/>
    </w:rPr>
  </w:style>
  <w:style w:type="paragraph" w:styleId="4">
    <w:name w:val="heading 4"/>
    <w:basedOn w:val="a"/>
    <w:next w:val="a"/>
    <w:qFormat/>
    <w:pPr>
      <w:keepNext/>
      <w:jc w:val="center"/>
      <w:outlineLvl w:val="3"/>
    </w:pPr>
    <w:rPr>
      <w:b/>
      <w:bCs/>
      <w:sz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link w:val="a4"/>
    <w:semiHidden/>
    <w:pPr>
      <w:ind w:firstLineChars="171" w:firstLine="359"/>
    </w:pPr>
  </w:style>
  <w:style w:type="character" w:styleId="a5">
    <w:name w:val="Hyperlink"/>
    <w:semiHidden/>
    <w:rPr>
      <w:color w:val="0000FF"/>
      <w:u w:val="single"/>
    </w:rPr>
  </w:style>
  <w:style w:type="paragraph" w:styleId="a6">
    <w:name w:val="Document Map"/>
    <w:basedOn w:val="a"/>
    <w:semiHidden/>
    <w:pPr>
      <w:shd w:val="clear" w:color="auto" w:fill="000080"/>
    </w:pPr>
  </w:style>
  <w:style w:type="paragraph" w:styleId="a7">
    <w:name w:val="Body Text"/>
    <w:basedOn w:val="a"/>
    <w:semiHidden/>
    <w:rPr>
      <w:b/>
      <w:bCs/>
    </w:rPr>
  </w:style>
  <w:style w:type="paragraph" w:styleId="a8">
    <w:name w:val="footnote text"/>
    <w:basedOn w:val="a"/>
    <w:semiHidden/>
    <w:pPr>
      <w:snapToGrid w:val="0"/>
      <w:jc w:val="left"/>
    </w:pPr>
    <w:rPr>
      <w:sz w:val="18"/>
      <w:szCs w:val="18"/>
    </w:rPr>
  </w:style>
  <w:style w:type="character" w:styleId="a9">
    <w:name w:val="footnote reference"/>
    <w:semiHidden/>
    <w:rPr>
      <w:vertAlign w:val="superscript"/>
    </w:rPr>
  </w:style>
  <w:style w:type="paragraph" w:styleId="aa">
    <w:name w:val="header"/>
    <w:basedOn w:val="a"/>
    <w:semiHidden/>
    <w:pPr>
      <w:pBdr>
        <w:bottom w:val="single" w:sz="6" w:space="1" w:color="auto"/>
      </w:pBdr>
      <w:tabs>
        <w:tab w:val="center" w:pos="4153"/>
        <w:tab w:val="right" w:pos="8306"/>
      </w:tabs>
      <w:snapToGrid w:val="0"/>
      <w:jc w:val="center"/>
    </w:pPr>
    <w:rPr>
      <w:sz w:val="18"/>
      <w:szCs w:val="18"/>
    </w:rPr>
  </w:style>
  <w:style w:type="paragraph" w:styleId="ab">
    <w:name w:val="footer"/>
    <w:basedOn w:val="a"/>
    <w:link w:val="ac"/>
    <w:uiPriority w:val="99"/>
    <w:pPr>
      <w:tabs>
        <w:tab w:val="center" w:pos="4153"/>
        <w:tab w:val="right" w:pos="8306"/>
      </w:tabs>
      <w:snapToGrid w:val="0"/>
      <w:jc w:val="left"/>
    </w:pPr>
    <w:rPr>
      <w:sz w:val="18"/>
      <w:szCs w:val="18"/>
      <w:lang w:val="x-none" w:eastAsia="x-none"/>
    </w:rPr>
  </w:style>
  <w:style w:type="character" w:styleId="ad">
    <w:name w:val="page number"/>
    <w:basedOn w:val="a0"/>
    <w:semiHidden/>
  </w:style>
  <w:style w:type="paragraph" w:styleId="ae">
    <w:name w:val="endnote text"/>
    <w:basedOn w:val="a"/>
    <w:semiHidden/>
    <w:pPr>
      <w:snapToGrid w:val="0"/>
      <w:jc w:val="left"/>
    </w:pPr>
  </w:style>
  <w:style w:type="character" w:styleId="af">
    <w:name w:val="endnote reference"/>
    <w:semiHidden/>
    <w:rPr>
      <w:vertAlign w:val="superscript"/>
    </w:rPr>
  </w:style>
  <w:style w:type="paragraph" w:styleId="af0">
    <w:name w:val="Subtitle"/>
    <w:basedOn w:val="a"/>
    <w:next w:val="a"/>
    <w:qFormat/>
    <w:pPr>
      <w:overflowPunct w:val="0"/>
      <w:spacing w:before="320"/>
      <w:outlineLvl w:val="0"/>
    </w:pPr>
    <w:rPr>
      <w:rFonts w:eastAsia="黑体"/>
      <w:sz w:val="36"/>
      <w:szCs w:val="20"/>
    </w:rPr>
  </w:style>
  <w:style w:type="paragraph" w:customStyle="1" w:styleId="af1">
    <w:name w:val="摘要"/>
    <w:basedOn w:val="a7"/>
    <w:next w:val="a"/>
    <w:pPr>
      <w:tabs>
        <w:tab w:val="left" w:pos="798"/>
      </w:tabs>
      <w:overflowPunct w:val="0"/>
      <w:adjustRightInd w:val="0"/>
    </w:pPr>
    <w:rPr>
      <w:rFonts w:eastAsia="楷体_GB2312"/>
      <w:b w:val="0"/>
      <w:bCs w:val="0"/>
      <w:snapToGrid w:val="0"/>
      <w:sz w:val="18"/>
      <w:szCs w:val="20"/>
    </w:rPr>
  </w:style>
  <w:style w:type="paragraph" w:customStyle="1" w:styleId="af2">
    <w:name w:val="关键词"/>
    <w:basedOn w:val="af1"/>
    <w:next w:val="a"/>
    <w:pPr>
      <w:ind w:left="429" w:hangingChars="429" w:hanging="429"/>
    </w:pPr>
  </w:style>
  <w:style w:type="paragraph" w:customStyle="1" w:styleId="DepartCorrespond">
    <w:name w:val="Depart.Correspond"/>
    <w:basedOn w:val="a"/>
    <w:pPr>
      <w:widowControl/>
      <w:ind w:left="66" w:hangingChars="66" w:hanging="66"/>
    </w:pPr>
    <w:rPr>
      <w:iCs/>
      <w:kern w:val="0"/>
      <w:sz w:val="16"/>
      <w:szCs w:val="20"/>
    </w:rPr>
  </w:style>
  <w:style w:type="character" w:customStyle="1" w:styleId="ac">
    <w:name w:val="页脚 字符"/>
    <w:link w:val="ab"/>
    <w:uiPriority w:val="99"/>
    <w:rsid w:val="009011BA"/>
    <w:rPr>
      <w:kern w:val="2"/>
      <w:sz w:val="18"/>
      <w:szCs w:val="18"/>
    </w:rPr>
  </w:style>
  <w:style w:type="paragraph" w:styleId="af3">
    <w:name w:val="Balloon Text"/>
    <w:basedOn w:val="a"/>
    <w:link w:val="af4"/>
    <w:uiPriority w:val="99"/>
    <w:semiHidden/>
    <w:unhideWhenUsed/>
    <w:rsid w:val="009011BA"/>
    <w:rPr>
      <w:sz w:val="18"/>
      <w:szCs w:val="18"/>
      <w:lang w:val="x-none" w:eastAsia="x-none"/>
    </w:rPr>
  </w:style>
  <w:style w:type="character" w:customStyle="1" w:styleId="af4">
    <w:name w:val="批注框文本 字符"/>
    <w:link w:val="af3"/>
    <w:uiPriority w:val="99"/>
    <w:semiHidden/>
    <w:rsid w:val="009011BA"/>
    <w:rPr>
      <w:kern w:val="2"/>
      <w:sz w:val="18"/>
      <w:szCs w:val="18"/>
    </w:rPr>
  </w:style>
  <w:style w:type="character" w:styleId="af5">
    <w:name w:val="Strong"/>
    <w:uiPriority w:val="22"/>
    <w:qFormat/>
    <w:rsid w:val="009011BA"/>
    <w:rPr>
      <w:b/>
      <w:bCs/>
    </w:rPr>
  </w:style>
  <w:style w:type="paragraph" w:styleId="af6">
    <w:name w:val="List Paragraph"/>
    <w:aliases w:val="列出段落"/>
    <w:basedOn w:val="a"/>
    <w:uiPriority w:val="34"/>
    <w:qFormat/>
    <w:rsid w:val="004C20CF"/>
    <w:pPr>
      <w:ind w:firstLineChars="200" w:firstLine="420"/>
    </w:pPr>
  </w:style>
  <w:style w:type="table" w:styleId="af7">
    <w:name w:val="Table Grid"/>
    <w:basedOn w:val="a1"/>
    <w:uiPriority w:val="39"/>
    <w:rsid w:val="00981A06"/>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8">
    <w:name w:val="Placeholder Text"/>
    <w:uiPriority w:val="99"/>
    <w:semiHidden/>
    <w:rsid w:val="00A05238"/>
    <w:rPr>
      <w:color w:val="808080"/>
    </w:rPr>
  </w:style>
  <w:style w:type="paragraph" w:styleId="af9">
    <w:name w:val="caption"/>
    <w:basedOn w:val="a"/>
    <w:next w:val="a"/>
    <w:uiPriority w:val="35"/>
    <w:unhideWhenUsed/>
    <w:qFormat/>
    <w:rsid w:val="00167F3D"/>
    <w:pPr>
      <w:ind w:firstLineChars="200" w:firstLine="200"/>
    </w:pPr>
    <w:rPr>
      <w:rFonts w:ascii="Cambria" w:eastAsia="黑体" w:hAnsi="Cambria"/>
      <w:sz w:val="20"/>
      <w:szCs w:val="20"/>
    </w:rPr>
  </w:style>
  <w:style w:type="table" w:customStyle="1" w:styleId="61">
    <w:name w:val="清单表 6 彩色1"/>
    <w:basedOn w:val="a1"/>
    <w:uiPriority w:val="51"/>
    <w:rsid w:val="00F06531"/>
    <w:rPr>
      <w:rFonts w:ascii="Calibri" w:hAnsi="Calibri"/>
      <w:color w:val="000000"/>
      <w:kern w:val="2"/>
      <w:sz w:val="21"/>
      <w:szCs w:val="22"/>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611">
    <w:name w:val="清单表 6 彩色11"/>
    <w:basedOn w:val="a1"/>
    <w:uiPriority w:val="51"/>
    <w:rsid w:val="00F06531"/>
    <w:rPr>
      <w:rFonts w:ascii="Calibri" w:hAnsi="Calibri"/>
      <w:color w:val="000000"/>
      <w:kern w:val="2"/>
      <w:sz w:val="21"/>
      <w:szCs w:val="22"/>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character" w:styleId="afa">
    <w:name w:val="annotation reference"/>
    <w:uiPriority w:val="99"/>
    <w:semiHidden/>
    <w:unhideWhenUsed/>
    <w:rsid w:val="009C179A"/>
    <w:rPr>
      <w:sz w:val="21"/>
      <w:szCs w:val="21"/>
    </w:rPr>
  </w:style>
  <w:style w:type="paragraph" w:styleId="afb">
    <w:name w:val="annotation text"/>
    <w:basedOn w:val="a"/>
    <w:link w:val="afc"/>
    <w:uiPriority w:val="99"/>
    <w:semiHidden/>
    <w:unhideWhenUsed/>
    <w:rsid w:val="009C179A"/>
    <w:pPr>
      <w:jc w:val="left"/>
    </w:pPr>
  </w:style>
  <w:style w:type="character" w:customStyle="1" w:styleId="afc">
    <w:name w:val="批注文字 字符"/>
    <w:link w:val="afb"/>
    <w:uiPriority w:val="99"/>
    <w:semiHidden/>
    <w:rsid w:val="009C179A"/>
    <w:rPr>
      <w:kern w:val="2"/>
      <w:sz w:val="21"/>
      <w:szCs w:val="24"/>
    </w:rPr>
  </w:style>
  <w:style w:type="paragraph" w:styleId="afd">
    <w:name w:val="annotation subject"/>
    <w:basedOn w:val="afb"/>
    <w:next w:val="afb"/>
    <w:link w:val="afe"/>
    <w:uiPriority w:val="99"/>
    <w:semiHidden/>
    <w:unhideWhenUsed/>
    <w:rsid w:val="009C179A"/>
    <w:rPr>
      <w:b/>
      <w:bCs/>
    </w:rPr>
  </w:style>
  <w:style w:type="character" w:customStyle="1" w:styleId="afe">
    <w:name w:val="批注主题 字符"/>
    <w:link w:val="afd"/>
    <w:uiPriority w:val="99"/>
    <w:semiHidden/>
    <w:rsid w:val="009C179A"/>
    <w:rPr>
      <w:b/>
      <w:bCs/>
      <w:kern w:val="2"/>
      <w:sz w:val="21"/>
      <w:szCs w:val="24"/>
    </w:rPr>
  </w:style>
  <w:style w:type="character" w:customStyle="1" w:styleId="MTEquationSection">
    <w:name w:val="MTEquationSection"/>
    <w:basedOn w:val="a0"/>
    <w:rsid w:val="0076328D"/>
    <w:rPr>
      <w:b/>
      <w:bCs/>
      <w:vanish/>
      <w:color w:val="FF0000"/>
      <w:sz w:val="32"/>
    </w:rPr>
  </w:style>
  <w:style w:type="paragraph" w:customStyle="1" w:styleId="MTDisplayEquation">
    <w:name w:val="MTDisplayEquation"/>
    <w:basedOn w:val="a"/>
    <w:next w:val="a"/>
    <w:link w:val="MTDisplayEquation0"/>
    <w:rsid w:val="0076328D"/>
    <w:pPr>
      <w:tabs>
        <w:tab w:val="center" w:pos="2400"/>
        <w:tab w:val="right" w:pos="4780"/>
      </w:tabs>
    </w:pPr>
    <w:rPr>
      <w:color w:val="000000"/>
    </w:rPr>
  </w:style>
  <w:style w:type="character" w:customStyle="1" w:styleId="MTDisplayEquation0">
    <w:name w:val="MTDisplayEquation 字符"/>
    <w:basedOn w:val="a0"/>
    <w:link w:val="MTDisplayEquation"/>
    <w:rsid w:val="0076328D"/>
    <w:rPr>
      <w:color w:val="000000"/>
      <w:kern w:val="2"/>
      <w:sz w:val="21"/>
      <w:szCs w:val="24"/>
    </w:rPr>
  </w:style>
  <w:style w:type="paragraph" w:customStyle="1" w:styleId="EndNoteBibliographyTitle">
    <w:name w:val="EndNote Bibliography Title"/>
    <w:basedOn w:val="a"/>
    <w:link w:val="EndNoteBibliographyTitle0"/>
    <w:rsid w:val="0059400D"/>
    <w:pPr>
      <w:jc w:val="center"/>
    </w:pPr>
    <w:rPr>
      <w:noProof/>
      <w:sz w:val="20"/>
    </w:rPr>
  </w:style>
  <w:style w:type="character" w:customStyle="1" w:styleId="a4">
    <w:name w:val="正文文本缩进 字符"/>
    <w:basedOn w:val="a0"/>
    <w:link w:val="a3"/>
    <w:semiHidden/>
    <w:rsid w:val="0059400D"/>
    <w:rPr>
      <w:kern w:val="2"/>
      <w:sz w:val="21"/>
      <w:szCs w:val="24"/>
    </w:rPr>
  </w:style>
  <w:style w:type="character" w:customStyle="1" w:styleId="EndNoteBibliographyTitle0">
    <w:name w:val="EndNote Bibliography Title 字符"/>
    <w:basedOn w:val="a4"/>
    <w:link w:val="EndNoteBibliographyTitle"/>
    <w:rsid w:val="0059400D"/>
    <w:rPr>
      <w:noProof/>
      <w:kern w:val="2"/>
      <w:sz w:val="21"/>
      <w:szCs w:val="24"/>
    </w:rPr>
  </w:style>
  <w:style w:type="paragraph" w:customStyle="1" w:styleId="EndNoteBibliography">
    <w:name w:val="EndNote Bibliography"/>
    <w:basedOn w:val="a"/>
    <w:link w:val="EndNoteBibliography0"/>
    <w:rsid w:val="0059400D"/>
    <w:rPr>
      <w:noProof/>
      <w:sz w:val="20"/>
    </w:rPr>
  </w:style>
  <w:style w:type="character" w:customStyle="1" w:styleId="EndNoteBibliography0">
    <w:name w:val="EndNote Bibliography 字符"/>
    <w:basedOn w:val="a4"/>
    <w:link w:val="EndNoteBibliography"/>
    <w:rsid w:val="0059400D"/>
    <w:rPr>
      <w:noProof/>
      <w:kern w:val="2"/>
      <w:sz w:val="21"/>
      <w:szCs w:val="24"/>
    </w:rPr>
  </w:style>
  <w:style w:type="paragraph" w:styleId="aff">
    <w:name w:val="Revision"/>
    <w:hidden/>
    <w:uiPriority w:val="99"/>
    <w:semiHidden/>
    <w:rsid w:val="0095591D"/>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974099">
      <w:bodyDiv w:val="1"/>
      <w:marLeft w:val="0"/>
      <w:marRight w:val="0"/>
      <w:marTop w:val="0"/>
      <w:marBottom w:val="0"/>
      <w:divBdr>
        <w:top w:val="none" w:sz="0" w:space="0" w:color="auto"/>
        <w:left w:val="none" w:sz="0" w:space="0" w:color="auto"/>
        <w:bottom w:val="none" w:sz="0" w:space="0" w:color="auto"/>
        <w:right w:val="none" w:sz="0" w:space="0" w:color="auto"/>
      </w:divBdr>
    </w:div>
    <w:div w:id="368116352">
      <w:bodyDiv w:val="1"/>
      <w:marLeft w:val="0"/>
      <w:marRight w:val="0"/>
      <w:marTop w:val="0"/>
      <w:marBottom w:val="0"/>
      <w:divBdr>
        <w:top w:val="none" w:sz="0" w:space="0" w:color="auto"/>
        <w:left w:val="none" w:sz="0" w:space="0" w:color="auto"/>
        <w:bottom w:val="none" w:sz="0" w:space="0" w:color="auto"/>
        <w:right w:val="none" w:sz="0" w:space="0" w:color="auto"/>
      </w:divBdr>
    </w:div>
    <w:div w:id="458258282">
      <w:bodyDiv w:val="1"/>
      <w:marLeft w:val="0"/>
      <w:marRight w:val="0"/>
      <w:marTop w:val="0"/>
      <w:marBottom w:val="0"/>
      <w:divBdr>
        <w:top w:val="none" w:sz="0" w:space="0" w:color="auto"/>
        <w:left w:val="none" w:sz="0" w:space="0" w:color="auto"/>
        <w:bottom w:val="none" w:sz="0" w:space="0" w:color="auto"/>
        <w:right w:val="none" w:sz="0" w:space="0" w:color="auto"/>
      </w:divBdr>
    </w:div>
    <w:div w:id="1134173312">
      <w:bodyDiv w:val="1"/>
      <w:marLeft w:val="0"/>
      <w:marRight w:val="0"/>
      <w:marTop w:val="0"/>
      <w:marBottom w:val="0"/>
      <w:divBdr>
        <w:top w:val="none" w:sz="0" w:space="0" w:color="auto"/>
        <w:left w:val="none" w:sz="0" w:space="0" w:color="auto"/>
        <w:bottom w:val="none" w:sz="0" w:space="0" w:color="auto"/>
        <w:right w:val="none" w:sz="0" w:space="0" w:color="auto"/>
      </w:divBdr>
    </w:div>
    <w:div w:id="1708338785">
      <w:bodyDiv w:val="1"/>
      <w:marLeft w:val="0"/>
      <w:marRight w:val="0"/>
      <w:marTop w:val="0"/>
      <w:marBottom w:val="0"/>
      <w:divBdr>
        <w:top w:val="none" w:sz="0" w:space="0" w:color="auto"/>
        <w:left w:val="none" w:sz="0" w:space="0" w:color="auto"/>
        <w:bottom w:val="none" w:sz="0" w:space="0" w:color="auto"/>
        <w:right w:val="none" w:sz="0" w:space="0" w:color="auto"/>
      </w:divBdr>
    </w:div>
    <w:div w:id="1779257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1" Type="http://schemas.openxmlformats.org/officeDocument/2006/relationships/oleObject" Target="embeddings/oleObject4.bin"/><Relationship Id="rId42" Type="http://schemas.openxmlformats.org/officeDocument/2006/relationships/oleObject" Target="embeddings/oleObject15.bin"/><Relationship Id="rId63" Type="http://schemas.openxmlformats.org/officeDocument/2006/relationships/oleObject" Target="embeddings/oleObject24.bin"/><Relationship Id="rId84" Type="http://schemas.openxmlformats.org/officeDocument/2006/relationships/oleObject" Target="embeddings/oleObject33.bin"/><Relationship Id="rId138" Type="http://schemas.openxmlformats.org/officeDocument/2006/relationships/fontTable" Target="fontTable.xml"/><Relationship Id="rId16" Type="http://schemas.openxmlformats.org/officeDocument/2006/relationships/oleObject" Target="embeddings/oleObject1.bin"/><Relationship Id="rId107" Type="http://schemas.openxmlformats.org/officeDocument/2006/relationships/image" Target="media/image49.wmf"/><Relationship Id="rId11" Type="http://schemas.openxmlformats.org/officeDocument/2006/relationships/header" Target="header3.xml"/><Relationship Id="rId32" Type="http://schemas.openxmlformats.org/officeDocument/2006/relationships/oleObject" Target="embeddings/oleObject10.bin"/><Relationship Id="rId37" Type="http://schemas.openxmlformats.org/officeDocument/2006/relationships/image" Target="media/image13.wmf"/><Relationship Id="rId53" Type="http://schemas.openxmlformats.org/officeDocument/2006/relationships/image" Target="media/image21.wmf"/><Relationship Id="rId58" Type="http://schemas.openxmlformats.org/officeDocument/2006/relationships/package" Target="embeddings/Microsoft_Visio___.vsdx"/><Relationship Id="rId74" Type="http://schemas.openxmlformats.org/officeDocument/2006/relationships/image" Target="media/image32.jpeg"/><Relationship Id="rId79" Type="http://schemas.openxmlformats.org/officeDocument/2006/relationships/image" Target="media/image35.wmf"/><Relationship Id="rId102" Type="http://schemas.openxmlformats.org/officeDocument/2006/relationships/oleObject" Target="embeddings/oleObject42.bin"/><Relationship Id="rId123" Type="http://schemas.openxmlformats.org/officeDocument/2006/relationships/image" Target="media/image58.wmf"/><Relationship Id="rId128" Type="http://schemas.openxmlformats.org/officeDocument/2006/relationships/oleObject" Target="embeddings/oleObject54.bin"/><Relationship Id="rId5" Type="http://schemas.openxmlformats.org/officeDocument/2006/relationships/webSettings" Target="webSettings.xml"/><Relationship Id="rId90" Type="http://schemas.openxmlformats.org/officeDocument/2006/relationships/oleObject" Target="embeddings/oleObject36.bin"/><Relationship Id="rId95" Type="http://schemas.openxmlformats.org/officeDocument/2006/relationships/image" Target="media/image43.wmf"/><Relationship Id="rId22" Type="http://schemas.openxmlformats.org/officeDocument/2006/relationships/oleObject" Target="embeddings/oleObject5.bin"/><Relationship Id="rId27" Type="http://schemas.openxmlformats.org/officeDocument/2006/relationships/image" Target="media/image8.wmf"/><Relationship Id="rId43" Type="http://schemas.openxmlformats.org/officeDocument/2006/relationships/image" Target="media/image16.wmf"/><Relationship Id="rId48" Type="http://schemas.openxmlformats.org/officeDocument/2006/relationships/oleObject" Target="embeddings/oleObject18.bin"/><Relationship Id="rId64" Type="http://schemas.openxmlformats.org/officeDocument/2006/relationships/oleObject" Target="embeddings/oleObject25.bin"/><Relationship Id="rId69" Type="http://schemas.openxmlformats.org/officeDocument/2006/relationships/image" Target="media/image29.wmf"/><Relationship Id="rId113" Type="http://schemas.openxmlformats.org/officeDocument/2006/relationships/image" Target="media/image52.png"/><Relationship Id="rId118" Type="http://schemas.openxmlformats.org/officeDocument/2006/relationships/oleObject" Target="embeddings/oleObject49.bin"/><Relationship Id="rId134" Type="http://schemas.openxmlformats.org/officeDocument/2006/relationships/image" Target="media/image64.png"/><Relationship Id="rId139" Type="http://schemas.microsoft.com/office/2011/relationships/people" Target="people.xml"/><Relationship Id="rId80" Type="http://schemas.openxmlformats.org/officeDocument/2006/relationships/oleObject" Target="embeddings/oleObject31.bin"/><Relationship Id="rId85" Type="http://schemas.openxmlformats.org/officeDocument/2006/relationships/image" Target="media/image38.wmf"/><Relationship Id="rId12" Type="http://schemas.openxmlformats.org/officeDocument/2006/relationships/footer" Target="footer2.xml"/><Relationship Id="rId17" Type="http://schemas.openxmlformats.org/officeDocument/2006/relationships/image" Target="media/image4.wmf"/><Relationship Id="rId33" Type="http://schemas.openxmlformats.org/officeDocument/2006/relationships/image" Target="media/image11.wmf"/><Relationship Id="rId38" Type="http://schemas.openxmlformats.org/officeDocument/2006/relationships/oleObject" Target="embeddings/oleObject13.bin"/><Relationship Id="rId59" Type="http://schemas.openxmlformats.org/officeDocument/2006/relationships/image" Target="media/image24.png"/><Relationship Id="rId103" Type="http://schemas.openxmlformats.org/officeDocument/2006/relationships/image" Target="media/image47.wmf"/><Relationship Id="rId108" Type="http://schemas.openxmlformats.org/officeDocument/2006/relationships/oleObject" Target="embeddings/oleObject45.bin"/><Relationship Id="rId124" Type="http://schemas.openxmlformats.org/officeDocument/2006/relationships/oleObject" Target="embeddings/oleObject52.bin"/><Relationship Id="rId129" Type="http://schemas.openxmlformats.org/officeDocument/2006/relationships/image" Target="media/image61.wmf"/><Relationship Id="rId54" Type="http://schemas.openxmlformats.org/officeDocument/2006/relationships/oleObject" Target="embeddings/oleObject21.bin"/><Relationship Id="rId70" Type="http://schemas.openxmlformats.org/officeDocument/2006/relationships/oleObject" Target="embeddings/oleObject27.bin"/><Relationship Id="rId75" Type="http://schemas.openxmlformats.org/officeDocument/2006/relationships/image" Target="media/image33.wmf"/><Relationship Id="rId91" Type="http://schemas.openxmlformats.org/officeDocument/2006/relationships/image" Target="media/image41.wmf"/><Relationship Id="rId96" Type="http://schemas.openxmlformats.org/officeDocument/2006/relationships/oleObject" Target="embeddings/oleObject39.bin"/><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wmf"/><Relationship Id="rId28" Type="http://schemas.openxmlformats.org/officeDocument/2006/relationships/oleObject" Target="embeddings/oleObject8.bin"/><Relationship Id="rId49" Type="http://schemas.openxmlformats.org/officeDocument/2006/relationships/image" Target="media/image19.wmf"/><Relationship Id="rId114" Type="http://schemas.openxmlformats.org/officeDocument/2006/relationships/image" Target="media/image53.png"/><Relationship Id="rId119" Type="http://schemas.openxmlformats.org/officeDocument/2006/relationships/image" Target="media/image56.wmf"/><Relationship Id="rId44" Type="http://schemas.openxmlformats.org/officeDocument/2006/relationships/oleObject" Target="embeddings/oleObject16.bin"/><Relationship Id="rId60" Type="http://schemas.openxmlformats.org/officeDocument/2006/relationships/image" Target="media/image25.wmf"/><Relationship Id="rId65" Type="http://schemas.openxmlformats.org/officeDocument/2006/relationships/chart" Target="charts/chart1.xml"/><Relationship Id="rId81" Type="http://schemas.openxmlformats.org/officeDocument/2006/relationships/image" Target="media/image36.wmf"/><Relationship Id="rId86" Type="http://schemas.openxmlformats.org/officeDocument/2006/relationships/oleObject" Target="embeddings/oleObject34.bin"/><Relationship Id="rId130" Type="http://schemas.openxmlformats.org/officeDocument/2006/relationships/oleObject" Target="embeddings/oleObject55.bin"/><Relationship Id="rId135" Type="http://schemas.openxmlformats.org/officeDocument/2006/relationships/image" Target="media/image65.png"/><Relationship Id="rId13" Type="http://schemas.openxmlformats.org/officeDocument/2006/relationships/image" Target="media/image1.png"/><Relationship Id="rId18" Type="http://schemas.openxmlformats.org/officeDocument/2006/relationships/oleObject" Target="embeddings/oleObject2.bin"/><Relationship Id="rId39" Type="http://schemas.openxmlformats.org/officeDocument/2006/relationships/image" Target="media/image14.wmf"/><Relationship Id="rId109" Type="http://schemas.openxmlformats.org/officeDocument/2006/relationships/image" Target="media/image50.wmf"/><Relationship Id="rId34" Type="http://schemas.openxmlformats.org/officeDocument/2006/relationships/oleObject" Target="embeddings/oleObject11.bin"/><Relationship Id="rId50" Type="http://schemas.openxmlformats.org/officeDocument/2006/relationships/oleObject" Target="embeddings/oleObject19.bin"/><Relationship Id="rId55" Type="http://schemas.openxmlformats.org/officeDocument/2006/relationships/image" Target="media/image22.wmf"/><Relationship Id="rId76" Type="http://schemas.openxmlformats.org/officeDocument/2006/relationships/oleObject" Target="embeddings/oleObject29.bin"/><Relationship Id="rId97" Type="http://schemas.openxmlformats.org/officeDocument/2006/relationships/image" Target="media/image44.wmf"/><Relationship Id="rId104" Type="http://schemas.openxmlformats.org/officeDocument/2006/relationships/oleObject" Target="embeddings/oleObject43.bin"/><Relationship Id="rId120" Type="http://schemas.openxmlformats.org/officeDocument/2006/relationships/oleObject" Target="embeddings/oleObject50.bin"/><Relationship Id="rId125" Type="http://schemas.openxmlformats.org/officeDocument/2006/relationships/image" Target="media/image59.wmf"/><Relationship Id="rId7" Type="http://schemas.openxmlformats.org/officeDocument/2006/relationships/endnotes" Target="endnotes.xml"/><Relationship Id="rId71" Type="http://schemas.openxmlformats.org/officeDocument/2006/relationships/oleObject" Target="embeddings/oleObject28.bin"/><Relationship Id="rId92" Type="http://schemas.openxmlformats.org/officeDocument/2006/relationships/oleObject" Target="embeddings/oleObject37.bin"/><Relationship Id="rId2" Type="http://schemas.openxmlformats.org/officeDocument/2006/relationships/numbering" Target="numbering.xml"/><Relationship Id="rId29" Type="http://schemas.openxmlformats.org/officeDocument/2006/relationships/image" Target="media/image9.wmf"/><Relationship Id="rId24" Type="http://schemas.openxmlformats.org/officeDocument/2006/relationships/oleObject" Target="embeddings/oleObject6.bin"/><Relationship Id="rId40" Type="http://schemas.openxmlformats.org/officeDocument/2006/relationships/oleObject" Target="embeddings/oleObject14.bin"/><Relationship Id="rId45" Type="http://schemas.openxmlformats.org/officeDocument/2006/relationships/image" Target="media/image17.wmf"/><Relationship Id="rId66" Type="http://schemas.openxmlformats.org/officeDocument/2006/relationships/image" Target="media/image27.png"/><Relationship Id="rId87" Type="http://schemas.openxmlformats.org/officeDocument/2006/relationships/image" Target="media/image39.wmf"/><Relationship Id="rId110" Type="http://schemas.openxmlformats.org/officeDocument/2006/relationships/oleObject" Target="embeddings/oleObject46.bin"/><Relationship Id="rId115" Type="http://schemas.openxmlformats.org/officeDocument/2006/relationships/image" Target="media/image54.wmf"/><Relationship Id="rId131" Type="http://schemas.openxmlformats.org/officeDocument/2006/relationships/image" Target="media/image62.png"/><Relationship Id="rId136" Type="http://schemas.openxmlformats.org/officeDocument/2006/relationships/image" Target="media/image66.png"/><Relationship Id="rId61" Type="http://schemas.openxmlformats.org/officeDocument/2006/relationships/oleObject" Target="embeddings/oleObject23.bin"/><Relationship Id="rId82" Type="http://schemas.openxmlformats.org/officeDocument/2006/relationships/oleObject" Target="embeddings/oleObject32.bin"/><Relationship Id="rId19" Type="http://schemas.openxmlformats.org/officeDocument/2006/relationships/image" Target="media/image5.wmf"/><Relationship Id="rId14" Type="http://schemas.openxmlformats.org/officeDocument/2006/relationships/image" Target="media/image2.png"/><Relationship Id="rId30" Type="http://schemas.openxmlformats.org/officeDocument/2006/relationships/oleObject" Target="embeddings/oleObject9.bin"/><Relationship Id="rId35" Type="http://schemas.openxmlformats.org/officeDocument/2006/relationships/image" Target="media/image12.wmf"/><Relationship Id="rId56" Type="http://schemas.openxmlformats.org/officeDocument/2006/relationships/oleObject" Target="embeddings/oleObject22.bin"/><Relationship Id="rId77" Type="http://schemas.openxmlformats.org/officeDocument/2006/relationships/image" Target="media/image34.wmf"/><Relationship Id="rId100" Type="http://schemas.openxmlformats.org/officeDocument/2006/relationships/oleObject" Target="embeddings/oleObject41.bin"/><Relationship Id="rId105" Type="http://schemas.openxmlformats.org/officeDocument/2006/relationships/image" Target="media/image48.wmf"/><Relationship Id="rId126" Type="http://schemas.openxmlformats.org/officeDocument/2006/relationships/oleObject" Target="embeddings/oleObject53.bin"/><Relationship Id="rId8" Type="http://schemas.openxmlformats.org/officeDocument/2006/relationships/header" Target="header1.xml"/><Relationship Id="rId51" Type="http://schemas.openxmlformats.org/officeDocument/2006/relationships/image" Target="media/image20.wmf"/><Relationship Id="rId72" Type="http://schemas.openxmlformats.org/officeDocument/2006/relationships/image" Target="media/image30.jpeg"/><Relationship Id="rId93" Type="http://schemas.openxmlformats.org/officeDocument/2006/relationships/image" Target="media/image42.wmf"/><Relationship Id="rId98" Type="http://schemas.openxmlformats.org/officeDocument/2006/relationships/oleObject" Target="embeddings/oleObject40.bin"/><Relationship Id="rId121" Type="http://schemas.openxmlformats.org/officeDocument/2006/relationships/image" Target="media/image57.wmf"/><Relationship Id="rId3" Type="http://schemas.openxmlformats.org/officeDocument/2006/relationships/styles" Target="styles.xml"/><Relationship Id="rId25" Type="http://schemas.openxmlformats.org/officeDocument/2006/relationships/image" Target="media/image7.wmf"/><Relationship Id="rId46" Type="http://schemas.openxmlformats.org/officeDocument/2006/relationships/oleObject" Target="embeddings/oleObject17.bin"/><Relationship Id="rId67" Type="http://schemas.openxmlformats.org/officeDocument/2006/relationships/image" Target="media/image28.wmf"/><Relationship Id="rId116" Type="http://schemas.openxmlformats.org/officeDocument/2006/relationships/oleObject" Target="embeddings/oleObject48.bin"/><Relationship Id="rId137" Type="http://schemas.openxmlformats.org/officeDocument/2006/relationships/image" Target="media/image67.png"/><Relationship Id="rId20" Type="http://schemas.openxmlformats.org/officeDocument/2006/relationships/oleObject" Target="embeddings/oleObject3.bin"/><Relationship Id="rId41" Type="http://schemas.openxmlformats.org/officeDocument/2006/relationships/image" Target="media/image15.wmf"/><Relationship Id="rId62" Type="http://schemas.openxmlformats.org/officeDocument/2006/relationships/image" Target="media/image26.wmf"/><Relationship Id="rId83" Type="http://schemas.openxmlformats.org/officeDocument/2006/relationships/image" Target="media/image37.wmf"/><Relationship Id="rId88" Type="http://schemas.openxmlformats.org/officeDocument/2006/relationships/oleObject" Target="embeddings/oleObject35.bin"/><Relationship Id="rId111" Type="http://schemas.openxmlformats.org/officeDocument/2006/relationships/image" Target="media/image51.wmf"/><Relationship Id="rId132" Type="http://schemas.openxmlformats.org/officeDocument/2006/relationships/image" Target="media/image63.png"/><Relationship Id="rId15" Type="http://schemas.openxmlformats.org/officeDocument/2006/relationships/image" Target="media/image3.wmf"/><Relationship Id="rId36" Type="http://schemas.openxmlformats.org/officeDocument/2006/relationships/oleObject" Target="embeddings/oleObject12.bin"/><Relationship Id="rId57" Type="http://schemas.openxmlformats.org/officeDocument/2006/relationships/image" Target="media/image23.emf"/><Relationship Id="rId106" Type="http://schemas.openxmlformats.org/officeDocument/2006/relationships/oleObject" Target="embeddings/oleObject44.bin"/><Relationship Id="rId127" Type="http://schemas.openxmlformats.org/officeDocument/2006/relationships/image" Target="media/image60.wmf"/><Relationship Id="rId10" Type="http://schemas.openxmlformats.org/officeDocument/2006/relationships/footer" Target="footer1.xml"/><Relationship Id="rId31" Type="http://schemas.openxmlformats.org/officeDocument/2006/relationships/image" Target="media/image10.wmf"/><Relationship Id="rId52" Type="http://schemas.openxmlformats.org/officeDocument/2006/relationships/oleObject" Target="embeddings/oleObject20.bin"/><Relationship Id="rId73" Type="http://schemas.openxmlformats.org/officeDocument/2006/relationships/image" Target="media/image31.jpeg"/><Relationship Id="rId78" Type="http://schemas.openxmlformats.org/officeDocument/2006/relationships/oleObject" Target="embeddings/oleObject30.bin"/><Relationship Id="rId94" Type="http://schemas.openxmlformats.org/officeDocument/2006/relationships/oleObject" Target="embeddings/oleObject38.bin"/><Relationship Id="rId99" Type="http://schemas.openxmlformats.org/officeDocument/2006/relationships/image" Target="media/image45.wmf"/><Relationship Id="rId101" Type="http://schemas.openxmlformats.org/officeDocument/2006/relationships/image" Target="media/image46.wmf"/><Relationship Id="rId122" Type="http://schemas.openxmlformats.org/officeDocument/2006/relationships/oleObject" Target="embeddings/oleObject51.bin"/><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oleObject" Target="embeddings/oleObject7.bin"/><Relationship Id="rId47" Type="http://schemas.openxmlformats.org/officeDocument/2006/relationships/image" Target="media/image18.wmf"/><Relationship Id="rId68" Type="http://schemas.openxmlformats.org/officeDocument/2006/relationships/oleObject" Target="embeddings/oleObject26.bin"/><Relationship Id="rId89" Type="http://schemas.openxmlformats.org/officeDocument/2006/relationships/image" Target="media/image40.wmf"/><Relationship Id="rId112" Type="http://schemas.openxmlformats.org/officeDocument/2006/relationships/oleObject" Target="embeddings/oleObject47.bin"/><Relationship Id="rId133" Type="http://schemas.openxmlformats.org/officeDocument/2006/relationships/footer" Target="footer3.xml"/></Relationships>
</file>

<file path=word/charts/_rels/chart1.xml.rels><?xml version="1.0" encoding="UTF-8" standalone="yes"?>
<Relationships xmlns="http://schemas.openxmlformats.org/package/2006/relationships"><Relationship Id="rId1" Type="http://schemas.openxmlformats.org/officeDocument/2006/relationships/oleObject" Target="NULL"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zh-CN"/>
  <c:roundedCorners val="1"/>
  <c:style val="2"/>
  <c:chart>
    <c:autoTitleDeleted val="1"/>
    <c:plotArea>
      <c:layout/>
      <c:barChart>
        <c:barDir val="col"/>
        <c:grouping val="clustered"/>
        <c:varyColors val="1"/>
        <c:dLbls>
          <c:showLegendKey val="0"/>
          <c:showVal val="0"/>
          <c:showCatName val="0"/>
          <c:showSerName val="0"/>
          <c:showPercent val="0"/>
          <c:showBubbleSize val="0"/>
        </c:dLbls>
        <c:gapWidth val="267"/>
        <c:overlap val="-43"/>
        <c:axId val="585248768"/>
        <c:axId val="585251072"/>
      </c:barChart>
      <c:catAx>
        <c:axId val="585248768"/>
        <c:scaling>
          <c:orientation val="minMax"/>
        </c:scaling>
        <c:delete val="1"/>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ltLang="zh-CN" sz="900" b="1" i="0" u="none" strike="noStrike" baseline="0">
                    <a:effectLst/>
                  </a:rPr>
                  <a:t>10</a:t>
                </a:r>
                <a:r>
                  <a:rPr lang="en-US" altLang="zh-CN" sz="900" b="1" i="0" u="none" strike="noStrike" baseline="30000">
                    <a:effectLst/>
                  </a:rPr>
                  <a:t>-3</a:t>
                </a:r>
                <a:r>
                  <a:rPr lang="en-US" altLang="zh-CN" sz="900" b="1" i="0" u="none" strike="noStrike" baseline="0">
                    <a:effectLst/>
                  </a:rPr>
                  <a:t>×</a:t>
                </a:r>
                <a:r>
                  <a:rPr lang="en-US" altLang="zh-CN" sz="900" b="1" i="0" u="none" strike="noStrike" baseline="30000">
                    <a:effectLst/>
                  </a:rPr>
                  <a:t> </a:t>
                </a:r>
                <a:r>
                  <a:rPr lang="zh-CN" altLang="en-US"/>
                  <a:t>数量</a:t>
                </a:r>
                <a:endParaRPr lang="zh-CN" altLang="en-US" baseline="0"/>
              </a:p>
            </c:rich>
          </c:tx>
          <c:overlay val="1"/>
          <c:spPr>
            <a:noFill/>
            <a:ln>
              <a:noFill/>
            </a:ln>
            <a:effectLst/>
          </c:spPr>
        </c:title>
        <c:numFmt formatCode="#,##0_);[Red]\(#,##0\)" sourceLinked="0"/>
        <c:majorTickMark val="none"/>
        <c:minorTickMark val="cross"/>
        <c:tickLblPos val="nextTo"/>
        <c:crossAx val="585251072"/>
        <c:crosses val="autoZero"/>
        <c:auto val="1"/>
        <c:lblAlgn val="ctr"/>
        <c:lblOffset val="100"/>
        <c:noMultiLvlLbl val="1"/>
      </c:catAx>
      <c:valAx>
        <c:axId val="585251072"/>
        <c:scaling>
          <c:orientation val="minMax"/>
        </c:scaling>
        <c:delete val="1"/>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zh-CN" altLang="en-US"/>
                  <a:t>运行时间</a:t>
                </a:r>
                <a:r>
                  <a:rPr lang="en-US" altLang="zh-CN"/>
                  <a:t>/s</a:t>
                </a:r>
                <a:endParaRPr lang="zh-CN" altLang="en-US"/>
              </a:p>
            </c:rich>
          </c:tx>
          <c:overlay val="1"/>
          <c:spPr>
            <a:noFill/>
            <a:ln>
              <a:noFill/>
            </a:ln>
            <a:effectLst/>
          </c:spPr>
        </c:title>
        <c:numFmt formatCode="General" sourceLinked="1"/>
        <c:majorTickMark val="cross"/>
        <c:minorTickMark val="in"/>
        <c:tickLblPos val="nextTo"/>
        <c:crossAx val="585248768"/>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zh-CN"/>
        </a:p>
      </c:txPr>
    </c:legend>
    <c:plotVisOnly val="1"/>
    <c:dispBlanksAs val="gap"/>
    <c:showDLblsOverMax val="1"/>
  </c:chart>
  <c:spPr>
    <a:solidFill>
      <a:schemeClr val="lt1"/>
    </a:solidFill>
    <a:ln w="9525" cap="flat" cmpd="sng" algn="ctr">
      <a:solidFill>
        <a:schemeClr val="dk1">
          <a:lumMod val="15000"/>
          <a:lumOff val="85000"/>
        </a:schemeClr>
      </a:solidFill>
      <a:round/>
    </a:ln>
    <a:effectLst/>
  </c:spPr>
  <c:txPr>
    <a:bodyPr/>
    <a:lstStyle/>
    <a:p>
      <a:pPr>
        <a:defRPr/>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71F603-582D-443C-9A5E-93FC50B9DA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10423</TotalTime>
  <Pages>8</Pages>
  <Words>8483</Words>
  <Characters>48357</Characters>
  <Application>Microsoft Office Word</Application>
  <DocSecurity>0</DocSecurity>
  <Lines>402</Lines>
  <Paragraphs>113</Paragraphs>
  <ScaleCrop>false</ScaleCrop>
  <Company>app</Company>
  <LinksUpToDate>false</LinksUpToDate>
  <CharactersWithSpaces>56727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一种新的图像置乱算法</dc:title>
  <dc:subject/>
  <dc:creator>hqb</dc:creator>
  <cp:keywords/>
  <dc:description/>
  <cp:lastModifiedBy>xujiawei</cp:lastModifiedBy>
  <cp:revision>2442</cp:revision>
  <cp:lastPrinted>2016-08-15T02:24:00Z</cp:lastPrinted>
  <dcterms:created xsi:type="dcterms:W3CDTF">2022-08-09T07:40:00Z</dcterms:created>
  <dcterms:modified xsi:type="dcterms:W3CDTF">2022-09-08T09:41:00Z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EquationNumber2">
    <vt:lpwstr>(#E1)</vt:lpwstr>
  </property>
</Properties>
</file>